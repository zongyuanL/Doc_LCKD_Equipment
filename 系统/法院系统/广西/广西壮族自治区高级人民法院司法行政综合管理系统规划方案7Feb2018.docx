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E8A47A" w14:textId="77777777" w:rsidR="0024211F" w:rsidRPr="00D77533" w:rsidRDefault="0024211F" w:rsidP="002D3841">
      <w:pPr>
        <w:ind w:firstLineChars="27" w:firstLine="140"/>
        <w:jc w:val="center"/>
        <w:rPr>
          <w:rFonts w:asciiTheme="minorEastAsia" w:eastAsiaTheme="minorEastAsia" w:hAnsiTheme="minorEastAsia"/>
          <w:b/>
          <w:sz w:val="52"/>
          <w:szCs w:val="52"/>
        </w:rPr>
      </w:pPr>
    </w:p>
    <w:p w14:paraId="7EFAB4E2" w14:textId="77777777" w:rsidR="0024211F" w:rsidRPr="00D77533" w:rsidRDefault="003D575C" w:rsidP="002D3841">
      <w:pPr>
        <w:ind w:firstLineChars="27" w:firstLine="140"/>
        <w:jc w:val="center"/>
        <w:rPr>
          <w:rFonts w:asciiTheme="minorEastAsia" w:eastAsiaTheme="minorEastAsia" w:hAnsiTheme="minorEastAsia"/>
          <w:b/>
          <w:sz w:val="52"/>
          <w:szCs w:val="52"/>
        </w:rPr>
      </w:pPr>
      <w:r>
        <w:rPr>
          <w:rFonts w:asciiTheme="minorEastAsia" w:eastAsiaTheme="minorEastAsia" w:hAnsiTheme="minorEastAsia" w:hint="eastAsia"/>
          <w:b/>
          <w:sz w:val="52"/>
          <w:szCs w:val="52"/>
        </w:rPr>
        <w:t>广西</w:t>
      </w:r>
      <w:r w:rsidR="00422B77">
        <w:rPr>
          <w:rFonts w:asciiTheme="minorEastAsia" w:eastAsiaTheme="minorEastAsia" w:hAnsiTheme="minorEastAsia" w:hint="eastAsia"/>
          <w:b/>
          <w:sz w:val="52"/>
          <w:szCs w:val="52"/>
        </w:rPr>
        <w:t>壮族自治区</w:t>
      </w:r>
      <w:r w:rsidR="0024211F" w:rsidRPr="00D77533">
        <w:rPr>
          <w:rFonts w:asciiTheme="minorEastAsia" w:eastAsiaTheme="minorEastAsia" w:hAnsiTheme="minorEastAsia"/>
          <w:b/>
          <w:sz w:val="52"/>
          <w:szCs w:val="52"/>
        </w:rPr>
        <w:t>高级人民</w:t>
      </w:r>
      <w:r w:rsidR="003F62D9" w:rsidRPr="00D77533">
        <w:rPr>
          <w:rFonts w:asciiTheme="minorEastAsia" w:eastAsiaTheme="minorEastAsia" w:hAnsiTheme="minorEastAsia" w:hint="eastAsia"/>
          <w:b/>
          <w:sz w:val="52"/>
          <w:szCs w:val="52"/>
        </w:rPr>
        <w:t>法院</w:t>
      </w:r>
    </w:p>
    <w:p w14:paraId="72FA36C3" w14:textId="77777777" w:rsidR="00E216F6" w:rsidRPr="00D77533" w:rsidRDefault="003F62D9" w:rsidP="000E0D93">
      <w:pPr>
        <w:ind w:firstLineChars="0" w:firstLine="0"/>
        <w:jc w:val="center"/>
        <w:rPr>
          <w:rFonts w:asciiTheme="minorEastAsia" w:eastAsiaTheme="minorEastAsia" w:hAnsiTheme="minorEastAsia"/>
          <w:b/>
          <w:sz w:val="52"/>
          <w:szCs w:val="52"/>
        </w:rPr>
      </w:pPr>
      <w:r w:rsidRPr="00D77533">
        <w:rPr>
          <w:rFonts w:asciiTheme="minorEastAsia" w:eastAsiaTheme="minorEastAsia" w:hAnsiTheme="minorEastAsia" w:hint="eastAsia"/>
          <w:b/>
          <w:sz w:val="52"/>
          <w:szCs w:val="52"/>
        </w:rPr>
        <w:t>司法行政综合管理系统</w:t>
      </w:r>
    </w:p>
    <w:p w14:paraId="0413D001" w14:textId="77777777" w:rsidR="00E216F6" w:rsidRPr="00D77533" w:rsidRDefault="00E216F6" w:rsidP="000E0D93">
      <w:pPr>
        <w:ind w:left="1040" w:firstLine="1040"/>
        <w:rPr>
          <w:rFonts w:asciiTheme="minorEastAsia" w:eastAsiaTheme="minorEastAsia" w:hAnsiTheme="minorEastAsia"/>
          <w:sz w:val="52"/>
          <w:szCs w:val="52"/>
        </w:rPr>
      </w:pPr>
    </w:p>
    <w:p w14:paraId="071F5EE7" w14:textId="77777777" w:rsidR="00CE5902" w:rsidRPr="00D77533" w:rsidRDefault="00CE5902" w:rsidP="002D3841">
      <w:pPr>
        <w:ind w:firstLineChars="27" w:firstLine="194"/>
        <w:jc w:val="center"/>
        <w:rPr>
          <w:rFonts w:asciiTheme="minorEastAsia" w:eastAsiaTheme="minorEastAsia" w:hAnsiTheme="minorEastAsia"/>
          <w:b/>
          <w:sz w:val="72"/>
          <w:szCs w:val="72"/>
        </w:rPr>
      </w:pPr>
      <w:r w:rsidRPr="00D77533">
        <w:rPr>
          <w:rFonts w:asciiTheme="minorEastAsia" w:eastAsiaTheme="minorEastAsia" w:hAnsiTheme="minorEastAsia" w:hint="eastAsia"/>
          <w:b/>
          <w:sz w:val="72"/>
          <w:szCs w:val="72"/>
        </w:rPr>
        <w:t>规</w:t>
      </w:r>
    </w:p>
    <w:p w14:paraId="598881A8" w14:textId="77777777" w:rsidR="00CE5902" w:rsidRPr="00D77533" w:rsidRDefault="00CE5902" w:rsidP="002D3841">
      <w:pPr>
        <w:ind w:firstLineChars="27" w:firstLine="194"/>
        <w:jc w:val="center"/>
        <w:rPr>
          <w:rFonts w:asciiTheme="minorEastAsia" w:eastAsiaTheme="minorEastAsia" w:hAnsiTheme="minorEastAsia"/>
          <w:b/>
          <w:sz w:val="72"/>
          <w:szCs w:val="72"/>
        </w:rPr>
      </w:pPr>
    </w:p>
    <w:p w14:paraId="64E2FDA5" w14:textId="77777777" w:rsidR="00E216F6" w:rsidRPr="00D77533" w:rsidRDefault="00CE5902" w:rsidP="002D3841">
      <w:pPr>
        <w:ind w:firstLineChars="27" w:firstLine="194"/>
        <w:jc w:val="center"/>
        <w:rPr>
          <w:rFonts w:asciiTheme="minorEastAsia" w:eastAsiaTheme="minorEastAsia" w:hAnsiTheme="minorEastAsia"/>
          <w:b/>
          <w:sz w:val="72"/>
          <w:szCs w:val="72"/>
        </w:rPr>
      </w:pPr>
      <w:r w:rsidRPr="00D77533">
        <w:rPr>
          <w:rFonts w:asciiTheme="minorEastAsia" w:eastAsiaTheme="minorEastAsia" w:hAnsiTheme="minorEastAsia" w:hint="eastAsia"/>
          <w:b/>
          <w:sz w:val="72"/>
          <w:szCs w:val="72"/>
        </w:rPr>
        <w:t>划</w:t>
      </w:r>
    </w:p>
    <w:p w14:paraId="73298731" w14:textId="77777777" w:rsidR="00E216F6" w:rsidRPr="00D77533" w:rsidRDefault="00E216F6" w:rsidP="002D3841">
      <w:pPr>
        <w:ind w:left="1044" w:firstLine="1440"/>
        <w:jc w:val="center"/>
        <w:rPr>
          <w:rFonts w:asciiTheme="minorEastAsia" w:eastAsiaTheme="minorEastAsia" w:hAnsiTheme="minorEastAsia"/>
          <w:b/>
          <w:sz w:val="72"/>
          <w:szCs w:val="72"/>
        </w:rPr>
      </w:pPr>
    </w:p>
    <w:p w14:paraId="1B34645B" w14:textId="77777777" w:rsidR="00E216F6" w:rsidRPr="00D77533" w:rsidRDefault="003F62D9" w:rsidP="002D3841">
      <w:pPr>
        <w:ind w:firstLineChars="27" w:firstLine="194"/>
        <w:jc w:val="center"/>
        <w:rPr>
          <w:rFonts w:asciiTheme="minorEastAsia" w:eastAsiaTheme="minorEastAsia" w:hAnsiTheme="minorEastAsia"/>
          <w:b/>
          <w:sz w:val="72"/>
          <w:szCs w:val="72"/>
        </w:rPr>
      </w:pPr>
      <w:r w:rsidRPr="00D77533">
        <w:rPr>
          <w:rFonts w:asciiTheme="minorEastAsia" w:eastAsiaTheme="minorEastAsia" w:hAnsiTheme="minorEastAsia" w:hint="eastAsia"/>
          <w:b/>
          <w:sz w:val="72"/>
          <w:szCs w:val="72"/>
        </w:rPr>
        <w:t>方</w:t>
      </w:r>
    </w:p>
    <w:p w14:paraId="43FAACC8" w14:textId="77777777" w:rsidR="00E216F6" w:rsidRPr="00D77533" w:rsidRDefault="00E216F6" w:rsidP="002D3841">
      <w:pPr>
        <w:ind w:left="1044" w:firstLine="1440"/>
        <w:jc w:val="center"/>
        <w:rPr>
          <w:rFonts w:asciiTheme="minorEastAsia" w:eastAsiaTheme="minorEastAsia" w:hAnsiTheme="minorEastAsia"/>
          <w:b/>
          <w:sz w:val="72"/>
          <w:szCs w:val="72"/>
        </w:rPr>
      </w:pPr>
    </w:p>
    <w:p w14:paraId="02C35791" w14:textId="77777777" w:rsidR="00E216F6" w:rsidRPr="00D77533" w:rsidRDefault="003F62D9" w:rsidP="002D3841">
      <w:pPr>
        <w:ind w:firstLineChars="27" w:firstLine="194"/>
        <w:jc w:val="center"/>
        <w:rPr>
          <w:rFonts w:asciiTheme="minorEastAsia" w:eastAsiaTheme="minorEastAsia" w:hAnsiTheme="minorEastAsia"/>
          <w:b/>
          <w:sz w:val="72"/>
          <w:szCs w:val="72"/>
        </w:rPr>
      </w:pPr>
      <w:r w:rsidRPr="00D77533">
        <w:rPr>
          <w:rFonts w:asciiTheme="minorEastAsia" w:eastAsiaTheme="minorEastAsia" w:hAnsiTheme="minorEastAsia" w:hint="eastAsia"/>
          <w:b/>
          <w:sz w:val="72"/>
          <w:szCs w:val="72"/>
        </w:rPr>
        <w:t>案</w:t>
      </w:r>
    </w:p>
    <w:p w14:paraId="1B03002A" w14:textId="77777777" w:rsidR="00E216F6" w:rsidRPr="00D77533" w:rsidRDefault="00E216F6" w:rsidP="000E0D93">
      <w:pPr>
        <w:ind w:firstLine="1040"/>
        <w:jc w:val="center"/>
        <w:rPr>
          <w:rFonts w:asciiTheme="minorEastAsia" w:eastAsiaTheme="minorEastAsia" w:hAnsiTheme="minorEastAsia"/>
          <w:sz w:val="52"/>
          <w:szCs w:val="52"/>
        </w:rPr>
      </w:pPr>
    </w:p>
    <w:p w14:paraId="5D29FE5C" w14:textId="77777777" w:rsidR="000936D4" w:rsidRPr="00D77533" w:rsidRDefault="000936D4" w:rsidP="00946185">
      <w:pPr>
        <w:ind w:left="480" w:firstLine="640"/>
        <w:jc w:val="center"/>
        <w:rPr>
          <w:rFonts w:asciiTheme="minorEastAsia" w:eastAsiaTheme="minorEastAsia" w:hAnsiTheme="minorEastAsia"/>
          <w:sz w:val="32"/>
          <w:szCs w:val="32"/>
        </w:rPr>
      </w:pPr>
    </w:p>
    <w:p w14:paraId="2F0FFB9F" w14:textId="77777777" w:rsidR="000936D4" w:rsidRPr="00D77533" w:rsidRDefault="00703BF4" w:rsidP="00946185">
      <w:pPr>
        <w:ind w:left="480" w:firstLine="640"/>
        <w:jc w:val="center"/>
        <w:rPr>
          <w:rFonts w:asciiTheme="minorEastAsia" w:eastAsiaTheme="minorEastAsia" w:hAnsiTheme="minorEastAsia"/>
          <w:sz w:val="32"/>
          <w:szCs w:val="32"/>
        </w:rPr>
      </w:pPr>
      <w:r w:rsidRPr="00D77533">
        <w:rPr>
          <w:rFonts w:asciiTheme="minorEastAsia" w:eastAsiaTheme="minorEastAsia" w:hAnsiTheme="minorEastAsia" w:hint="eastAsia"/>
          <w:sz w:val="32"/>
          <w:szCs w:val="32"/>
        </w:rPr>
        <w:t>成都联成科大信息技术有限责任公司</w:t>
      </w:r>
    </w:p>
    <w:p w14:paraId="1334C154" w14:textId="77777777" w:rsidR="00E216F6" w:rsidRPr="00D77533" w:rsidRDefault="003F62D9" w:rsidP="000E0D93">
      <w:pPr>
        <w:ind w:firstLine="640"/>
        <w:jc w:val="center"/>
        <w:rPr>
          <w:rFonts w:asciiTheme="minorEastAsia" w:eastAsiaTheme="minorEastAsia" w:hAnsiTheme="minorEastAsia"/>
        </w:rPr>
      </w:pPr>
      <w:r w:rsidRPr="00D77533">
        <w:rPr>
          <w:rFonts w:asciiTheme="minorEastAsia" w:eastAsiaTheme="minorEastAsia" w:hAnsiTheme="minorEastAsia" w:hint="eastAsia"/>
          <w:sz w:val="32"/>
          <w:szCs w:val="32"/>
        </w:rPr>
        <w:t>201</w:t>
      </w:r>
      <w:r w:rsidR="00EE53C9">
        <w:rPr>
          <w:rFonts w:asciiTheme="minorEastAsia" w:eastAsiaTheme="minorEastAsia" w:hAnsiTheme="minorEastAsia"/>
          <w:sz w:val="32"/>
          <w:szCs w:val="32"/>
        </w:rPr>
        <w:t>8</w:t>
      </w:r>
      <w:r w:rsidRPr="00D77533">
        <w:rPr>
          <w:rFonts w:asciiTheme="minorEastAsia" w:eastAsiaTheme="minorEastAsia" w:hAnsiTheme="minorEastAsia" w:hint="eastAsia"/>
          <w:sz w:val="32"/>
          <w:szCs w:val="32"/>
        </w:rPr>
        <w:t>年</w:t>
      </w:r>
      <w:ins w:id="0" w:author="微软用户" w:date="2018-02-07T15:43:00Z">
        <w:r w:rsidR="00D11694">
          <w:rPr>
            <w:rFonts w:asciiTheme="minorEastAsia" w:eastAsiaTheme="minorEastAsia" w:hAnsiTheme="minorEastAsia" w:hint="eastAsia"/>
            <w:sz w:val="32"/>
            <w:szCs w:val="32"/>
          </w:rPr>
          <w:t>2</w:t>
        </w:r>
      </w:ins>
      <w:del w:id="1" w:author="微软用户" w:date="2018-02-07T15:43:00Z">
        <w:r w:rsidR="00C92A35" w:rsidDel="00D11694">
          <w:rPr>
            <w:rFonts w:asciiTheme="minorEastAsia" w:eastAsiaTheme="minorEastAsia" w:hAnsiTheme="minorEastAsia" w:hint="eastAsia"/>
            <w:sz w:val="32"/>
            <w:szCs w:val="32"/>
          </w:rPr>
          <w:delText>1</w:delText>
        </w:r>
      </w:del>
      <w:r w:rsidRPr="00D77533">
        <w:rPr>
          <w:rFonts w:asciiTheme="minorEastAsia" w:eastAsiaTheme="minorEastAsia" w:hAnsiTheme="minorEastAsia" w:hint="eastAsia"/>
          <w:sz w:val="32"/>
          <w:szCs w:val="32"/>
        </w:rPr>
        <w:t>月</w:t>
      </w:r>
      <w:r w:rsidRPr="00D77533">
        <w:rPr>
          <w:rFonts w:asciiTheme="minorEastAsia" w:eastAsiaTheme="minorEastAsia" w:hAnsiTheme="minorEastAsia"/>
        </w:rPr>
        <w:br w:type="page"/>
      </w:r>
    </w:p>
    <w:sdt>
      <w:sdtPr>
        <w:rPr>
          <w:rFonts w:asciiTheme="minorEastAsia" w:eastAsiaTheme="minorEastAsia" w:hAnsiTheme="minorEastAsia" w:cs="Times New Roman"/>
          <w:color w:val="auto"/>
          <w:kern w:val="2"/>
          <w:sz w:val="21"/>
          <w:szCs w:val="20"/>
          <w:lang w:val="zh-CN"/>
        </w:rPr>
        <w:id w:val="-1563860022"/>
        <w:docPartObj>
          <w:docPartGallery w:val="Table of Contents"/>
          <w:docPartUnique/>
        </w:docPartObj>
      </w:sdtPr>
      <w:sdtEndPr>
        <w:rPr>
          <w:b/>
          <w:bCs/>
        </w:rPr>
      </w:sdtEndPr>
      <w:sdtContent>
        <w:p w14:paraId="69E980B1" w14:textId="77777777" w:rsidR="008215F5" w:rsidRPr="00D77533" w:rsidRDefault="008215F5" w:rsidP="00D77A7E">
          <w:pPr>
            <w:pStyle w:val="af3"/>
            <w:ind w:firstLine="420"/>
            <w:jc w:val="center"/>
            <w:rPr>
              <w:rFonts w:asciiTheme="minorEastAsia" w:eastAsiaTheme="minorEastAsia" w:hAnsiTheme="minorEastAsia"/>
            </w:rPr>
          </w:pPr>
          <w:r w:rsidRPr="00D77533">
            <w:rPr>
              <w:rFonts w:asciiTheme="minorEastAsia" w:eastAsiaTheme="minorEastAsia" w:hAnsiTheme="minorEastAsia"/>
              <w:lang w:val="zh-CN"/>
            </w:rPr>
            <w:t>目录</w:t>
          </w:r>
        </w:p>
        <w:p w14:paraId="3DFAE396" w14:textId="77777777" w:rsidR="00D77A7E" w:rsidRDefault="00D077B2">
          <w:pPr>
            <w:pStyle w:val="11"/>
            <w:tabs>
              <w:tab w:val="left" w:pos="1680"/>
            </w:tabs>
            <w:rPr>
              <w:rFonts w:asciiTheme="minorHAnsi" w:eastAsiaTheme="minorEastAsia" w:hAnsiTheme="minorHAnsi" w:cstheme="minorBidi"/>
              <w:noProof/>
              <w:szCs w:val="22"/>
            </w:rPr>
          </w:pPr>
          <w:r w:rsidRPr="00D77533">
            <w:rPr>
              <w:rFonts w:asciiTheme="minorEastAsia" w:eastAsiaTheme="minorEastAsia" w:hAnsiTheme="minorEastAsia"/>
            </w:rPr>
            <w:fldChar w:fldCharType="begin"/>
          </w:r>
          <w:r w:rsidR="008215F5" w:rsidRPr="00D77533">
            <w:rPr>
              <w:rFonts w:asciiTheme="minorEastAsia" w:eastAsiaTheme="minorEastAsia" w:hAnsiTheme="minorEastAsia"/>
            </w:rPr>
            <w:instrText xml:space="preserve"> TOC \o "1-3" \h \z \u </w:instrText>
          </w:r>
          <w:r w:rsidRPr="00D77533">
            <w:rPr>
              <w:rFonts w:asciiTheme="minorEastAsia" w:eastAsiaTheme="minorEastAsia" w:hAnsiTheme="minorEastAsia"/>
            </w:rPr>
            <w:fldChar w:fldCharType="separate"/>
          </w:r>
          <w:hyperlink w:anchor="_Toc505084860" w:history="1">
            <w:r w:rsidR="00D77A7E" w:rsidRPr="00E85583">
              <w:rPr>
                <w:rStyle w:val="ad"/>
                <w:rFonts w:asciiTheme="minorEastAsia" w:hAnsiTheme="minorEastAsia"/>
                <w:noProof/>
              </w:rPr>
              <w:t>第一章</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项目概述</w:t>
            </w:r>
            <w:r w:rsidR="00D77A7E">
              <w:rPr>
                <w:noProof/>
                <w:webHidden/>
              </w:rPr>
              <w:tab/>
            </w:r>
            <w:r>
              <w:rPr>
                <w:noProof/>
                <w:webHidden/>
              </w:rPr>
              <w:fldChar w:fldCharType="begin"/>
            </w:r>
            <w:r w:rsidR="00D77A7E">
              <w:rPr>
                <w:noProof/>
                <w:webHidden/>
              </w:rPr>
              <w:instrText xml:space="preserve"> PAGEREF _Toc505084860 \h </w:instrText>
            </w:r>
            <w:r>
              <w:rPr>
                <w:noProof/>
                <w:webHidden/>
              </w:rPr>
            </w:r>
            <w:r>
              <w:rPr>
                <w:noProof/>
                <w:webHidden/>
              </w:rPr>
              <w:fldChar w:fldCharType="separate"/>
            </w:r>
            <w:r w:rsidR="00D77A7E">
              <w:rPr>
                <w:noProof/>
                <w:webHidden/>
              </w:rPr>
              <w:t>3</w:t>
            </w:r>
            <w:r>
              <w:rPr>
                <w:noProof/>
                <w:webHidden/>
              </w:rPr>
              <w:fldChar w:fldCharType="end"/>
            </w:r>
          </w:hyperlink>
        </w:p>
        <w:p w14:paraId="5CF9D0CD" w14:textId="77777777" w:rsidR="00D77A7E" w:rsidRDefault="00E81C3D">
          <w:pPr>
            <w:pStyle w:val="11"/>
            <w:tabs>
              <w:tab w:val="left" w:pos="1680"/>
            </w:tabs>
            <w:rPr>
              <w:rFonts w:asciiTheme="minorHAnsi" w:eastAsiaTheme="minorEastAsia" w:hAnsiTheme="minorHAnsi" w:cstheme="minorBidi"/>
              <w:noProof/>
              <w:szCs w:val="22"/>
            </w:rPr>
          </w:pPr>
          <w:hyperlink w:anchor="_Toc505084861" w:history="1">
            <w:r w:rsidR="00D77A7E" w:rsidRPr="00E85583">
              <w:rPr>
                <w:rStyle w:val="ad"/>
                <w:rFonts w:asciiTheme="minorEastAsia" w:hAnsiTheme="minorEastAsia"/>
                <w:noProof/>
              </w:rPr>
              <w:t>第二章</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建设目标</w:t>
            </w:r>
            <w:r w:rsidR="00D77A7E">
              <w:rPr>
                <w:noProof/>
                <w:webHidden/>
              </w:rPr>
              <w:tab/>
            </w:r>
            <w:r w:rsidR="00D077B2">
              <w:rPr>
                <w:noProof/>
                <w:webHidden/>
              </w:rPr>
              <w:fldChar w:fldCharType="begin"/>
            </w:r>
            <w:r w:rsidR="00D77A7E">
              <w:rPr>
                <w:noProof/>
                <w:webHidden/>
              </w:rPr>
              <w:instrText xml:space="preserve"> PAGEREF _Toc505084861 \h </w:instrText>
            </w:r>
            <w:r w:rsidR="00D077B2">
              <w:rPr>
                <w:noProof/>
                <w:webHidden/>
              </w:rPr>
            </w:r>
            <w:r w:rsidR="00D077B2">
              <w:rPr>
                <w:noProof/>
                <w:webHidden/>
              </w:rPr>
              <w:fldChar w:fldCharType="separate"/>
            </w:r>
            <w:r w:rsidR="00D77A7E">
              <w:rPr>
                <w:noProof/>
                <w:webHidden/>
              </w:rPr>
              <w:t>4</w:t>
            </w:r>
            <w:r w:rsidR="00D077B2">
              <w:rPr>
                <w:noProof/>
                <w:webHidden/>
              </w:rPr>
              <w:fldChar w:fldCharType="end"/>
            </w:r>
          </w:hyperlink>
        </w:p>
        <w:p w14:paraId="76CC241B" w14:textId="77777777" w:rsidR="00D77A7E" w:rsidRDefault="00E81C3D">
          <w:pPr>
            <w:pStyle w:val="11"/>
            <w:tabs>
              <w:tab w:val="left" w:pos="1680"/>
            </w:tabs>
            <w:rPr>
              <w:rFonts w:asciiTheme="minorHAnsi" w:eastAsiaTheme="minorEastAsia" w:hAnsiTheme="minorHAnsi" w:cstheme="minorBidi"/>
              <w:noProof/>
              <w:szCs w:val="22"/>
            </w:rPr>
          </w:pPr>
          <w:hyperlink w:anchor="_Toc505084862" w:history="1">
            <w:r w:rsidR="00D77A7E" w:rsidRPr="00E85583">
              <w:rPr>
                <w:rStyle w:val="ad"/>
                <w:rFonts w:asciiTheme="minorEastAsia" w:hAnsiTheme="minorEastAsia"/>
                <w:noProof/>
              </w:rPr>
              <w:t>第三章</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系统介绍</w:t>
            </w:r>
            <w:r w:rsidR="00D77A7E">
              <w:rPr>
                <w:noProof/>
                <w:webHidden/>
              </w:rPr>
              <w:tab/>
            </w:r>
            <w:r w:rsidR="00D077B2">
              <w:rPr>
                <w:noProof/>
                <w:webHidden/>
              </w:rPr>
              <w:fldChar w:fldCharType="begin"/>
            </w:r>
            <w:r w:rsidR="00D77A7E">
              <w:rPr>
                <w:noProof/>
                <w:webHidden/>
              </w:rPr>
              <w:instrText xml:space="preserve"> PAGEREF _Toc505084862 \h </w:instrText>
            </w:r>
            <w:r w:rsidR="00D077B2">
              <w:rPr>
                <w:noProof/>
                <w:webHidden/>
              </w:rPr>
            </w:r>
            <w:r w:rsidR="00D077B2">
              <w:rPr>
                <w:noProof/>
                <w:webHidden/>
              </w:rPr>
              <w:fldChar w:fldCharType="separate"/>
            </w:r>
            <w:r w:rsidR="00D77A7E">
              <w:rPr>
                <w:noProof/>
                <w:webHidden/>
              </w:rPr>
              <w:t>5</w:t>
            </w:r>
            <w:r w:rsidR="00D077B2">
              <w:rPr>
                <w:noProof/>
                <w:webHidden/>
              </w:rPr>
              <w:fldChar w:fldCharType="end"/>
            </w:r>
          </w:hyperlink>
        </w:p>
        <w:p w14:paraId="109225A2" w14:textId="77777777" w:rsidR="00D77A7E" w:rsidRDefault="00E81C3D">
          <w:pPr>
            <w:pStyle w:val="21"/>
            <w:tabs>
              <w:tab w:val="left" w:pos="1260"/>
              <w:tab w:val="right" w:leader="dot" w:pos="8302"/>
            </w:tabs>
            <w:ind w:firstLine="420"/>
            <w:rPr>
              <w:rFonts w:asciiTheme="minorHAnsi" w:eastAsiaTheme="minorEastAsia" w:hAnsiTheme="minorHAnsi" w:cstheme="minorBidi"/>
              <w:noProof/>
              <w:szCs w:val="22"/>
            </w:rPr>
          </w:pPr>
          <w:hyperlink w:anchor="_Toc505084863" w:history="1">
            <w:r w:rsidR="00D77A7E" w:rsidRPr="00E85583">
              <w:rPr>
                <w:rStyle w:val="ad"/>
                <w:rFonts w:asciiTheme="minorEastAsia" w:hAnsiTheme="minorEastAsia"/>
                <w:noProof/>
              </w:rPr>
              <w:t>1</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系统性能设计</w:t>
            </w:r>
            <w:r w:rsidR="00D77A7E">
              <w:rPr>
                <w:noProof/>
                <w:webHidden/>
              </w:rPr>
              <w:tab/>
            </w:r>
            <w:r w:rsidR="00D077B2">
              <w:rPr>
                <w:noProof/>
                <w:webHidden/>
              </w:rPr>
              <w:fldChar w:fldCharType="begin"/>
            </w:r>
            <w:r w:rsidR="00D77A7E">
              <w:rPr>
                <w:noProof/>
                <w:webHidden/>
              </w:rPr>
              <w:instrText xml:space="preserve"> PAGEREF _Toc505084863 \h </w:instrText>
            </w:r>
            <w:r w:rsidR="00D077B2">
              <w:rPr>
                <w:noProof/>
                <w:webHidden/>
              </w:rPr>
            </w:r>
            <w:r w:rsidR="00D077B2">
              <w:rPr>
                <w:noProof/>
                <w:webHidden/>
              </w:rPr>
              <w:fldChar w:fldCharType="separate"/>
            </w:r>
            <w:r w:rsidR="00D77A7E">
              <w:rPr>
                <w:noProof/>
                <w:webHidden/>
              </w:rPr>
              <w:t>6</w:t>
            </w:r>
            <w:r w:rsidR="00D077B2">
              <w:rPr>
                <w:noProof/>
                <w:webHidden/>
              </w:rPr>
              <w:fldChar w:fldCharType="end"/>
            </w:r>
          </w:hyperlink>
        </w:p>
        <w:p w14:paraId="51BA7B36"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64" w:history="1">
            <w:r w:rsidR="00D77A7E" w:rsidRPr="00E85583">
              <w:rPr>
                <w:rStyle w:val="ad"/>
                <w:rFonts w:asciiTheme="minorEastAsia" w:hAnsiTheme="minorEastAsia"/>
                <w:noProof/>
              </w:rPr>
              <w:t>1.1</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图片服务器分离</w:t>
            </w:r>
            <w:r w:rsidR="00D77A7E">
              <w:rPr>
                <w:noProof/>
                <w:webHidden/>
              </w:rPr>
              <w:tab/>
            </w:r>
            <w:r w:rsidR="00D077B2">
              <w:rPr>
                <w:noProof/>
                <w:webHidden/>
              </w:rPr>
              <w:fldChar w:fldCharType="begin"/>
            </w:r>
            <w:r w:rsidR="00D77A7E">
              <w:rPr>
                <w:noProof/>
                <w:webHidden/>
              </w:rPr>
              <w:instrText xml:space="preserve"> PAGEREF _Toc505084864 \h </w:instrText>
            </w:r>
            <w:r w:rsidR="00D077B2">
              <w:rPr>
                <w:noProof/>
                <w:webHidden/>
              </w:rPr>
            </w:r>
            <w:r w:rsidR="00D077B2">
              <w:rPr>
                <w:noProof/>
                <w:webHidden/>
              </w:rPr>
              <w:fldChar w:fldCharType="separate"/>
            </w:r>
            <w:r w:rsidR="00D77A7E">
              <w:rPr>
                <w:noProof/>
                <w:webHidden/>
              </w:rPr>
              <w:t>6</w:t>
            </w:r>
            <w:r w:rsidR="00D077B2">
              <w:rPr>
                <w:noProof/>
                <w:webHidden/>
              </w:rPr>
              <w:fldChar w:fldCharType="end"/>
            </w:r>
          </w:hyperlink>
        </w:p>
        <w:p w14:paraId="7A15ABC4"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65" w:history="1">
            <w:r w:rsidR="00D77A7E" w:rsidRPr="00E85583">
              <w:rPr>
                <w:rStyle w:val="ad"/>
                <w:rFonts w:asciiTheme="minorEastAsia" w:hAnsiTheme="minorEastAsia"/>
                <w:noProof/>
              </w:rPr>
              <w:t>1.2</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数据库集群和库表散列</w:t>
            </w:r>
            <w:r w:rsidR="00D77A7E">
              <w:rPr>
                <w:noProof/>
                <w:webHidden/>
              </w:rPr>
              <w:tab/>
            </w:r>
            <w:r w:rsidR="00D077B2">
              <w:rPr>
                <w:noProof/>
                <w:webHidden/>
              </w:rPr>
              <w:fldChar w:fldCharType="begin"/>
            </w:r>
            <w:r w:rsidR="00D77A7E">
              <w:rPr>
                <w:noProof/>
                <w:webHidden/>
              </w:rPr>
              <w:instrText xml:space="preserve"> PAGEREF _Toc505084865 \h </w:instrText>
            </w:r>
            <w:r w:rsidR="00D077B2">
              <w:rPr>
                <w:noProof/>
                <w:webHidden/>
              </w:rPr>
            </w:r>
            <w:r w:rsidR="00D077B2">
              <w:rPr>
                <w:noProof/>
                <w:webHidden/>
              </w:rPr>
              <w:fldChar w:fldCharType="separate"/>
            </w:r>
            <w:r w:rsidR="00D77A7E">
              <w:rPr>
                <w:noProof/>
                <w:webHidden/>
              </w:rPr>
              <w:t>7</w:t>
            </w:r>
            <w:r w:rsidR="00D077B2">
              <w:rPr>
                <w:noProof/>
                <w:webHidden/>
              </w:rPr>
              <w:fldChar w:fldCharType="end"/>
            </w:r>
          </w:hyperlink>
        </w:p>
        <w:p w14:paraId="2C6B86A6"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66" w:history="1">
            <w:r w:rsidR="00D77A7E" w:rsidRPr="00E85583">
              <w:rPr>
                <w:rStyle w:val="ad"/>
                <w:rFonts w:asciiTheme="minorEastAsia" w:hAnsiTheme="minorEastAsia"/>
                <w:noProof/>
              </w:rPr>
              <w:t>1.3</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数据缓存</w:t>
            </w:r>
            <w:r w:rsidR="00D77A7E">
              <w:rPr>
                <w:noProof/>
                <w:webHidden/>
              </w:rPr>
              <w:tab/>
            </w:r>
            <w:r w:rsidR="00D077B2">
              <w:rPr>
                <w:noProof/>
                <w:webHidden/>
              </w:rPr>
              <w:fldChar w:fldCharType="begin"/>
            </w:r>
            <w:r w:rsidR="00D77A7E">
              <w:rPr>
                <w:noProof/>
                <w:webHidden/>
              </w:rPr>
              <w:instrText xml:space="preserve"> PAGEREF _Toc505084866 \h </w:instrText>
            </w:r>
            <w:r w:rsidR="00D077B2">
              <w:rPr>
                <w:noProof/>
                <w:webHidden/>
              </w:rPr>
            </w:r>
            <w:r w:rsidR="00D077B2">
              <w:rPr>
                <w:noProof/>
                <w:webHidden/>
              </w:rPr>
              <w:fldChar w:fldCharType="separate"/>
            </w:r>
            <w:r w:rsidR="00D77A7E">
              <w:rPr>
                <w:noProof/>
                <w:webHidden/>
              </w:rPr>
              <w:t>7</w:t>
            </w:r>
            <w:r w:rsidR="00D077B2">
              <w:rPr>
                <w:noProof/>
                <w:webHidden/>
              </w:rPr>
              <w:fldChar w:fldCharType="end"/>
            </w:r>
          </w:hyperlink>
        </w:p>
        <w:p w14:paraId="34195F4E"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67" w:history="1">
            <w:r w:rsidR="00D77A7E" w:rsidRPr="00E85583">
              <w:rPr>
                <w:rStyle w:val="ad"/>
                <w:rFonts w:asciiTheme="minorEastAsia" w:hAnsiTheme="minorEastAsia"/>
                <w:noProof/>
              </w:rPr>
              <w:t>1.4</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高负载能力</w:t>
            </w:r>
            <w:r w:rsidR="00D77A7E">
              <w:rPr>
                <w:noProof/>
                <w:webHidden/>
              </w:rPr>
              <w:tab/>
            </w:r>
            <w:r w:rsidR="00D077B2">
              <w:rPr>
                <w:noProof/>
                <w:webHidden/>
              </w:rPr>
              <w:fldChar w:fldCharType="begin"/>
            </w:r>
            <w:r w:rsidR="00D77A7E">
              <w:rPr>
                <w:noProof/>
                <w:webHidden/>
              </w:rPr>
              <w:instrText xml:space="preserve"> PAGEREF _Toc505084867 \h </w:instrText>
            </w:r>
            <w:r w:rsidR="00D077B2">
              <w:rPr>
                <w:noProof/>
                <w:webHidden/>
              </w:rPr>
            </w:r>
            <w:r w:rsidR="00D077B2">
              <w:rPr>
                <w:noProof/>
                <w:webHidden/>
              </w:rPr>
              <w:fldChar w:fldCharType="separate"/>
            </w:r>
            <w:r w:rsidR="00D77A7E">
              <w:rPr>
                <w:noProof/>
                <w:webHidden/>
              </w:rPr>
              <w:t>8</w:t>
            </w:r>
            <w:r w:rsidR="00D077B2">
              <w:rPr>
                <w:noProof/>
                <w:webHidden/>
              </w:rPr>
              <w:fldChar w:fldCharType="end"/>
            </w:r>
          </w:hyperlink>
        </w:p>
        <w:p w14:paraId="4C69F460"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68" w:history="1">
            <w:r w:rsidR="00D77A7E" w:rsidRPr="00E85583">
              <w:rPr>
                <w:rStyle w:val="ad"/>
                <w:rFonts w:asciiTheme="minorEastAsia" w:hAnsiTheme="minorEastAsia"/>
                <w:noProof/>
              </w:rPr>
              <w:t>1.5</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系统并发设计</w:t>
            </w:r>
            <w:r w:rsidR="00D77A7E">
              <w:rPr>
                <w:noProof/>
                <w:webHidden/>
              </w:rPr>
              <w:tab/>
            </w:r>
            <w:r w:rsidR="00D077B2">
              <w:rPr>
                <w:noProof/>
                <w:webHidden/>
              </w:rPr>
              <w:fldChar w:fldCharType="begin"/>
            </w:r>
            <w:r w:rsidR="00D77A7E">
              <w:rPr>
                <w:noProof/>
                <w:webHidden/>
              </w:rPr>
              <w:instrText xml:space="preserve"> PAGEREF _Toc505084868 \h </w:instrText>
            </w:r>
            <w:r w:rsidR="00D077B2">
              <w:rPr>
                <w:noProof/>
                <w:webHidden/>
              </w:rPr>
            </w:r>
            <w:r w:rsidR="00D077B2">
              <w:rPr>
                <w:noProof/>
                <w:webHidden/>
              </w:rPr>
              <w:fldChar w:fldCharType="separate"/>
            </w:r>
            <w:r w:rsidR="00D77A7E">
              <w:rPr>
                <w:noProof/>
                <w:webHidden/>
              </w:rPr>
              <w:t>9</w:t>
            </w:r>
            <w:r w:rsidR="00D077B2">
              <w:rPr>
                <w:noProof/>
                <w:webHidden/>
              </w:rPr>
              <w:fldChar w:fldCharType="end"/>
            </w:r>
          </w:hyperlink>
        </w:p>
        <w:p w14:paraId="17D0D3D4"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69" w:history="1">
            <w:r w:rsidR="00D77A7E" w:rsidRPr="00E85583">
              <w:rPr>
                <w:rStyle w:val="ad"/>
                <w:rFonts w:asciiTheme="minorEastAsia" w:hAnsiTheme="minorEastAsia"/>
                <w:noProof/>
              </w:rPr>
              <w:t>1.6</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系统响应时间设计</w:t>
            </w:r>
            <w:r w:rsidR="00D77A7E">
              <w:rPr>
                <w:noProof/>
                <w:webHidden/>
              </w:rPr>
              <w:tab/>
            </w:r>
            <w:r w:rsidR="00D077B2">
              <w:rPr>
                <w:noProof/>
                <w:webHidden/>
              </w:rPr>
              <w:fldChar w:fldCharType="begin"/>
            </w:r>
            <w:r w:rsidR="00D77A7E">
              <w:rPr>
                <w:noProof/>
                <w:webHidden/>
              </w:rPr>
              <w:instrText xml:space="preserve"> PAGEREF _Toc505084869 \h </w:instrText>
            </w:r>
            <w:r w:rsidR="00D077B2">
              <w:rPr>
                <w:noProof/>
                <w:webHidden/>
              </w:rPr>
            </w:r>
            <w:r w:rsidR="00D077B2">
              <w:rPr>
                <w:noProof/>
                <w:webHidden/>
              </w:rPr>
              <w:fldChar w:fldCharType="separate"/>
            </w:r>
            <w:r w:rsidR="00D77A7E">
              <w:rPr>
                <w:noProof/>
                <w:webHidden/>
              </w:rPr>
              <w:t>12</w:t>
            </w:r>
            <w:r w:rsidR="00D077B2">
              <w:rPr>
                <w:noProof/>
                <w:webHidden/>
              </w:rPr>
              <w:fldChar w:fldCharType="end"/>
            </w:r>
          </w:hyperlink>
        </w:p>
        <w:p w14:paraId="415B3466"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70" w:history="1">
            <w:r w:rsidR="00D77A7E" w:rsidRPr="00E85583">
              <w:rPr>
                <w:rStyle w:val="ad"/>
                <w:rFonts w:asciiTheme="minorEastAsia" w:hAnsiTheme="minorEastAsia"/>
                <w:noProof/>
              </w:rPr>
              <w:t>1.7</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系统易用性设计</w:t>
            </w:r>
            <w:r w:rsidR="00D77A7E">
              <w:rPr>
                <w:noProof/>
                <w:webHidden/>
              </w:rPr>
              <w:tab/>
            </w:r>
            <w:r w:rsidR="00D077B2">
              <w:rPr>
                <w:noProof/>
                <w:webHidden/>
              </w:rPr>
              <w:fldChar w:fldCharType="begin"/>
            </w:r>
            <w:r w:rsidR="00D77A7E">
              <w:rPr>
                <w:noProof/>
                <w:webHidden/>
              </w:rPr>
              <w:instrText xml:space="preserve"> PAGEREF _Toc505084870 \h </w:instrText>
            </w:r>
            <w:r w:rsidR="00D077B2">
              <w:rPr>
                <w:noProof/>
                <w:webHidden/>
              </w:rPr>
            </w:r>
            <w:r w:rsidR="00D077B2">
              <w:rPr>
                <w:noProof/>
                <w:webHidden/>
              </w:rPr>
              <w:fldChar w:fldCharType="separate"/>
            </w:r>
            <w:r w:rsidR="00D77A7E">
              <w:rPr>
                <w:noProof/>
                <w:webHidden/>
              </w:rPr>
              <w:t>12</w:t>
            </w:r>
            <w:r w:rsidR="00D077B2">
              <w:rPr>
                <w:noProof/>
                <w:webHidden/>
              </w:rPr>
              <w:fldChar w:fldCharType="end"/>
            </w:r>
          </w:hyperlink>
        </w:p>
        <w:p w14:paraId="62F5F25D" w14:textId="77777777" w:rsidR="00D77A7E" w:rsidRDefault="00E81C3D">
          <w:pPr>
            <w:pStyle w:val="21"/>
            <w:tabs>
              <w:tab w:val="left" w:pos="1260"/>
              <w:tab w:val="right" w:leader="dot" w:pos="8302"/>
            </w:tabs>
            <w:ind w:firstLine="420"/>
            <w:rPr>
              <w:rFonts w:asciiTheme="minorHAnsi" w:eastAsiaTheme="minorEastAsia" w:hAnsiTheme="minorHAnsi" w:cstheme="minorBidi"/>
              <w:noProof/>
              <w:szCs w:val="22"/>
            </w:rPr>
          </w:pPr>
          <w:hyperlink w:anchor="_Toc505084871" w:history="1">
            <w:r w:rsidR="00D77A7E" w:rsidRPr="00E85583">
              <w:rPr>
                <w:rStyle w:val="ad"/>
                <w:rFonts w:asciiTheme="minorEastAsia" w:hAnsiTheme="minorEastAsia"/>
                <w:noProof/>
              </w:rPr>
              <w:t>2</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系统安全性设计</w:t>
            </w:r>
            <w:r w:rsidR="00D77A7E">
              <w:rPr>
                <w:noProof/>
                <w:webHidden/>
              </w:rPr>
              <w:tab/>
            </w:r>
            <w:r w:rsidR="00D077B2">
              <w:rPr>
                <w:noProof/>
                <w:webHidden/>
              </w:rPr>
              <w:fldChar w:fldCharType="begin"/>
            </w:r>
            <w:r w:rsidR="00D77A7E">
              <w:rPr>
                <w:noProof/>
                <w:webHidden/>
              </w:rPr>
              <w:instrText xml:space="preserve"> PAGEREF _Toc505084871 \h </w:instrText>
            </w:r>
            <w:r w:rsidR="00D077B2">
              <w:rPr>
                <w:noProof/>
                <w:webHidden/>
              </w:rPr>
            </w:r>
            <w:r w:rsidR="00D077B2">
              <w:rPr>
                <w:noProof/>
                <w:webHidden/>
              </w:rPr>
              <w:fldChar w:fldCharType="separate"/>
            </w:r>
            <w:r w:rsidR="00D77A7E">
              <w:rPr>
                <w:noProof/>
                <w:webHidden/>
              </w:rPr>
              <w:t>13</w:t>
            </w:r>
            <w:r w:rsidR="00D077B2">
              <w:rPr>
                <w:noProof/>
                <w:webHidden/>
              </w:rPr>
              <w:fldChar w:fldCharType="end"/>
            </w:r>
          </w:hyperlink>
        </w:p>
        <w:p w14:paraId="105FB44D"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72" w:history="1">
            <w:r w:rsidR="00D77A7E" w:rsidRPr="00E85583">
              <w:rPr>
                <w:rStyle w:val="ad"/>
                <w:rFonts w:asciiTheme="minorEastAsia" w:hAnsiTheme="minorEastAsia"/>
                <w:noProof/>
              </w:rPr>
              <w:t>2.1</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系统安全</w:t>
            </w:r>
            <w:r w:rsidR="00D77A7E">
              <w:rPr>
                <w:noProof/>
                <w:webHidden/>
              </w:rPr>
              <w:tab/>
            </w:r>
            <w:r w:rsidR="00D077B2">
              <w:rPr>
                <w:noProof/>
                <w:webHidden/>
              </w:rPr>
              <w:fldChar w:fldCharType="begin"/>
            </w:r>
            <w:r w:rsidR="00D77A7E">
              <w:rPr>
                <w:noProof/>
                <w:webHidden/>
              </w:rPr>
              <w:instrText xml:space="preserve"> PAGEREF _Toc505084872 \h </w:instrText>
            </w:r>
            <w:r w:rsidR="00D077B2">
              <w:rPr>
                <w:noProof/>
                <w:webHidden/>
              </w:rPr>
            </w:r>
            <w:r w:rsidR="00D077B2">
              <w:rPr>
                <w:noProof/>
                <w:webHidden/>
              </w:rPr>
              <w:fldChar w:fldCharType="separate"/>
            </w:r>
            <w:r w:rsidR="00D77A7E">
              <w:rPr>
                <w:noProof/>
                <w:webHidden/>
              </w:rPr>
              <w:t>13</w:t>
            </w:r>
            <w:r w:rsidR="00D077B2">
              <w:rPr>
                <w:noProof/>
                <w:webHidden/>
              </w:rPr>
              <w:fldChar w:fldCharType="end"/>
            </w:r>
          </w:hyperlink>
        </w:p>
        <w:p w14:paraId="4294B1A2"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73" w:history="1">
            <w:r w:rsidR="00D77A7E" w:rsidRPr="00E85583">
              <w:rPr>
                <w:rStyle w:val="ad"/>
                <w:rFonts w:asciiTheme="minorEastAsia" w:hAnsiTheme="minorEastAsia"/>
                <w:noProof/>
              </w:rPr>
              <w:t>2.2</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程序安全</w:t>
            </w:r>
            <w:r w:rsidR="00D77A7E">
              <w:rPr>
                <w:noProof/>
                <w:webHidden/>
              </w:rPr>
              <w:tab/>
            </w:r>
            <w:r w:rsidR="00D077B2">
              <w:rPr>
                <w:noProof/>
                <w:webHidden/>
              </w:rPr>
              <w:fldChar w:fldCharType="begin"/>
            </w:r>
            <w:r w:rsidR="00D77A7E">
              <w:rPr>
                <w:noProof/>
                <w:webHidden/>
              </w:rPr>
              <w:instrText xml:space="preserve"> PAGEREF _Toc505084873 \h </w:instrText>
            </w:r>
            <w:r w:rsidR="00D077B2">
              <w:rPr>
                <w:noProof/>
                <w:webHidden/>
              </w:rPr>
            </w:r>
            <w:r w:rsidR="00D077B2">
              <w:rPr>
                <w:noProof/>
                <w:webHidden/>
              </w:rPr>
              <w:fldChar w:fldCharType="separate"/>
            </w:r>
            <w:r w:rsidR="00D77A7E">
              <w:rPr>
                <w:noProof/>
                <w:webHidden/>
              </w:rPr>
              <w:t>13</w:t>
            </w:r>
            <w:r w:rsidR="00D077B2">
              <w:rPr>
                <w:noProof/>
                <w:webHidden/>
              </w:rPr>
              <w:fldChar w:fldCharType="end"/>
            </w:r>
          </w:hyperlink>
        </w:p>
        <w:p w14:paraId="5D6F6E83"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74" w:history="1">
            <w:r w:rsidR="00D77A7E" w:rsidRPr="00E85583">
              <w:rPr>
                <w:rStyle w:val="ad"/>
                <w:rFonts w:asciiTheme="minorEastAsia" w:hAnsiTheme="minorEastAsia"/>
                <w:noProof/>
              </w:rPr>
              <w:t>2.3</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功能安全</w:t>
            </w:r>
            <w:r w:rsidR="00D77A7E">
              <w:rPr>
                <w:noProof/>
                <w:webHidden/>
              </w:rPr>
              <w:tab/>
            </w:r>
            <w:r w:rsidR="00D077B2">
              <w:rPr>
                <w:noProof/>
                <w:webHidden/>
              </w:rPr>
              <w:fldChar w:fldCharType="begin"/>
            </w:r>
            <w:r w:rsidR="00D77A7E">
              <w:rPr>
                <w:noProof/>
                <w:webHidden/>
              </w:rPr>
              <w:instrText xml:space="preserve"> PAGEREF _Toc505084874 \h </w:instrText>
            </w:r>
            <w:r w:rsidR="00D077B2">
              <w:rPr>
                <w:noProof/>
                <w:webHidden/>
              </w:rPr>
            </w:r>
            <w:r w:rsidR="00D077B2">
              <w:rPr>
                <w:noProof/>
                <w:webHidden/>
              </w:rPr>
              <w:fldChar w:fldCharType="separate"/>
            </w:r>
            <w:r w:rsidR="00D77A7E">
              <w:rPr>
                <w:noProof/>
                <w:webHidden/>
              </w:rPr>
              <w:t>14</w:t>
            </w:r>
            <w:r w:rsidR="00D077B2">
              <w:rPr>
                <w:noProof/>
                <w:webHidden/>
              </w:rPr>
              <w:fldChar w:fldCharType="end"/>
            </w:r>
          </w:hyperlink>
        </w:p>
        <w:p w14:paraId="16EF8F8E"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75" w:history="1">
            <w:r w:rsidR="00D77A7E" w:rsidRPr="00E85583">
              <w:rPr>
                <w:rStyle w:val="ad"/>
                <w:rFonts w:asciiTheme="minorEastAsia" w:hAnsiTheme="minorEastAsia"/>
                <w:noProof/>
              </w:rPr>
              <w:t>2.4</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数据安全</w:t>
            </w:r>
            <w:r w:rsidR="00D77A7E">
              <w:rPr>
                <w:noProof/>
                <w:webHidden/>
              </w:rPr>
              <w:tab/>
            </w:r>
            <w:r w:rsidR="00D077B2">
              <w:rPr>
                <w:noProof/>
                <w:webHidden/>
              </w:rPr>
              <w:fldChar w:fldCharType="begin"/>
            </w:r>
            <w:r w:rsidR="00D77A7E">
              <w:rPr>
                <w:noProof/>
                <w:webHidden/>
              </w:rPr>
              <w:instrText xml:space="preserve"> PAGEREF _Toc505084875 \h </w:instrText>
            </w:r>
            <w:r w:rsidR="00D077B2">
              <w:rPr>
                <w:noProof/>
                <w:webHidden/>
              </w:rPr>
            </w:r>
            <w:r w:rsidR="00D077B2">
              <w:rPr>
                <w:noProof/>
                <w:webHidden/>
              </w:rPr>
              <w:fldChar w:fldCharType="separate"/>
            </w:r>
            <w:r w:rsidR="00D77A7E">
              <w:rPr>
                <w:noProof/>
                <w:webHidden/>
              </w:rPr>
              <w:t>15</w:t>
            </w:r>
            <w:r w:rsidR="00D077B2">
              <w:rPr>
                <w:noProof/>
                <w:webHidden/>
              </w:rPr>
              <w:fldChar w:fldCharType="end"/>
            </w:r>
          </w:hyperlink>
        </w:p>
        <w:p w14:paraId="7F62E6A4" w14:textId="77777777" w:rsidR="00D77A7E" w:rsidRDefault="00E81C3D">
          <w:pPr>
            <w:pStyle w:val="21"/>
            <w:tabs>
              <w:tab w:val="left" w:pos="1260"/>
              <w:tab w:val="right" w:leader="dot" w:pos="8302"/>
            </w:tabs>
            <w:ind w:firstLine="420"/>
            <w:rPr>
              <w:rFonts w:asciiTheme="minorHAnsi" w:eastAsiaTheme="minorEastAsia" w:hAnsiTheme="minorHAnsi" w:cstheme="minorBidi"/>
              <w:noProof/>
              <w:szCs w:val="22"/>
            </w:rPr>
          </w:pPr>
          <w:hyperlink w:anchor="_Toc505084876" w:history="1">
            <w:r w:rsidR="00D77A7E" w:rsidRPr="00E85583">
              <w:rPr>
                <w:rStyle w:val="ad"/>
                <w:rFonts w:asciiTheme="minorEastAsia" w:hAnsiTheme="minorEastAsia"/>
                <w:noProof/>
              </w:rPr>
              <w:t>3</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系统可扩展性设计</w:t>
            </w:r>
            <w:r w:rsidR="00D77A7E">
              <w:rPr>
                <w:noProof/>
                <w:webHidden/>
              </w:rPr>
              <w:tab/>
            </w:r>
            <w:r w:rsidR="00D077B2">
              <w:rPr>
                <w:noProof/>
                <w:webHidden/>
              </w:rPr>
              <w:fldChar w:fldCharType="begin"/>
            </w:r>
            <w:r w:rsidR="00D77A7E">
              <w:rPr>
                <w:noProof/>
                <w:webHidden/>
              </w:rPr>
              <w:instrText xml:space="preserve"> PAGEREF _Toc505084876 \h </w:instrText>
            </w:r>
            <w:r w:rsidR="00D077B2">
              <w:rPr>
                <w:noProof/>
                <w:webHidden/>
              </w:rPr>
            </w:r>
            <w:r w:rsidR="00D077B2">
              <w:rPr>
                <w:noProof/>
                <w:webHidden/>
              </w:rPr>
              <w:fldChar w:fldCharType="separate"/>
            </w:r>
            <w:r w:rsidR="00D77A7E">
              <w:rPr>
                <w:noProof/>
                <w:webHidden/>
              </w:rPr>
              <w:t>15</w:t>
            </w:r>
            <w:r w:rsidR="00D077B2">
              <w:rPr>
                <w:noProof/>
                <w:webHidden/>
              </w:rPr>
              <w:fldChar w:fldCharType="end"/>
            </w:r>
          </w:hyperlink>
        </w:p>
        <w:p w14:paraId="10371A4A" w14:textId="77777777" w:rsidR="00D77A7E" w:rsidRDefault="00E81C3D">
          <w:pPr>
            <w:pStyle w:val="21"/>
            <w:tabs>
              <w:tab w:val="left" w:pos="1260"/>
              <w:tab w:val="right" w:leader="dot" w:pos="8302"/>
            </w:tabs>
            <w:ind w:firstLine="420"/>
            <w:rPr>
              <w:rFonts w:asciiTheme="minorHAnsi" w:eastAsiaTheme="minorEastAsia" w:hAnsiTheme="minorHAnsi" w:cstheme="minorBidi"/>
              <w:noProof/>
              <w:szCs w:val="22"/>
            </w:rPr>
          </w:pPr>
          <w:hyperlink w:anchor="_Toc505084877" w:history="1">
            <w:r w:rsidR="00D77A7E" w:rsidRPr="00E85583">
              <w:rPr>
                <w:rStyle w:val="ad"/>
                <w:rFonts w:asciiTheme="minorEastAsia" w:hAnsiTheme="minorEastAsia"/>
                <w:noProof/>
              </w:rPr>
              <w:t>4</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系统功能设计</w:t>
            </w:r>
            <w:r w:rsidR="00D77A7E">
              <w:rPr>
                <w:noProof/>
                <w:webHidden/>
              </w:rPr>
              <w:tab/>
            </w:r>
            <w:r w:rsidR="00D077B2">
              <w:rPr>
                <w:noProof/>
                <w:webHidden/>
              </w:rPr>
              <w:fldChar w:fldCharType="begin"/>
            </w:r>
            <w:r w:rsidR="00D77A7E">
              <w:rPr>
                <w:noProof/>
                <w:webHidden/>
              </w:rPr>
              <w:instrText xml:space="preserve"> PAGEREF _Toc505084877 \h </w:instrText>
            </w:r>
            <w:r w:rsidR="00D077B2">
              <w:rPr>
                <w:noProof/>
                <w:webHidden/>
              </w:rPr>
            </w:r>
            <w:r w:rsidR="00D077B2">
              <w:rPr>
                <w:noProof/>
                <w:webHidden/>
              </w:rPr>
              <w:fldChar w:fldCharType="separate"/>
            </w:r>
            <w:r w:rsidR="00D77A7E">
              <w:rPr>
                <w:noProof/>
                <w:webHidden/>
              </w:rPr>
              <w:t>16</w:t>
            </w:r>
            <w:r w:rsidR="00D077B2">
              <w:rPr>
                <w:noProof/>
                <w:webHidden/>
              </w:rPr>
              <w:fldChar w:fldCharType="end"/>
            </w:r>
          </w:hyperlink>
        </w:p>
        <w:p w14:paraId="2CF85456"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78" w:history="1">
            <w:r w:rsidR="00D77A7E" w:rsidRPr="00E85583">
              <w:rPr>
                <w:rStyle w:val="ad"/>
                <w:rFonts w:asciiTheme="minorEastAsia" w:hAnsiTheme="minorEastAsia"/>
                <w:noProof/>
              </w:rPr>
              <w:t>4.1</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预算管理</w:t>
            </w:r>
            <w:r w:rsidR="00D77A7E">
              <w:rPr>
                <w:noProof/>
                <w:webHidden/>
              </w:rPr>
              <w:tab/>
            </w:r>
            <w:r w:rsidR="00D077B2">
              <w:rPr>
                <w:noProof/>
                <w:webHidden/>
              </w:rPr>
              <w:fldChar w:fldCharType="begin"/>
            </w:r>
            <w:r w:rsidR="00D77A7E">
              <w:rPr>
                <w:noProof/>
                <w:webHidden/>
              </w:rPr>
              <w:instrText xml:space="preserve"> PAGEREF _Toc505084878 \h </w:instrText>
            </w:r>
            <w:r w:rsidR="00D077B2">
              <w:rPr>
                <w:noProof/>
                <w:webHidden/>
              </w:rPr>
            </w:r>
            <w:r w:rsidR="00D077B2">
              <w:rPr>
                <w:noProof/>
                <w:webHidden/>
              </w:rPr>
              <w:fldChar w:fldCharType="separate"/>
            </w:r>
            <w:r w:rsidR="00D77A7E">
              <w:rPr>
                <w:noProof/>
                <w:webHidden/>
              </w:rPr>
              <w:t>16</w:t>
            </w:r>
            <w:r w:rsidR="00D077B2">
              <w:rPr>
                <w:noProof/>
                <w:webHidden/>
              </w:rPr>
              <w:fldChar w:fldCharType="end"/>
            </w:r>
          </w:hyperlink>
        </w:p>
        <w:p w14:paraId="4DC83DB5"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79" w:history="1">
            <w:r w:rsidR="00D77A7E" w:rsidRPr="00E85583">
              <w:rPr>
                <w:rStyle w:val="ad"/>
                <w:rFonts w:asciiTheme="minorEastAsia" w:hAnsiTheme="minorEastAsia"/>
                <w:noProof/>
              </w:rPr>
              <w:t>4.2</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财务管理</w:t>
            </w:r>
            <w:r w:rsidR="00D77A7E">
              <w:rPr>
                <w:noProof/>
                <w:webHidden/>
              </w:rPr>
              <w:tab/>
            </w:r>
            <w:r w:rsidR="00D077B2">
              <w:rPr>
                <w:noProof/>
                <w:webHidden/>
              </w:rPr>
              <w:fldChar w:fldCharType="begin"/>
            </w:r>
            <w:r w:rsidR="00D77A7E">
              <w:rPr>
                <w:noProof/>
                <w:webHidden/>
              </w:rPr>
              <w:instrText xml:space="preserve"> PAGEREF _Toc505084879 \h </w:instrText>
            </w:r>
            <w:r w:rsidR="00D077B2">
              <w:rPr>
                <w:noProof/>
                <w:webHidden/>
              </w:rPr>
            </w:r>
            <w:r w:rsidR="00D077B2">
              <w:rPr>
                <w:noProof/>
                <w:webHidden/>
              </w:rPr>
              <w:fldChar w:fldCharType="separate"/>
            </w:r>
            <w:r w:rsidR="00D77A7E">
              <w:rPr>
                <w:noProof/>
                <w:webHidden/>
              </w:rPr>
              <w:t>17</w:t>
            </w:r>
            <w:r w:rsidR="00D077B2">
              <w:rPr>
                <w:noProof/>
                <w:webHidden/>
              </w:rPr>
              <w:fldChar w:fldCharType="end"/>
            </w:r>
          </w:hyperlink>
        </w:p>
        <w:p w14:paraId="15F43A20"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80" w:history="1">
            <w:r w:rsidR="00D77A7E" w:rsidRPr="00E85583">
              <w:rPr>
                <w:rStyle w:val="ad"/>
                <w:rFonts w:asciiTheme="minorEastAsia" w:hAnsiTheme="minorEastAsia"/>
                <w:noProof/>
              </w:rPr>
              <w:t>4.3</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会计核算管理</w:t>
            </w:r>
            <w:r w:rsidR="00D77A7E">
              <w:rPr>
                <w:noProof/>
                <w:webHidden/>
              </w:rPr>
              <w:tab/>
            </w:r>
            <w:r w:rsidR="00D077B2">
              <w:rPr>
                <w:noProof/>
                <w:webHidden/>
              </w:rPr>
              <w:fldChar w:fldCharType="begin"/>
            </w:r>
            <w:r w:rsidR="00D77A7E">
              <w:rPr>
                <w:noProof/>
                <w:webHidden/>
              </w:rPr>
              <w:instrText xml:space="preserve"> PAGEREF _Toc505084880 \h </w:instrText>
            </w:r>
            <w:r w:rsidR="00D077B2">
              <w:rPr>
                <w:noProof/>
                <w:webHidden/>
              </w:rPr>
            </w:r>
            <w:r w:rsidR="00D077B2">
              <w:rPr>
                <w:noProof/>
                <w:webHidden/>
              </w:rPr>
              <w:fldChar w:fldCharType="separate"/>
            </w:r>
            <w:r w:rsidR="00D77A7E">
              <w:rPr>
                <w:noProof/>
                <w:webHidden/>
              </w:rPr>
              <w:t>20</w:t>
            </w:r>
            <w:r w:rsidR="00D077B2">
              <w:rPr>
                <w:noProof/>
                <w:webHidden/>
              </w:rPr>
              <w:fldChar w:fldCharType="end"/>
            </w:r>
          </w:hyperlink>
        </w:p>
        <w:p w14:paraId="55668A48"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81" w:history="1">
            <w:r w:rsidR="00D77A7E" w:rsidRPr="00E85583">
              <w:rPr>
                <w:rStyle w:val="ad"/>
                <w:rFonts w:asciiTheme="minorEastAsia" w:hAnsiTheme="minorEastAsia"/>
                <w:noProof/>
              </w:rPr>
              <w:t>4.4</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采购管理</w:t>
            </w:r>
            <w:r w:rsidR="00D77A7E">
              <w:rPr>
                <w:noProof/>
                <w:webHidden/>
              </w:rPr>
              <w:tab/>
            </w:r>
            <w:r w:rsidR="00D077B2">
              <w:rPr>
                <w:noProof/>
                <w:webHidden/>
              </w:rPr>
              <w:fldChar w:fldCharType="begin"/>
            </w:r>
            <w:r w:rsidR="00D77A7E">
              <w:rPr>
                <w:noProof/>
                <w:webHidden/>
              </w:rPr>
              <w:instrText xml:space="preserve"> PAGEREF _Toc505084881 \h </w:instrText>
            </w:r>
            <w:r w:rsidR="00D077B2">
              <w:rPr>
                <w:noProof/>
                <w:webHidden/>
              </w:rPr>
            </w:r>
            <w:r w:rsidR="00D077B2">
              <w:rPr>
                <w:noProof/>
                <w:webHidden/>
              </w:rPr>
              <w:fldChar w:fldCharType="separate"/>
            </w:r>
            <w:r w:rsidR="00D77A7E">
              <w:rPr>
                <w:noProof/>
                <w:webHidden/>
              </w:rPr>
              <w:t>21</w:t>
            </w:r>
            <w:r w:rsidR="00D077B2">
              <w:rPr>
                <w:noProof/>
                <w:webHidden/>
              </w:rPr>
              <w:fldChar w:fldCharType="end"/>
            </w:r>
          </w:hyperlink>
        </w:p>
        <w:p w14:paraId="59D3CFE2"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82" w:history="1">
            <w:r w:rsidR="00D77A7E" w:rsidRPr="00E85583">
              <w:rPr>
                <w:rStyle w:val="ad"/>
                <w:rFonts w:asciiTheme="minorEastAsia" w:hAnsiTheme="minorEastAsia"/>
                <w:noProof/>
              </w:rPr>
              <w:t>4.5</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固定资产</w:t>
            </w:r>
            <w:r w:rsidR="00D77A7E">
              <w:rPr>
                <w:noProof/>
                <w:webHidden/>
              </w:rPr>
              <w:tab/>
            </w:r>
            <w:r w:rsidR="00D077B2">
              <w:rPr>
                <w:noProof/>
                <w:webHidden/>
              </w:rPr>
              <w:fldChar w:fldCharType="begin"/>
            </w:r>
            <w:r w:rsidR="00D77A7E">
              <w:rPr>
                <w:noProof/>
                <w:webHidden/>
              </w:rPr>
              <w:instrText xml:space="preserve"> PAGEREF _Toc505084882 \h </w:instrText>
            </w:r>
            <w:r w:rsidR="00D077B2">
              <w:rPr>
                <w:noProof/>
                <w:webHidden/>
              </w:rPr>
            </w:r>
            <w:r w:rsidR="00D077B2">
              <w:rPr>
                <w:noProof/>
                <w:webHidden/>
              </w:rPr>
              <w:fldChar w:fldCharType="separate"/>
            </w:r>
            <w:r w:rsidR="00D77A7E">
              <w:rPr>
                <w:noProof/>
                <w:webHidden/>
              </w:rPr>
              <w:t>24</w:t>
            </w:r>
            <w:r w:rsidR="00D077B2">
              <w:rPr>
                <w:noProof/>
                <w:webHidden/>
              </w:rPr>
              <w:fldChar w:fldCharType="end"/>
            </w:r>
          </w:hyperlink>
        </w:p>
        <w:p w14:paraId="2DDB083D"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83" w:history="1">
            <w:r w:rsidR="00D77A7E" w:rsidRPr="00E85583">
              <w:rPr>
                <w:rStyle w:val="ad"/>
                <w:rFonts w:asciiTheme="minorEastAsia" w:hAnsiTheme="minorEastAsia"/>
                <w:noProof/>
              </w:rPr>
              <w:t>4.6</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装备管理</w:t>
            </w:r>
            <w:r w:rsidR="00D77A7E">
              <w:rPr>
                <w:noProof/>
                <w:webHidden/>
              </w:rPr>
              <w:tab/>
            </w:r>
            <w:r w:rsidR="00D077B2">
              <w:rPr>
                <w:noProof/>
                <w:webHidden/>
              </w:rPr>
              <w:fldChar w:fldCharType="begin"/>
            </w:r>
            <w:r w:rsidR="00D77A7E">
              <w:rPr>
                <w:noProof/>
                <w:webHidden/>
              </w:rPr>
              <w:instrText xml:space="preserve"> PAGEREF _Toc505084883 \h </w:instrText>
            </w:r>
            <w:r w:rsidR="00D077B2">
              <w:rPr>
                <w:noProof/>
                <w:webHidden/>
              </w:rPr>
            </w:r>
            <w:r w:rsidR="00D077B2">
              <w:rPr>
                <w:noProof/>
                <w:webHidden/>
              </w:rPr>
              <w:fldChar w:fldCharType="separate"/>
            </w:r>
            <w:r w:rsidR="00D77A7E">
              <w:rPr>
                <w:noProof/>
                <w:webHidden/>
              </w:rPr>
              <w:t>27</w:t>
            </w:r>
            <w:r w:rsidR="00D077B2">
              <w:rPr>
                <w:noProof/>
                <w:webHidden/>
              </w:rPr>
              <w:fldChar w:fldCharType="end"/>
            </w:r>
          </w:hyperlink>
        </w:p>
        <w:p w14:paraId="46D7DEA8"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84" w:history="1">
            <w:r w:rsidR="00D77A7E" w:rsidRPr="00E85583">
              <w:rPr>
                <w:rStyle w:val="ad"/>
                <w:rFonts w:asciiTheme="minorEastAsia" w:hAnsiTheme="minorEastAsia"/>
                <w:noProof/>
              </w:rPr>
              <w:t>4.7</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物资管理</w:t>
            </w:r>
            <w:r w:rsidR="00D77A7E">
              <w:rPr>
                <w:noProof/>
                <w:webHidden/>
              </w:rPr>
              <w:tab/>
            </w:r>
            <w:r w:rsidR="00D077B2">
              <w:rPr>
                <w:noProof/>
                <w:webHidden/>
              </w:rPr>
              <w:fldChar w:fldCharType="begin"/>
            </w:r>
            <w:r w:rsidR="00D77A7E">
              <w:rPr>
                <w:noProof/>
                <w:webHidden/>
              </w:rPr>
              <w:instrText xml:space="preserve"> PAGEREF _Toc505084884 \h </w:instrText>
            </w:r>
            <w:r w:rsidR="00D077B2">
              <w:rPr>
                <w:noProof/>
                <w:webHidden/>
              </w:rPr>
            </w:r>
            <w:r w:rsidR="00D077B2">
              <w:rPr>
                <w:noProof/>
                <w:webHidden/>
              </w:rPr>
              <w:fldChar w:fldCharType="separate"/>
            </w:r>
            <w:r w:rsidR="00D77A7E">
              <w:rPr>
                <w:noProof/>
                <w:webHidden/>
              </w:rPr>
              <w:t>27</w:t>
            </w:r>
            <w:r w:rsidR="00D077B2">
              <w:rPr>
                <w:noProof/>
                <w:webHidden/>
              </w:rPr>
              <w:fldChar w:fldCharType="end"/>
            </w:r>
          </w:hyperlink>
        </w:p>
        <w:p w14:paraId="6285AC58"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85" w:history="1">
            <w:r w:rsidR="00D77A7E" w:rsidRPr="00E85583">
              <w:rPr>
                <w:rStyle w:val="ad"/>
                <w:rFonts w:asciiTheme="minorEastAsia" w:hAnsiTheme="minorEastAsia"/>
                <w:noProof/>
              </w:rPr>
              <w:t>4.8</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车辆管理</w:t>
            </w:r>
            <w:r w:rsidR="00D77A7E">
              <w:rPr>
                <w:noProof/>
                <w:webHidden/>
              </w:rPr>
              <w:tab/>
            </w:r>
            <w:r w:rsidR="00D077B2">
              <w:rPr>
                <w:noProof/>
                <w:webHidden/>
              </w:rPr>
              <w:fldChar w:fldCharType="begin"/>
            </w:r>
            <w:r w:rsidR="00D77A7E">
              <w:rPr>
                <w:noProof/>
                <w:webHidden/>
              </w:rPr>
              <w:instrText xml:space="preserve"> PAGEREF _Toc505084885 \h </w:instrText>
            </w:r>
            <w:r w:rsidR="00D077B2">
              <w:rPr>
                <w:noProof/>
                <w:webHidden/>
              </w:rPr>
            </w:r>
            <w:r w:rsidR="00D077B2">
              <w:rPr>
                <w:noProof/>
                <w:webHidden/>
              </w:rPr>
              <w:fldChar w:fldCharType="separate"/>
            </w:r>
            <w:r w:rsidR="00D77A7E">
              <w:rPr>
                <w:noProof/>
                <w:webHidden/>
              </w:rPr>
              <w:t>29</w:t>
            </w:r>
            <w:r w:rsidR="00D077B2">
              <w:rPr>
                <w:noProof/>
                <w:webHidden/>
              </w:rPr>
              <w:fldChar w:fldCharType="end"/>
            </w:r>
          </w:hyperlink>
        </w:p>
        <w:p w14:paraId="3D319997"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86" w:history="1">
            <w:r w:rsidR="00D77A7E" w:rsidRPr="00E85583">
              <w:rPr>
                <w:rStyle w:val="ad"/>
                <w:rFonts w:asciiTheme="minorEastAsia" w:hAnsiTheme="minorEastAsia"/>
                <w:noProof/>
              </w:rPr>
              <w:t>4.9</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诉讼费管理</w:t>
            </w:r>
            <w:r w:rsidR="00D77A7E">
              <w:rPr>
                <w:noProof/>
                <w:webHidden/>
              </w:rPr>
              <w:tab/>
            </w:r>
            <w:r w:rsidR="00D077B2">
              <w:rPr>
                <w:noProof/>
                <w:webHidden/>
              </w:rPr>
              <w:fldChar w:fldCharType="begin"/>
            </w:r>
            <w:r w:rsidR="00D77A7E">
              <w:rPr>
                <w:noProof/>
                <w:webHidden/>
              </w:rPr>
              <w:instrText xml:space="preserve"> PAGEREF _Toc505084886 \h </w:instrText>
            </w:r>
            <w:r w:rsidR="00D077B2">
              <w:rPr>
                <w:noProof/>
                <w:webHidden/>
              </w:rPr>
            </w:r>
            <w:r w:rsidR="00D077B2">
              <w:rPr>
                <w:noProof/>
                <w:webHidden/>
              </w:rPr>
              <w:fldChar w:fldCharType="separate"/>
            </w:r>
            <w:r w:rsidR="00D77A7E">
              <w:rPr>
                <w:noProof/>
                <w:webHidden/>
              </w:rPr>
              <w:t>30</w:t>
            </w:r>
            <w:r w:rsidR="00D077B2">
              <w:rPr>
                <w:noProof/>
                <w:webHidden/>
              </w:rPr>
              <w:fldChar w:fldCharType="end"/>
            </w:r>
          </w:hyperlink>
        </w:p>
        <w:p w14:paraId="32DE05BB"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87" w:history="1">
            <w:r w:rsidR="00D77A7E" w:rsidRPr="00E85583">
              <w:rPr>
                <w:rStyle w:val="ad"/>
                <w:rFonts w:asciiTheme="minorEastAsia" w:hAnsiTheme="minorEastAsia"/>
                <w:noProof/>
              </w:rPr>
              <w:t>4.10</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案款及拍卖保证金管理</w:t>
            </w:r>
            <w:r w:rsidR="00D77A7E">
              <w:rPr>
                <w:noProof/>
                <w:webHidden/>
              </w:rPr>
              <w:tab/>
            </w:r>
            <w:r w:rsidR="00D077B2">
              <w:rPr>
                <w:noProof/>
                <w:webHidden/>
              </w:rPr>
              <w:fldChar w:fldCharType="begin"/>
            </w:r>
            <w:r w:rsidR="00D77A7E">
              <w:rPr>
                <w:noProof/>
                <w:webHidden/>
              </w:rPr>
              <w:instrText xml:space="preserve"> PAGEREF _Toc505084887 \h </w:instrText>
            </w:r>
            <w:r w:rsidR="00D077B2">
              <w:rPr>
                <w:noProof/>
                <w:webHidden/>
              </w:rPr>
            </w:r>
            <w:r w:rsidR="00D077B2">
              <w:rPr>
                <w:noProof/>
                <w:webHidden/>
              </w:rPr>
              <w:fldChar w:fldCharType="separate"/>
            </w:r>
            <w:r w:rsidR="00D77A7E">
              <w:rPr>
                <w:noProof/>
                <w:webHidden/>
              </w:rPr>
              <w:t>31</w:t>
            </w:r>
            <w:r w:rsidR="00D077B2">
              <w:rPr>
                <w:noProof/>
                <w:webHidden/>
              </w:rPr>
              <w:fldChar w:fldCharType="end"/>
            </w:r>
          </w:hyperlink>
        </w:p>
        <w:p w14:paraId="0A8EA28A"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94" w:history="1">
            <w:r w:rsidR="00D77A7E" w:rsidRPr="00E85583">
              <w:rPr>
                <w:rStyle w:val="ad"/>
                <w:rFonts w:asciiTheme="minorEastAsia" w:hAnsiTheme="minorEastAsia"/>
                <w:noProof/>
              </w:rPr>
              <w:t>4.11</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决算报表</w:t>
            </w:r>
            <w:r w:rsidR="00D77A7E">
              <w:rPr>
                <w:noProof/>
                <w:webHidden/>
              </w:rPr>
              <w:tab/>
            </w:r>
            <w:r w:rsidR="00D077B2">
              <w:rPr>
                <w:noProof/>
                <w:webHidden/>
              </w:rPr>
              <w:fldChar w:fldCharType="begin"/>
            </w:r>
            <w:r w:rsidR="00D77A7E">
              <w:rPr>
                <w:noProof/>
                <w:webHidden/>
              </w:rPr>
              <w:instrText xml:space="preserve"> PAGEREF _Toc505084894 \h </w:instrText>
            </w:r>
            <w:r w:rsidR="00D077B2">
              <w:rPr>
                <w:noProof/>
                <w:webHidden/>
              </w:rPr>
            </w:r>
            <w:r w:rsidR="00D077B2">
              <w:rPr>
                <w:noProof/>
                <w:webHidden/>
              </w:rPr>
              <w:fldChar w:fldCharType="separate"/>
            </w:r>
            <w:r w:rsidR="00D77A7E">
              <w:rPr>
                <w:noProof/>
                <w:webHidden/>
              </w:rPr>
              <w:t>35</w:t>
            </w:r>
            <w:r w:rsidR="00D077B2">
              <w:rPr>
                <w:noProof/>
                <w:webHidden/>
              </w:rPr>
              <w:fldChar w:fldCharType="end"/>
            </w:r>
          </w:hyperlink>
        </w:p>
        <w:p w14:paraId="1CFE462D"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95" w:history="1">
            <w:r w:rsidR="00D77A7E" w:rsidRPr="00E85583">
              <w:rPr>
                <w:rStyle w:val="ad"/>
                <w:rFonts w:asciiTheme="minorEastAsia" w:hAnsiTheme="minorEastAsia"/>
                <w:noProof/>
              </w:rPr>
              <w:t>4.12</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手机ＡＰＰ应用</w:t>
            </w:r>
            <w:r w:rsidR="00D77A7E">
              <w:rPr>
                <w:noProof/>
                <w:webHidden/>
              </w:rPr>
              <w:tab/>
            </w:r>
            <w:r w:rsidR="00D077B2">
              <w:rPr>
                <w:noProof/>
                <w:webHidden/>
              </w:rPr>
              <w:fldChar w:fldCharType="begin"/>
            </w:r>
            <w:r w:rsidR="00D77A7E">
              <w:rPr>
                <w:noProof/>
                <w:webHidden/>
              </w:rPr>
              <w:instrText xml:space="preserve"> PAGEREF _Toc505084895 \h </w:instrText>
            </w:r>
            <w:r w:rsidR="00D077B2">
              <w:rPr>
                <w:noProof/>
                <w:webHidden/>
              </w:rPr>
            </w:r>
            <w:r w:rsidR="00D077B2">
              <w:rPr>
                <w:noProof/>
                <w:webHidden/>
              </w:rPr>
              <w:fldChar w:fldCharType="separate"/>
            </w:r>
            <w:r w:rsidR="00D77A7E">
              <w:rPr>
                <w:noProof/>
                <w:webHidden/>
              </w:rPr>
              <w:t>35</w:t>
            </w:r>
            <w:r w:rsidR="00D077B2">
              <w:rPr>
                <w:noProof/>
                <w:webHidden/>
              </w:rPr>
              <w:fldChar w:fldCharType="end"/>
            </w:r>
          </w:hyperlink>
        </w:p>
        <w:p w14:paraId="61D6EF1B"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96" w:history="1">
            <w:r w:rsidR="00D77A7E" w:rsidRPr="00E85583">
              <w:rPr>
                <w:rStyle w:val="ad"/>
                <w:rFonts w:asciiTheme="minorEastAsia" w:hAnsiTheme="minorEastAsia"/>
                <w:noProof/>
              </w:rPr>
              <w:t>4.13</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待办事宜</w:t>
            </w:r>
            <w:r w:rsidR="00D77A7E">
              <w:rPr>
                <w:noProof/>
                <w:webHidden/>
              </w:rPr>
              <w:tab/>
            </w:r>
            <w:r w:rsidR="00D077B2">
              <w:rPr>
                <w:noProof/>
                <w:webHidden/>
              </w:rPr>
              <w:fldChar w:fldCharType="begin"/>
            </w:r>
            <w:r w:rsidR="00D77A7E">
              <w:rPr>
                <w:noProof/>
                <w:webHidden/>
              </w:rPr>
              <w:instrText xml:space="preserve"> PAGEREF _Toc505084896 \h </w:instrText>
            </w:r>
            <w:r w:rsidR="00D077B2">
              <w:rPr>
                <w:noProof/>
                <w:webHidden/>
              </w:rPr>
            </w:r>
            <w:r w:rsidR="00D077B2">
              <w:rPr>
                <w:noProof/>
                <w:webHidden/>
              </w:rPr>
              <w:fldChar w:fldCharType="separate"/>
            </w:r>
            <w:r w:rsidR="00D77A7E">
              <w:rPr>
                <w:noProof/>
                <w:webHidden/>
              </w:rPr>
              <w:t>36</w:t>
            </w:r>
            <w:r w:rsidR="00D077B2">
              <w:rPr>
                <w:noProof/>
                <w:webHidden/>
              </w:rPr>
              <w:fldChar w:fldCharType="end"/>
            </w:r>
          </w:hyperlink>
        </w:p>
        <w:p w14:paraId="0D9FD8F2"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97" w:history="1">
            <w:r w:rsidR="00D77A7E" w:rsidRPr="00E85583">
              <w:rPr>
                <w:rStyle w:val="ad"/>
                <w:rFonts w:asciiTheme="minorEastAsia" w:hAnsiTheme="minorEastAsia"/>
                <w:noProof/>
              </w:rPr>
              <w:t>4.14</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系统预警</w:t>
            </w:r>
            <w:r w:rsidR="00D77A7E">
              <w:rPr>
                <w:noProof/>
                <w:webHidden/>
              </w:rPr>
              <w:tab/>
            </w:r>
            <w:r w:rsidR="00D077B2">
              <w:rPr>
                <w:noProof/>
                <w:webHidden/>
              </w:rPr>
              <w:fldChar w:fldCharType="begin"/>
            </w:r>
            <w:r w:rsidR="00D77A7E">
              <w:rPr>
                <w:noProof/>
                <w:webHidden/>
              </w:rPr>
              <w:instrText xml:space="preserve"> PAGEREF _Toc505084897 \h </w:instrText>
            </w:r>
            <w:r w:rsidR="00D077B2">
              <w:rPr>
                <w:noProof/>
                <w:webHidden/>
              </w:rPr>
            </w:r>
            <w:r w:rsidR="00D077B2">
              <w:rPr>
                <w:noProof/>
                <w:webHidden/>
              </w:rPr>
              <w:fldChar w:fldCharType="separate"/>
            </w:r>
            <w:r w:rsidR="00D77A7E">
              <w:rPr>
                <w:noProof/>
                <w:webHidden/>
              </w:rPr>
              <w:t>37</w:t>
            </w:r>
            <w:r w:rsidR="00D077B2">
              <w:rPr>
                <w:noProof/>
                <w:webHidden/>
              </w:rPr>
              <w:fldChar w:fldCharType="end"/>
            </w:r>
          </w:hyperlink>
        </w:p>
        <w:p w14:paraId="4852723D"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898" w:history="1">
            <w:r w:rsidR="00D77A7E" w:rsidRPr="00E85583">
              <w:rPr>
                <w:rStyle w:val="ad"/>
                <w:rFonts w:asciiTheme="minorEastAsia" w:hAnsiTheme="minorEastAsia"/>
                <w:noProof/>
              </w:rPr>
              <w:t>4.15</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系统管理</w:t>
            </w:r>
            <w:r w:rsidR="00D77A7E">
              <w:rPr>
                <w:noProof/>
                <w:webHidden/>
              </w:rPr>
              <w:tab/>
            </w:r>
            <w:r w:rsidR="00D077B2">
              <w:rPr>
                <w:noProof/>
                <w:webHidden/>
              </w:rPr>
              <w:fldChar w:fldCharType="begin"/>
            </w:r>
            <w:r w:rsidR="00D77A7E">
              <w:rPr>
                <w:noProof/>
                <w:webHidden/>
              </w:rPr>
              <w:instrText xml:space="preserve"> PAGEREF _Toc505084898 \h </w:instrText>
            </w:r>
            <w:r w:rsidR="00D077B2">
              <w:rPr>
                <w:noProof/>
                <w:webHidden/>
              </w:rPr>
            </w:r>
            <w:r w:rsidR="00D077B2">
              <w:rPr>
                <w:noProof/>
                <w:webHidden/>
              </w:rPr>
              <w:fldChar w:fldCharType="separate"/>
            </w:r>
            <w:r w:rsidR="00D77A7E">
              <w:rPr>
                <w:noProof/>
                <w:webHidden/>
              </w:rPr>
              <w:t>37</w:t>
            </w:r>
            <w:r w:rsidR="00D077B2">
              <w:rPr>
                <w:noProof/>
                <w:webHidden/>
              </w:rPr>
              <w:fldChar w:fldCharType="end"/>
            </w:r>
          </w:hyperlink>
        </w:p>
        <w:p w14:paraId="1DF55C17" w14:textId="77777777" w:rsidR="00D77A7E" w:rsidRDefault="00E81C3D">
          <w:pPr>
            <w:pStyle w:val="11"/>
            <w:tabs>
              <w:tab w:val="left" w:pos="1680"/>
            </w:tabs>
            <w:rPr>
              <w:rFonts w:asciiTheme="minorHAnsi" w:eastAsiaTheme="minorEastAsia" w:hAnsiTheme="minorHAnsi" w:cstheme="minorBidi"/>
              <w:noProof/>
              <w:szCs w:val="22"/>
            </w:rPr>
          </w:pPr>
          <w:hyperlink w:anchor="_Toc505084899" w:history="1">
            <w:r w:rsidR="00D77A7E" w:rsidRPr="00E85583">
              <w:rPr>
                <w:rStyle w:val="ad"/>
                <w:rFonts w:asciiTheme="minorEastAsia" w:hAnsiTheme="minorEastAsia"/>
                <w:noProof/>
              </w:rPr>
              <w:t>第四章</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系统建设步骤及内容</w:t>
            </w:r>
            <w:r w:rsidR="00D77A7E">
              <w:rPr>
                <w:noProof/>
                <w:webHidden/>
              </w:rPr>
              <w:tab/>
            </w:r>
            <w:r w:rsidR="00D077B2">
              <w:rPr>
                <w:noProof/>
                <w:webHidden/>
              </w:rPr>
              <w:fldChar w:fldCharType="begin"/>
            </w:r>
            <w:r w:rsidR="00D77A7E">
              <w:rPr>
                <w:noProof/>
                <w:webHidden/>
              </w:rPr>
              <w:instrText xml:space="preserve"> PAGEREF _Toc505084899 \h </w:instrText>
            </w:r>
            <w:r w:rsidR="00D077B2">
              <w:rPr>
                <w:noProof/>
                <w:webHidden/>
              </w:rPr>
            </w:r>
            <w:r w:rsidR="00D077B2">
              <w:rPr>
                <w:noProof/>
                <w:webHidden/>
              </w:rPr>
              <w:fldChar w:fldCharType="separate"/>
            </w:r>
            <w:r w:rsidR="00D77A7E">
              <w:rPr>
                <w:noProof/>
                <w:webHidden/>
              </w:rPr>
              <w:t>38</w:t>
            </w:r>
            <w:r w:rsidR="00D077B2">
              <w:rPr>
                <w:noProof/>
                <w:webHidden/>
              </w:rPr>
              <w:fldChar w:fldCharType="end"/>
            </w:r>
          </w:hyperlink>
        </w:p>
        <w:p w14:paraId="68DA8E3C" w14:textId="77777777" w:rsidR="00D77A7E" w:rsidRDefault="00E81C3D">
          <w:pPr>
            <w:pStyle w:val="21"/>
            <w:tabs>
              <w:tab w:val="left" w:pos="1260"/>
              <w:tab w:val="right" w:leader="dot" w:pos="8302"/>
            </w:tabs>
            <w:ind w:firstLine="420"/>
            <w:rPr>
              <w:rFonts w:asciiTheme="minorHAnsi" w:eastAsiaTheme="minorEastAsia" w:hAnsiTheme="minorHAnsi" w:cstheme="minorBidi"/>
              <w:noProof/>
              <w:szCs w:val="22"/>
            </w:rPr>
          </w:pPr>
          <w:hyperlink w:anchor="_Toc505084900" w:history="1">
            <w:r w:rsidR="00D77A7E" w:rsidRPr="00E85583">
              <w:rPr>
                <w:rStyle w:val="ad"/>
                <w:rFonts w:asciiTheme="minorEastAsia" w:hAnsiTheme="minorEastAsia"/>
                <w:noProof/>
              </w:rPr>
              <w:t>1</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建设方案</w:t>
            </w:r>
            <w:r w:rsidR="00D77A7E">
              <w:rPr>
                <w:noProof/>
                <w:webHidden/>
              </w:rPr>
              <w:tab/>
            </w:r>
            <w:r w:rsidR="00D077B2">
              <w:rPr>
                <w:noProof/>
                <w:webHidden/>
              </w:rPr>
              <w:fldChar w:fldCharType="begin"/>
            </w:r>
            <w:r w:rsidR="00D77A7E">
              <w:rPr>
                <w:noProof/>
                <w:webHidden/>
              </w:rPr>
              <w:instrText xml:space="preserve"> PAGEREF _Toc505084900 \h </w:instrText>
            </w:r>
            <w:r w:rsidR="00D077B2">
              <w:rPr>
                <w:noProof/>
                <w:webHidden/>
              </w:rPr>
            </w:r>
            <w:r w:rsidR="00D077B2">
              <w:rPr>
                <w:noProof/>
                <w:webHidden/>
              </w:rPr>
              <w:fldChar w:fldCharType="separate"/>
            </w:r>
            <w:r w:rsidR="00D77A7E">
              <w:rPr>
                <w:noProof/>
                <w:webHidden/>
              </w:rPr>
              <w:t>38</w:t>
            </w:r>
            <w:r w:rsidR="00D077B2">
              <w:rPr>
                <w:noProof/>
                <w:webHidden/>
              </w:rPr>
              <w:fldChar w:fldCharType="end"/>
            </w:r>
          </w:hyperlink>
        </w:p>
        <w:p w14:paraId="238F7043"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901" w:history="1">
            <w:r w:rsidR="00D77A7E" w:rsidRPr="00E85583">
              <w:rPr>
                <w:rStyle w:val="ad"/>
                <w:rFonts w:asciiTheme="minorEastAsia" w:hAnsiTheme="minorEastAsia"/>
                <w:noProof/>
              </w:rPr>
              <w:t>1.1</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基础平台</w:t>
            </w:r>
            <w:r w:rsidR="00D77A7E">
              <w:rPr>
                <w:noProof/>
                <w:webHidden/>
              </w:rPr>
              <w:tab/>
            </w:r>
            <w:r w:rsidR="00D077B2">
              <w:rPr>
                <w:noProof/>
                <w:webHidden/>
              </w:rPr>
              <w:fldChar w:fldCharType="begin"/>
            </w:r>
            <w:r w:rsidR="00D77A7E">
              <w:rPr>
                <w:noProof/>
                <w:webHidden/>
              </w:rPr>
              <w:instrText xml:space="preserve"> PAGEREF _Toc505084901 \h </w:instrText>
            </w:r>
            <w:r w:rsidR="00D077B2">
              <w:rPr>
                <w:noProof/>
                <w:webHidden/>
              </w:rPr>
            </w:r>
            <w:r w:rsidR="00D077B2">
              <w:rPr>
                <w:noProof/>
                <w:webHidden/>
              </w:rPr>
              <w:fldChar w:fldCharType="separate"/>
            </w:r>
            <w:r w:rsidR="00D77A7E">
              <w:rPr>
                <w:noProof/>
                <w:webHidden/>
              </w:rPr>
              <w:t>38</w:t>
            </w:r>
            <w:r w:rsidR="00D077B2">
              <w:rPr>
                <w:noProof/>
                <w:webHidden/>
              </w:rPr>
              <w:fldChar w:fldCharType="end"/>
            </w:r>
          </w:hyperlink>
        </w:p>
        <w:p w14:paraId="50D2735C"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902" w:history="1">
            <w:r w:rsidR="00D77A7E" w:rsidRPr="00E85583">
              <w:rPr>
                <w:rStyle w:val="ad"/>
                <w:rFonts w:asciiTheme="minorEastAsia" w:hAnsiTheme="minorEastAsia"/>
                <w:noProof/>
              </w:rPr>
              <w:t>1.2</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预算管理</w:t>
            </w:r>
            <w:r w:rsidR="00D77A7E">
              <w:rPr>
                <w:noProof/>
                <w:webHidden/>
              </w:rPr>
              <w:tab/>
            </w:r>
            <w:r w:rsidR="00D077B2">
              <w:rPr>
                <w:noProof/>
                <w:webHidden/>
              </w:rPr>
              <w:fldChar w:fldCharType="begin"/>
            </w:r>
            <w:r w:rsidR="00D77A7E">
              <w:rPr>
                <w:noProof/>
                <w:webHidden/>
              </w:rPr>
              <w:instrText xml:space="preserve"> PAGEREF _Toc505084902 \h </w:instrText>
            </w:r>
            <w:r w:rsidR="00D077B2">
              <w:rPr>
                <w:noProof/>
                <w:webHidden/>
              </w:rPr>
            </w:r>
            <w:r w:rsidR="00D077B2">
              <w:rPr>
                <w:noProof/>
                <w:webHidden/>
              </w:rPr>
              <w:fldChar w:fldCharType="separate"/>
            </w:r>
            <w:r w:rsidR="00D77A7E">
              <w:rPr>
                <w:noProof/>
                <w:webHidden/>
              </w:rPr>
              <w:t>42</w:t>
            </w:r>
            <w:r w:rsidR="00D077B2">
              <w:rPr>
                <w:noProof/>
                <w:webHidden/>
              </w:rPr>
              <w:fldChar w:fldCharType="end"/>
            </w:r>
          </w:hyperlink>
        </w:p>
        <w:p w14:paraId="34A07307"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903" w:history="1">
            <w:r w:rsidR="00D77A7E" w:rsidRPr="00E85583">
              <w:rPr>
                <w:rStyle w:val="ad"/>
                <w:rFonts w:asciiTheme="minorEastAsia" w:hAnsiTheme="minorEastAsia"/>
                <w:noProof/>
              </w:rPr>
              <w:t>1.3</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财务管理</w:t>
            </w:r>
            <w:r w:rsidR="00D77A7E">
              <w:rPr>
                <w:noProof/>
                <w:webHidden/>
              </w:rPr>
              <w:tab/>
            </w:r>
            <w:r w:rsidR="00D077B2">
              <w:rPr>
                <w:noProof/>
                <w:webHidden/>
              </w:rPr>
              <w:fldChar w:fldCharType="begin"/>
            </w:r>
            <w:r w:rsidR="00D77A7E">
              <w:rPr>
                <w:noProof/>
                <w:webHidden/>
              </w:rPr>
              <w:instrText xml:space="preserve"> PAGEREF _Toc505084903 \h </w:instrText>
            </w:r>
            <w:r w:rsidR="00D077B2">
              <w:rPr>
                <w:noProof/>
                <w:webHidden/>
              </w:rPr>
            </w:r>
            <w:r w:rsidR="00D077B2">
              <w:rPr>
                <w:noProof/>
                <w:webHidden/>
              </w:rPr>
              <w:fldChar w:fldCharType="separate"/>
            </w:r>
            <w:r w:rsidR="00D77A7E">
              <w:rPr>
                <w:noProof/>
                <w:webHidden/>
              </w:rPr>
              <w:t>53</w:t>
            </w:r>
            <w:r w:rsidR="00D077B2">
              <w:rPr>
                <w:noProof/>
                <w:webHidden/>
              </w:rPr>
              <w:fldChar w:fldCharType="end"/>
            </w:r>
          </w:hyperlink>
        </w:p>
        <w:p w14:paraId="0A69AEE2"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904" w:history="1">
            <w:r w:rsidR="00D77A7E" w:rsidRPr="00E85583">
              <w:rPr>
                <w:rStyle w:val="ad"/>
                <w:rFonts w:asciiTheme="minorEastAsia" w:hAnsiTheme="minorEastAsia"/>
                <w:noProof/>
              </w:rPr>
              <w:t>1.4</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会计核算管理</w:t>
            </w:r>
            <w:r w:rsidR="00D77A7E">
              <w:rPr>
                <w:noProof/>
                <w:webHidden/>
              </w:rPr>
              <w:tab/>
            </w:r>
            <w:r w:rsidR="00D077B2">
              <w:rPr>
                <w:noProof/>
                <w:webHidden/>
              </w:rPr>
              <w:fldChar w:fldCharType="begin"/>
            </w:r>
            <w:r w:rsidR="00D77A7E">
              <w:rPr>
                <w:noProof/>
                <w:webHidden/>
              </w:rPr>
              <w:instrText xml:space="preserve"> PAGEREF _Toc505084904 \h </w:instrText>
            </w:r>
            <w:r w:rsidR="00D077B2">
              <w:rPr>
                <w:noProof/>
                <w:webHidden/>
              </w:rPr>
            </w:r>
            <w:r w:rsidR="00D077B2">
              <w:rPr>
                <w:noProof/>
                <w:webHidden/>
              </w:rPr>
              <w:fldChar w:fldCharType="separate"/>
            </w:r>
            <w:r w:rsidR="00D77A7E">
              <w:rPr>
                <w:noProof/>
                <w:webHidden/>
              </w:rPr>
              <w:t>67</w:t>
            </w:r>
            <w:r w:rsidR="00D077B2">
              <w:rPr>
                <w:noProof/>
                <w:webHidden/>
              </w:rPr>
              <w:fldChar w:fldCharType="end"/>
            </w:r>
          </w:hyperlink>
        </w:p>
        <w:p w14:paraId="1366D7B1" w14:textId="77777777" w:rsidR="00D77A7E" w:rsidRDefault="00E81C3D">
          <w:pPr>
            <w:pStyle w:val="11"/>
            <w:tabs>
              <w:tab w:val="left" w:pos="1680"/>
            </w:tabs>
            <w:rPr>
              <w:rFonts w:asciiTheme="minorHAnsi" w:eastAsiaTheme="minorEastAsia" w:hAnsiTheme="minorHAnsi" w:cstheme="minorBidi"/>
              <w:noProof/>
              <w:szCs w:val="22"/>
            </w:rPr>
          </w:pPr>
          <w:hyperlink w:anchor="_Toc505084905" w:history="1">
            <w:r w:rsidR="00D77A7E" w:rsidRPr="00E85583">
              <w:rPr>
                <w:rStyle w:val="ad"/>
                <w:rFonts w:asciiTheme="minorEastAsia" w:hAnsiTheme="minorEastAsia"/>
                <w:noProof/>
              </w:rPr>
              <w:t>第五章</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项目实施管理规范</w:t>
            </w:r>
            <w:r w:rsidR="00D77A7E">
              <w:rPr>
                <w:noProof/>
                <w:webHidden/>
              </w:rPr>
              <w:tab/>
            </w:r>
            <w:r w:rsidR="00D077B2">
              <w:rPr>
                <w:noProof/>
                <w:webHidden/>
              </w:rPr>
              <w:fldChar w:fldCharType="begin"/>
            </w:r>
            <w:r w:rsidR="00D77A7E">
              <w:rPr>
                <w:noProof/>
                <w:webHidden/>
              </w:rPr>
              <w:instrText xml:space="preserve"> PAGEREF _Toc505084905 \h </w:instrText>
            </w:r>
            <w:r w:rsidR="00D077B2">
              <w:rPr>
                <w:noProof/>
                <w:webHidden/>
              </w:rPr>
            </w:r>
            <w:r w:rsidR="00D077B2">
              <w:rPr>
                <w:noProof/>
                <w:webHidden/>
              </w:rPr>
              <w:fldChar w:fldCharType="separate"/>
            </w:r>
            <w:r w:rsidR="00D77A7E">
              <w:rPr>
                <w:noProof/>
                <w:webHidden/>
              </w:rPr>
              <w:t>80</w:t>
            </w:r>
            <w:r w:rsidR="00D077B2">
              <w:rPr>
                <w:noProof/>
                <w:webHidden/>
              </w:rPr>
              <w:fldChar w:fldCharType="end"/>
            </w:r>
          </w:hyperlink>
        </w:p>
        <w:p w14:paraId="6B6D4EA1" w14:textId="77777777" w:rsidR="00D77A7E" w:rsidRDefault="00E81C3D">
          <w:pPr>
            <w:pStyle w:val="21"/>
            <w:tabs>
              <w:tab w:val="left" w:pos="1260"/>
              <w:tab w:val="right" w:leader="dot" w:pos="8302"/>
            </w:tabs>
            <w:ind w:firstLine="420"/>
            <w:rPr>
              <w:rFonts w:asciiTheme="minorHAnsi" w:eastAsiaTheme="minorEastAsia" w:hAnsiTheme="minorHAnsi" w:cstheme="minorBidi"/>
              <w:noProof/>
              <w:szCs w:val="22"/>
            </w:rPr>
          </w:pPr>
          <w:hyperlink w:anchor="_Toc505084906" w:history="1">
            <w:r w:rsidR="00D77A7E" w:rsidRPr="00E85583">
              <w:rPr>
                <w:rStyle w:val="ad"/>
                <w:rFonts w:asciiTheme="minorEastAsia" w:hAnsiTheme="minorEastAsia"/>
                <w:noProof/>
              </w:rPr>
              <w:t>1</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ISO 9000质量管理体系</w:t>
            </w:r>
            <w:r w:rsidR="00D77A7E">
              <w:rPr>
                <w:noProof/>
                <w:webHidden/>
              </w:rPr>
              <w:tab/>
            </w:r>
            <w:r w:rsidR="00D077B2">
              <w:rPr>
                <w:noProof/>
                <w:webHidden/>
              </w:rPr>
              <w:fldChar w:fldCharType="begin"/>
            </w:r>
            <w:r w:rsidR="00D77A7E">
              <w:rPr>
                <w:noProof/>
                <w:webHidden/>
              </w:rPr>
              <w:instrText xml:space="preserve"> PAGEREF _Toc505084906 \h </w:instrText>
            </w:r>
            <w:r w:rsidR="00D077B2">
              <w:rPr>
                <w:noProof/>
                <w:webHidden/>
              </w:rPr>
            </w:r>
            <w:r w:rsidR="00D077B2">
              <w:rPr>
                <w:noProof/>
                <w:webHidden/>
              </w:rPr>
              <w:fldChar w:fldCharType="separate"/>
            </w:r>
            <w:r w:rsidR="00D77A7E">
              <w:rPr>
                <w:noProof/>
                <w:webHidden/>
              </w:rPr>
              <w:t>80</w:t>
            </w:r>
            <w:r w:rsidR="00D077B2">
              <w:rPr>
                <w:noProof/>
                <w:webHidden/>
              </w:rPr>
              <w:fldChar w:fldCharType="end"/>
            </w:r>
          </w:hyperlink>
        </w:p>
        <w:p w14:paraId="5B6E7291" w14:textId="77777777" w:rsidR="00D77A7E" w:rsidRDefault="00E81C3D">
          <w:pPr>
            <w:pStyle w:val="21"/>
            <w:tabs>
              <w:tab w:val="left" w:pos="1260"/>
              <w:tab w:val="right" w:leader="dot" w:pos="8302"/>
            </w:tabs>
            <w:ind w:firstLine="420"/>
            <w:rPr>
              <w:rFonts w:asciiTheme="minorHAnsi" w:eastAsiaTheme="minorEastAsia" w:hAnsiTheme="minorHAnsi" w:cstheme="minorBidi"/>
              <w:noProof/>
              <w:szCs w:val="22"/>
            </w:rPr>
          </w:pPr>
          <w:hyperlink w:anchor="_Toc505084907" w:history="1">
            <w:r w:rsidR="00D77A7E" w:rsidRPr="00E85583">
              <w:rPr>
                <w:rStyle w:val="ad"/>
                <w:rFonts w:asciiTheme="minorEastAsia" w:hAnsiTheme="minorEastAsia"/>
                <w:noProof/>
              </w:rPr>
              <w:t>2</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CMM/CMMI</w:t>
            </w:r>
            <w:r w:rsidR="00D77A7E">
              <w:rPr>
                <w:noProof/>
                <w:webHidden/>
              </w:rPr>
              <w:tab/>
            </w:r>
            <w:r w:rsidR="00D077B2">
              <w:rPr>
                <w:noProof/>
                <w:webHidden/>
              </w:rPr>
              <w:fldChar w:fldCharType="begin"/>
            </w:r>
            <w:r w:rsidR="00D77A7E">
              <w:rPr>
                <w:noProof/>
                <w:webHidden/>
              </w:rPr>
              <w:instrText xml:space="preserve"> PAGEREF _Toc505084907 \h </w:instrText>
            </w:r>
            <w:r w:rsidR="00D077B2">
              <w:rPr>
                <w:noProof/>
                <w:webHidden/>
              </w:rPr>
            </w:r>
            <w:r w:rsidR="00D077B2">
              <w:rPr>
                <w:noProof/>
                <w:webHidden/>
              </w:rPr>
              <w:fldChar w:fldCharType="separate"/>
            </w:r>
            <w:r w:rsidR="00D77A7E">
              <w:rPr>
                <w:noProof/>
                <w:webHidden/>
              </w:rPr>
              <w:t>81</w:t>
            </w:r>
            <w:r w:rsidR="00D077B2">
              <w:rPr>
                <w:noProof/>
                <w:webHidden/>
              </w:rPr>
              <w:fldChar w:fldCharType="end"/>
            </w:r>
          </w:hyperlink>
        </w:p>
        <w:p w14:paraId="372E1D16" w14:textId="77777777" w:rsidR="00D77A7E" w:rsidRDefault="00E81C3D">
          <w:pPr>
            <w:pStyle w:val="21"/>
            <w:tabs>
              <w:tab w:val="left" w:pos="1260"/>
              <w:tab w:val="right" w:leader="dot" w:pos="8302"/>
            </w:tabs>
            <w:ind w:firstLine="420"/>
            <w:rPr>
              <w:rFonts w:asciiTheme="minorHAnsi" w:eastAsiaTheme="minorEastAsia" w:hAnsiTheme="minorHAnsi" w:cstheme="minorBidi"/>
              <w:noProof/>
              <w:szCs w:val="22"/>
            </w:rPr>
          </w:pPr>
          <w:hyperlink w:anchor="_Toc505084908" w:history="1">
            <w:r w:rsidR="00D77A7E" w:rsidRPr="00E85583">
              <w:rPr>
                <w:rStyle w:val="ad"/>
                <w:rFonts w:asciiTheme="minorEastAsia" w:hAnsiTheme="minorEastAsia"/>
                <w:noProof/>
              </w:rPr>
              <w:t>3</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项目管理知识体系（PMBOK）</w:t>
            </w:r>
            <w:r w:rsidR="00D77A7E">
              <w:rPr>
                <w:noProof/>
                <w:webHidden/>
              </w:rPr>
              <w:tab/>
            </w:r>
            <w:r w:rsidR="00D077B2">
              <w:rPr>
                <w:noProof/>
                <w:webHidden/>
              </w:rPr>
              <w:fldChar w:fldCharType="begin"/>
            </w:r>
            <w:r w:rsidR="00D77A7E">
              <w:rPr>
                <w:noProof/>
                <w:webHidden/>
              </w:rPr>
              <w:instrText xml:space="preserve"> PAGEREF _Toc505084908 \h </w:instrText>
            </w:r>
            <w:r w:rsidR="00D077B2">
              <w:rPr>
                <w:noProof/>
                <w:webHidden/>
              </w:rPr>
            </w:r>
            <w:r w:rsidR="00D077B2">
              <w:rPr>
                <w:noProof/>
                <w:webHidden/>
              </w:rPr>
              <w:fldChar w:fldCharType="separate"/>
            </w:r>
            <w:r w:rsidR="00D77A7E">
              <w:rPr>
                <w:noProof/>
                <w:webHidden/>
              </w:rPr>
              <w:t>81</w:t>
            </w:r>
            <w:r w:rsidR="00D077B2">
              <w:rPr>
                <w:noProof/>
                <w:webHidden/>
              </w:rPr>
              <w:fldChar w:fldCharType="end"/>
            </w:r>
          </w:hyperlink>
        </w:p>
        <w:p w14:paraId="7F1EAADB" w14:textId="77777777" w:rsidR="00D77A7E" w:rsidRDefault="00E81C3D">
          <w:pPr>
            <w:pStyle w:val="21"/>
            <w:tabs>
              <w:tab w:val="left" w:pos="1260"/>
              <w:tab w:val="right" w:leader="dot" w:pos="8302"/>
            </w:tabs>
            <w:ind w:firstLine="420"/>
            <w:rPr>
              <w:rFonts w:asciiTheme="minorHAnsi" w:eastAsiaTheme="minorEastAsia" w:hAnsiTheme="minorHAnsi" w:cstheme="minorBidi"/>
              <w:noProof/>
              <w:szCs w:val="22"/>
            </w:rPr>
          </w:pPr>
          <w:hyperlink w:anchor="_Toc505084909" w:history="1">
            <w:r w:rsidR="00D77A7E" w:rsidRPr="00E85583">
              <w:rPr>
                <w:rStyle w:val="ad"/>
                <w:rFonts w:asciiTheme="minorEastAsia" w:hAnsiTheme="minorEastAsia"/>
                <w:noProof/>
              </w:rPr>
              <w:t>4</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项目管理内容</w:t>
            </w:r>
            <w:r w:rsidR="00D77A7E">
              <w:rPr>
                <w:noProof/>
                <w:webHidden/>
              </w:rPr>
              <w:tab/>
            </w:r>
            <w:r w:rsidR="00D077B2">
              <w:rPr>
                <w:noProof/>
                <w:webHidden/>
              </w:rPr>
              <w:fldChar w:fldCharType="begin"/>
            </w:r>
            <w:r w:rsidR="00D77A7E">
              <w:rPr>
                <w:noProof/>
                <w:webHidden/>
              </w:rPr>
              <w:instrText xml:space="preserve"> PAGEREF _Toc505084909 \h </w:instrText>
            </w:r>
            <w:r w:rsidR="00D077B2">
              <w:rPr>
                <w:noProof/>
                <w:webHidden/>
              </w:rPr>
            </w:r>
            <w:r w:rsidR="00D077B2">
              <w:rPr>
                <w:noProof/>
                <w:webHidden/>
              </w:rPr>
              <w:fldChar w:fldCharType="separate"/>
            </w:r>
            <w:r w:rsidR="00D77A7E">
              <w:rPr>
                <w:noProof/>
                <w:webHidden/>
              </w:rPr>
              <w:t>82</w:t>
            </w:r>
            <w:r w:rsidR="00D077B2">
              <w:rPr>
                <w:noProof/>
                <w:webHidden/>
              </w:rPr>
              <w:fldChar w:fldCharType="end"/>
            </w:r>
          </w:hyperlink>
        </w:p>
        <w:p w14:paraId="568D99E7"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910" w:history="1">
            <w:r w:rsidR="00D77A7E" w:rsidRPr="00E85583">
              <w:rPr>
                <w:rStyle w:val="ad"/>
                <w:rFonts w:asciiTheme="minorEastAsia" w:hAnsiTheme="minorEastAsia"/>
                <w:noProof/>
              </w:rPr>
              <w:t>4.1</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项目管理模型</w:t>
            </w:r>
            <w:r w:rsidR="00D77A7E">
              <w:rPr>
                <w:noProof/>
                <w:webHidden/>
              </w:rPr>
              <w:tab/>
            </w:r>
            <w:r w:rsidR="00D077B2">
              <w:rPr>
                <w:noProof/>
                <w:webHidden/>
              </w:rPr>
              <w:fldChar w:fldCharType="begin"/>
            </w:r>
            <w:r w:rsidR="00D77A7E">
              <w:rPr>
                <w:noProof/>
                <w:webHidden/>
              </w:rPr>
              <w:instrText xml:space="preserve"> PAGEREF _Toc505084910 \h </w:instrText>
            </w:r>
            <w:r w:rsidR="00D077B2">
              <w:rPr>
                <w:noProof/>
                <w:webHidden/>
              </w:rPr>
            </w:r>
            <w:r w:rsidR="00D077B2">
              <w:rPr>
                <w:noProof/>
                <w:webHidden/>
              </w:rPr>
              <w:fldChar w:fldCharType="separate"/>
            </w:r>
            <w:r w:rsidR="00D77A7E">
              <w:rPr>
                <w:noProof/>
                <w:webHidden/>
              </w:rPr>
              <w:t>82</w:t>
            </w:r>
            <w:r w:rsidR="00D077B2">
              <w:rPr>
                <w:noProof/>
                <w:webHidden/>
              </w:rPr>
              <w:fldChar w:fldCharType="end"/>
            </w:r>
          </w:hyperlink>
        </w:p>
        <w:p w14:paraId="115626FC"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911" w:history="1">
            <w:r w:rsidR="00D77A7E" w:rsidRPr="00E85583">
              <w:rPr>
                <w:rStyle w:val="ad"/>
                <w:rFonts w:asciiTheme="minorEastAsia" w:hAnsiTheme="minorEastAsia"/>
                <w:noProof/>
              </w:rPr>
              <w:t>4.2</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过程域的目的</w:t>
            </w:r>
            <w:r w:rsidR="00D77A7E">
              <w:rPr>
                <w:noProof/>
                <w:webHidden/>
              </w:rPr>
              <w:tab/>
            </w:r>
            <w:r w:rsidR="00D077B2">
              <w:rPr>
                <w:noProof/>
                <w:webHidden/>
              </w:rPr>
              <w:fldChar w:fldCharType="begin"/>
            </w:r>
            <w:r w:rsidR="00D77A7E">
              <w:rPr>
                <w:noProof/>
                <w:webHidden/>
              </w:rPr>
              <w:instrText xml:space="preserve"> PAGEREF _Toc505084911 \h </w:instrText>
            </w:r>
            <w:r w:rsidR="00D077B2">
              <w:rPr>
                <w:noProof/>
                <w:webHidden/>
              </w:rPr>
            </w:r>
            <w:r w:rsidR="00D077B2">
              <w:rPr>
                <w:noProof/>
                <w:webHidden/>
              </w:rPr>
              <w:fldChar w:fldCharType="separate"/>
            </w:r>
            <w:r w:rsidR="00D77A7E">
              <w:rPr>
                <w:noProof/>
                <w:webHidden/>
              </w:rPr>
              <w:t>85</w:t>
            </w:r>
            <w:r w:rsidR="00D077B2">
              <w:rPr>
                <w:noProof/>
                <w:webHidden/>
              </w:rPr>
              <w:fldChar w:fldCharType="end"/>
            </w:r>
          </w:hyperlink>
        </w:p>
        <w:p w14:paraId="312252E3" w14:textId="77777777" w:rsidR="00D77A7E" w:rsidRDefault="00E81C3D">
          <w:pPr>
            <w:pStyle w:val="31"/>
            <w:tabs>
              <w:tab w:val="left" w:pos="2100"/>
              <w:tab w:val="right" w:leader="dot" w:pos="8302"/>
            </w:tabs>
            <w:ind w:firstLine="420"/>
            <w:rPr>
              <w:rFonts w:asciiTheme="minorHAnsi" w:eastAsiaTheme="minorEastAsia" w:hAnsiTheme="minorHAnsi" w:cstheme="minorBidi"/>
              <w:noProof/>
              <w:szCs w:val="22"/>
            </w:rPr>
          </w:pPr>
          <w:hyperlink w:anchor="_Toc505084912" w:history="1">
            <w:r w:rsidR="00D77A7E" w:rsidRPr="00E85583">
              <w:rPr>
                <w:rStyle w:val="ad"/>
                <w:rFonts w:asciiTheme="minorEastAsia" w:hAnsiTheme="minorEastAsia"/>
                <w:noProof/>
              </w:rPr>
              <w:t>4.3</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角色与职责</w:t>
            </w:r>
            <w:r w:rsidR="00D77A7E">
              <w:rPr>
                <w:noProof/>
                <w:webHidden/>
              </w:rPr>
              <w:tab/>
            </w:r>
            <w:r w:rsidR="00D077B2">
              <w:rPr>
                <w:noProof/>
                <w:webHidden/>
              </w:rPr>
              <w:fldChar w:fldCharType="begin"/>
            </w:r>
            <w:r w:rsidR="00D77A7E">
              <w:rPr>
                <w:noProof/>
                <w:webHidden/>
              </w:rPr>
              <w:instrText xml:space="preserve"> PAGEREF _Toc505084912 \h </w:instrText>
            </w:r>
            <w:r w:rsidR="00D077B2">
              <w:rPr>
                <w:noProof/>
                <w:webHidden/>
              </w:rPr>
            </w:r>
            <w:r w:rsidR="00D077B2">
              <w:rPr>
                <w:noProof/>
                <w:webHidden/>
              </w:rPr>
              <w:fldChar w:fldCharType="separate"/>
            </w:r>
            <w:r w:rsidR="00D77A7E">
              <w:rPr>
                <w:noProof/>
                <w:webHidden/>
              </w:rPr>
              <w:t>88</w:t>
            </w:r>
            <w:r w:rsidR="00D077B2">
              <w:rPr>
                <w:noProof/>
                <w:webHidden/>
              </w:rPr>
              <w:fldChar w:fldCharType="end"/>
            </w:r>
          </w:hyperlink>
        </w:p>
        <w:p w14:paraId="0CD290EE" w14:textId="77777777" w:rsidR="00D77A7E" w:rsidRDefault="00E81C3D">
          <w:pPr>
            <w:pStyle w:val="11"/>
            <w:tabs>
              <w:tab w:val="left" w:pos="1680"/>
            </w:tabs>
            <w:rPr>
              <w:rFonts w:asciiTheme="minorHAnsi" w:eastAsiaTheme="minorEastAsia" w:hAnsiTheme="minorHAnsi" w:cstheme="minorBidi"/>
              <w:noProof/>
              <w:szCs w:val="22"/>
            </w:rPr>
          </w:pPr>
          <w:hyperlink w:anchor="_Toc505084913" w:history="1">
            <w:r w:rsidR="00D77A7E" w:rsidRPr="00E85583">
              <w:rPr>
                <w:rStyle w:val="ad"/>
                <w:rFonts w:asciiTheme="minorEastAsia" w:hAnsiTheme="minorEastAsia"/>
                <w:noProof/>
              </w:rPr>
              <w:t>第六章</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系统建设概算</w:t>
            </w:r>
            <w:r w:rsidR="00D77A7E">
              <w:rPr>
                <w:noProof/>
                <w:webHidden/>
              </w:rPr>
              <w:tab/>
            </w:r>
            <w:r w:rsidR="00D077B2">
              <w:rPr>
                <w:noProof/>
                <w:webHidden/>
              </w:rPr>
              <w:fldChar w:fldCharType="begin"/>
            </w:r>
            <w:r w:rsidR="00D77A7E">
              <w:rPr>
                <w:noProof/>
                <w:webHidden/>
              </w:rPr>
              <w:instrText xml:space="preserve"> PAGEREF _Toc505084913 \h </w:instrText>
            </w:r>
            <w:r w:rsidR="00D077B2">
              <w:rPr>
                <w:noProof/>
                <w:webHidden/>
              </w:rPr>
            </w:r>
            <w:r w:rsidR="00D077B2">
              <w:rPr>
                <w:noProof/>
                <w:webHidden/>
              </w:rPr>
              <w:fldChar w:fldCharType="separate"/>
            </w:r>
            <w:r w:rsidR="00D77A7E">
              <w:rPr>
                <w:noProof/>
                <w:webHidden/>
              </w:rPr>
              <w:t>90</w:t>
            </w:r>
            <w:r w:rsidR="00D077B2">
              <w:rPr>
                <w:noProof/>
                <w:webHidden/>
              </w:rPr>
              <w:fldChar w:fldCharType="end"/>
            </w:r>
          </w:hyperlink>
        </w:p>
        <w:p w14:paraId="050EB25D" w14:textId="77777777" w:rsidR="00D77A7E" w:rsidRDefault="00E81C3D">
          <w:pPr>
            <w:pStyle w:val="21"/>
            <w:tabs>
              <w:tab w:val="left" w:pos="1260"/>
              <w:tab w:val="right" w:leader="dot" w:pos="8302"/>
            </w:tabs>
            <w:ind w:firstLine="420"/>
            <w:rPr>
              <w:rFonts w:asciiTheme="minorHAnsi" w:eastAsiaTheme="minorEastAsia" w:hAnsiTheme="minorHAnsi" w:cstheme="minorBidi"/>
              <w:noProof/>
              <w:szCs w:val="22"/>
            </w:rPr>
          </w:pPr>
          <w:hyperlink w:anchor="_Toc505084914" w:history="1">
            <w:r w:rsidR="00D77A7E" w:rsidRPr="00E85583">
              <w:rPr>
                <w:rStyle w:val="ad"/>
                <w:rFonts w:asciiTheme="minorEastAsia" w:hAnsiTheme="minorEastAsia"/>
                <w:noProof/>
              </w:rPr>
              <w:t>1</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概算总表</w:t>
            </w:r>
            <w:r w:rsidR="00D77A7E">
              <w:rPr>
                <w:noProof/>
                <w:webHidden/>
              </w:rPr>
              <w:tab/>
            </w:r>
            <w:r w:rsidR="00D077B2">
              <w:rPr>
                <w:noProof/>
                <w:webHidden/>
              </w:rPr>
              <w:fldChar w:fldCharType="begin"/>
            </w:r>
            <w:r w:rsidR="00D77A7E">
              <w:rPr>
                <w:noProof/>
                <w:webHidden/>
              </w:rPr>
              <w:instrText xml:space="preserve"> PAGEREF _Toc505084914 \h </w:instrText>
            </w:r>
            <w:r w:rsidR="00D077B2">
              <w:rPr>
                <w:noProof/>
                <w:webHidden/>
              </w:rPr>
            </w:r>
            <w:r w:rsidR="00D077B2">
              <w:rPr>
                <w:noProof/>
                <w:webHidden/>
              </w:rPr>
              <w:fldChar w:fldCharType="separate"/>
            </w:r>
            <w:r w:rsidR="00D77A7E">
              <w:rPr>
                <w:noProof/>
                <w:webHidden/>
              </w:rPr>
              <w:t>90</w:t>
            </w:r>
            <w:r w:rsidR="00D077B2">
              <w:rPr>
                <w:noProof/>
                <w:webHidden/>
              </w:rPr>
              <w:fldChar w:fldCharType="end"/>
            </w:r>
          </w:hyperlink>
        </w:p>
        <w:p w14:paraId="1FDD3A3B" w14:textId="77777777" w:rsidR="00D77A7E" w:rsidRDefault="00E81C3D">
          <w:pPr>
            <w:pStyle w:val="21"/>
            <w:tabs>
              <w:tab w:val="left" w:pos="1260"/>
              <w:tab w:val="right" w:leader="dot" w:pos="8302"/>
            </w:tabs>
            <w:ind w:firstLine="420"/>
            <w:rPr>
              <w:rFonts w:asciiTheme="minorHAnsi" w:eastAsiaTheme="minorEastAsia" w:hAnsiTheme="minorHAnsi" w:cstheme="minorBidi"/>
              <w:noProof/>
              <w:szCs w:val="22"/>
            </w:rPr>
          </w:pPr>
          <w:hyperlink w:anchor="_Toc505084915" w:history="1">
            <w:r w:rsidR="00D77A7E" w:rsidRPr="00E85583">
              <w:rPr>
                <w:rStyle w:val="ad"/>
                <w:rFonts w:asciiTheme="minorEastAsia" w:hAnsiTheme="minorEastAsia"/>
                <w:noProof/>
              </w:rPr>
              <w:t>2</w:t>
            </w:r>
            <w:r w:rsidR="00D77A7E">
              <w:rPr>
                <w:rFonts w:asciiTheme="minorHAnsi" w:eastAsiaTheme="minorEastAsia" w:hAnsiTheme="minorHAnsi" w:cstheme="minorBidi"/>
                <w:noProof/>
                <w:szCs w:val="22"/>
              </w:rPr>
              <w:tab/>
            </w:r>
            <w:r w:rsidR="00D77A7E" w:rsidRPr="00E85583">
              <w:rPr>
                <w:rStyle w:val="ad"/>
                <w:rFonts w:asciiTheme="minorEastAsia" w:hAnsiTheme="minorEastAsia"/>
                <w:noProof/>
              </w:rPr>
              <w:t>分项明细表</w:t>
            </w:r>
            <w:r w:rsidR="00D77A7E">
              <w:rPr>
                <w:noProof/>
                <w:webHidden/>
              </w:rPr>
              <w:tab/>
            </w:r>
            <w:r w:rsidR="00D077B2">
              <w:rPr>
                <w:noProof/>
                <w:webHidden/>
              </w:rPr>
              <w:fldChar w:fldCharType="begin"/>
            </w:r>
            <w:r w:rsidR="00D77A7E">
              <w:rPr>
                <w:noProof/>
                <w:webHidden/>
              </w:rPr>
              <w:instrText xml:space="preserve"> PAGEREF _Toc505084915 \h </w:instrText>
            </w:r>
            <w:r w:rsidR="00D077B2">
              <w:rPr>
                <w:noProof/>
                <w:webHidden/>
              </w:rPr>
            </w:r>
            <w:r w:rsidR="00D077B2">
              <w:rPr>
                <w:noProof/>
                <w:webHidden/>
              </w:rPr>
              <w:fldChar w:fldCharType="separate"/>
            </w:r>
            <w:r w:rsidR="00D77A7E">
              <w:rPr>
                <w:noProof/>
                <w:webHidden/>
              </w:rPr>
              <w:t>91</w:t>
            </w:r>
            <w:r w:rsidR="00D077B2">
              <w:rPr>
                <w:noProof/>
                <w:webHidden/>
              </w:rPr>
              <w:fldChar w:fldCharType="end"/>
            </w:r>
          </w:hyperlink>
        </w:p>
        <w:p w14:paraId="050FB5DD" w14:textId="77777777" w:rsidR="008215F5" w:rsidRPr="00D77533" w:rsidRDefault="00D077B2" w:rsidP="002D3841">
          <w:pPr>
            <w:ind w:firstLine="420"/>
            <w:rPr>
              <w:rFonts w:asciiTheme="minorEastAsia" w:eastAsiaTheme="minorEastAsia" w:hAnsiTheme="minorEastAsia"/>
            </w:rPr>
          </w:pPr>
          <w:r w:rsidRPr="00D77533">
            <w:rPr>
              <w:rFonts w:asciiTheme="minorEastAsia" w:eastAsiaTheme="minorEastAsia" w:hAnsiTheme="minorEastAsia"/>
              <w:b/>
              <w:bCs/>
              <w:lang w:val="zh-CN"/>
            </w:rPr>
            <w:fldChar w:fldCharType="end"/>
          </w:r>
        </w:p>
      </w:sdtContent>
    </w:sdt>
    <w:p w14:paraId="46C09D40" w14:textId="77777777" w:rsidR="00E216F6" w:rsidRPr="00D77533" w:rsidRDefault="00E216F6" w:rsidP="000E0D93">
      <w:pPr>
        <w:ind w:firstLine="420"/>
        <w:rPr>
          <w:rFonts w:asciiTheme="minorEastAsia" w:eastAsiaTheme="minorEastAsia" w:hAnsiTheme="minorEastAsia"/>
        </w:rPr>
      </w:pPr>
    </w:p>
    <w:p w14:paraId="665D8267" w14:textId="77777777" w:rsidR="00E216F6" w:rsidRPr="00D77533" w:rsidRDefault="003F62D9" w:rsidP="000E0D93">
      <w:pPr>
        <w:widowControl/>
        <w:ind w:firstLineChars="0" w:firstLine="0"/>
        <w:jc w:val="left"/>
        <w:rPr>
          <w:rFonts w:asciiTheme="minorEastAsia" w:eastAsiaTheme="minorEastAsia" w:hAnsiTheme="minorEastAsia"/>
        </w:rPr>
      </w:pPr>
      <w:r w:rsidRPr="00D77533">
        <w:rPr>
          <w:rFonts w:asciiTheme="minorEastAsia" w:eastAsiaTheme="minorEastAsia" w:hAnsiTheme="minorEastAsia"/>
        </w:rPr>
        <w:br w:type="page"/>
      </w:r>
    </w:p>
    <w:p w14:paraId="2C60A7AC" w14:textId="77777777" w:rsidR="000936D4" w:rsidRPr="00D77533" w:rsidRDefault="003F62D9" w:rsidP="00510E54">
      <w:pPr>
        <w:pStyle w:val="1"/>
        <w:numPr>
          <w:ilvl w:val="0"/>
          <w:numId w:val="1"/>
        </w:numPr>
        <w:ind w:leftChars="-2" w:left="-1" w:hangingChars="1" w:hanging="3"/>
        <w:jc w:val="center"/>
        <w:rPr>
          <w:rFonts w:asciiTheme="minorEastAsia" w:eastAsiaTheme="minorEastAsia" w:hAnsiTheme="minorEastAsia"/>
          <w:szCs w:val="32"/>
        </w:rPr>
      </w:pPr>
      <w:bookmarkStart w:id="2" w:name="_Toc493711625"/>
      <w:bookmarkStart w:id="3" w:name="_Toc498058765"/>
      <w:bookmarkStart w:id="4" w:name="_Toc505084860"/>
      <w:r w:rsidRPr="00D77533">
        <w:rPr>
          <w:rFonts w:asciiTheme="minorEastAsia" w:eastAsiaTheme="minorEastAsia" w:hAnsiTheme="minorEastAsia" w:hint="eastAsia"/>
          <w:szCs w:val="32"/>
        </w:rPr>
        <w:lastRenderedPageBreak/>
        <w:t>项目概述</w:t>
      </w:r>
      <w:bookmarkEnd w:id="2"/>
      <w:bookmarkEnd w:id="3"/>
      <w:bookmarkEnd w:id="4"/>
    </w:p>
    <w:p w14:paraId="130D4DCD" w14:textId="77777777" w:rsidR="003626E3" w:rsidRPr="00D77533" w:rsidRDefault="003626E3" w:rsidP="003626E3">
      <w:pPr>
        <w:ind w:firstLineChars="0" w:firstLine="0"/>
        <w:jc w:val="center"/>
        <w:rPr>
          <w:rFonts w:asciiTheme="minorEastAsia" w:eastAsiaTheme="minorEastAsia" w:hAnsiTheme="minorEastAsia" w:cs="华文仿宋"/>
          <w:bCs/>
          <w:sz w:val="20"/>
        </w:rPr>
      </w:pPr>
    </w:p>
    <w:p w14:paraId="006E5C90" w14:textId="77777777" w:rsidR="000936D4" w:rsidRPr="00D77533" w:rsidRDefault="00703BF4" w:rsidP="00761147">
      <w:pPr>
        <w:numPr>
          <w:ilvl w:val="0"/>
          <w:numId w:val="11"/>
        </w:numPr>
        <w:ind w:firstLine="480"/>
        <w:rPr>
          <w:rFonts w:asciiTheme="minorEastAsia" w:eastAsiaTheme="minorEastAsia" w:hAnsiTheme="minorEastAsia" w:cs="华文仿宋"/>
          <w:b/>
          <w:sz w:val="24"/>
          <w:szCs w:val="24"/>
        </w:rPr>
      </w:pPr>
      <w:r w:rsidRPr="00D77533">
        <w:rPr>
          <w:rFonts w:asciiTheme="minorEastAsia" w:eastAsiaTheme="minorEastAsia" w:hAnsiTheme="minorEastAsia" w:cs="华文仿宋" w:hint="eastAsia"/>
          <w:b/>
          <w:sz w:val="24"/>
          <w:szCs w:val="24"/>
        </w:rPr>
        <w:t>系统背景</w:t>
      </w:r>
    </w:p>
    <w:p w14:paraId="24E19E70" w14:textId="77777777" w:rsidR="000936D4" w:rsidRPr="00D77533" w:rsidRDefault="00703BF4" w:rsidP="00946185">
      <w:pPr>
        <w:ind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四川省高</w:t>
      </w:r>
      <w:r w:rsidR="00390CF5">
        <w:rPr>
          <w:rFonts w:asciiTheme="minorEastAsia" w:eastAsiaTheme="minorEastAsia" w:hAnsiTheme="minorEastAsia" w:cs="华文仿宋" w:hint="eastAsia"/>
          <w:bCs/>
          <w:sz w:val="24"/>
          <w:szCs w:val="24"/>
        </w:rPr>
        <w:t>级人民法</w:t>
      </w:r>
      <w:r w:rsidRPr="00D77533">
        <w:rPr>
          <w:rFonts w:asciiTheme="minorEastAsia" w:eastAsiaTheme="minorEastAsia" w:hAnsiTheme="minorEastAsia" w:cs="华文仿宋" w:hint="eastAsia"/>
          <w:bCs/>
          <w:sz w:val="24"/>
          <w:szCs w:val="24"/>
        </w:rPr>
        <w:t>院开发的“司法行政综合管理系统</w:t>
      </w:r>
      <w:r w:rsidRPr="00D77533">
        <w:rPr>
          <w:rFonts w:asciiTheme="minorEastAsia" w:eastAsiaTheme="minorEastAsia" w:hAnsiTheme="minorEastAsia" w:cs="华文仿宋"/>
          <w:bCs/>
          <w:sz w:val="24"/>
          <w:szCs w:val="24"/>
        </w:rPr>
        <w:t>”</w:t>
      </w:r>
      <w:r w:rsidRPr="00D77533">
        <w:rPr>
          <w:rFonts w:asciiTheme="minorEastAsia" w:eastAsiaTheme="minorEastAsia" w:hAnsiTheme="minorEastAsia" w:cs="华文仿宋" w:hint="eastAsia"/>
          <w:bCs/>
          <w:sz w:val="24"/>
          <w:szCs w:val="24"/>
        </w:rPr>
        <w:t>通过在四川省三级法院广泛应用，取得了可喜的成效。最高人民法院机关于</w:t>
      </w:r>
      <w:r w:rsidRPr="00D77533">
        <w:rPr>
          <w:rFonts w:asciiTheme="minorEastAsia" w:eastAsiaTheme="minorEastAsia" w:hAnsiTheme="minorEastAsia" w:cs="华文仿宋"/>
          <w:bCs/>
          <w:sz w:val="24"/>
          <w:szCs w:val="24"/>
        </w:rPr>
        <w:t>2016年开始试用系统中的财务管理模块，2017年经最高人民法院局长办公会议研究，报经最高院领导同意在最高人民法院机关全面上线“司法行政综合管理系统”，从而促进了</w:t>
      </w:r>
      <w:r w:rsidRPr="00D77533">
        <w:rPr>
          <w:rFonts w:asciiTheme="minorEastAsia" w:eastAsiaTheme="minorEastAsia" w:hAnsiTheme="minorEastAsia" w:cs="华文仿宋" w:hint="eastAsia"/>
          <w:bCs/>
          <w:sz w:val="24"/>
          <w:szCs w:val="24"/>
        </w:rPr>
        <w:t>机关司法行政管理工作。</w:t>
      </w:r>
    </w:p>
    <w:p w14:paraId="7E87E2E9" w14:textId="77777777" w:rsidR="000936D4" w:rsidRPr="00D77533" w:rsidRDefault="00703BF4" w:rsidP="00BD7F05">
      <w:pPr>
        <w:ind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该系统响应了国家司法体制改革号召，其应用效果得到了最高法的充分肯定。最高法领导认为四川省高院现行的“司法行政综合管理系统”设计合理，门类</w:t>
      </w:r>
      <w:r w:rsidR="00B26C15" w:rsidRPr="00D77533">
        <w:rPr>
          <w:rFonts w:asciiTheme="minorEastAsia" w:eastAsiaTheme="minorEastAsia" w:hAnsiTheme="minorEastAsia" w:cs="华文仿宋" w:hint="eastAsia"/>
          <w:bCs/>
          <w:sz w:val="24"/>
          <w:szCs w:val="24"/>
        </w:rPr>
        <w:t>齐全</w:t>
      </w:r>
      <w:r w:rsidRPr="00D77533">
        <w:rPr>
          <w:rFonts w:asciiTheme="minorEastAsia" w:eastAsiaTheme="minorEastAsia" w:hAnsiTheme="minorEastAsia" w:cs="华文仿宋" w:hint="eastAsia"/>
          <w:bCs/>
          <w:sz w:val="24"/>
          <w:szCs w:val="24"/>
        </w:rPr>
        <w:t>，功能先进，既具有很强的实践性，又具备较强的适用性，是一套先进、科学的管理软件，对于正在开展的省级法院财物统一管理体制改革、提升司法保障水平，发挥了重要作用。（法司〖</w:t>
      </w:r>
      <w:r w:rsidRPr="00D77533">
        <w:rPr>
          <w:rFonts w:asciiTheme="minorEastAsia" w:eastAsiaTheme="minorEastAsia" w:hAnsiTheme="minorEastAsia" w:cs="华文仿宋"/>
          <w:bCs/>
          <w:sz w:val="24"/>
          <w:szCs w:val="24"/>
        </w:rPr>
        <w:t>2017〗61号）</w:t>
      </w:r>
    </w:p>
    <w:p w14:paraId="3E190123" w14:textId="77777777" w:rsidR="000936D4" w:rsidRPr="00D77533" w:rsidRDefault="00703BF4" w:rsidP="00761147">
      <w:pPr>
        <w:numPr>
          <w:ilvl w:val="0"/>
          <w:numId w:val="11"/>
        </w:numPr>
        <w:ind w:firstLine="480"/>
        <w:rPr>
          <w:rFonts w:asciiTheme="minorEastAsia" w:eastAsiaTheme="minorEastAsia" w:hAnsiTheme="minorEastAsia" w:cs="华文仿宋"/>
          <w:b/>
          <w:color w:val="000000"/>
          <w:sz w:val="24"/>
          <w:szCs w:val="24"/>
          <w:shd w:val="clear" w:color="auto" w:fill="FFFFFF"/>
        </w:rPr>
      </w:pPr>
      <w:r w:rsidRPr="00D77533">
        <w:rPr>
          <w:rFonts w:asciiTheme="minorEastAsia" w:eastAsiaTheme="minorEastAsia" w:hAnsiTheme="minorEastAsia" w:cs="华文仿宋" w:hint="eastAsia"/>
          <w:b/>
          <w:color w:val="000000"/>
          <w:sz w:val="24"/>
          <w:szCs w:val="24"/>
          <w:shd w:val="clear" w:color="auto" w:fill="FFFFFF"/>
        </w:rPr>
        <w:t>系统特色</w:t>
      </w:r>
    </w:p>
    <w:p w14:paraId="604D80F1" w14:textId="77777777" w:rsidR="000936D4" w:rsidRPr="00362CD2" w:rsidRDefault="00703BF4" w:rsidP="00761147">
      <w:pPr>
        <w:numPr>
          <w:ilvl w:val="0"/>
          <w:numId w:val="12"/>
        </w:numPr>
        <w:ind w:left="0" w:firstLine="480"/>
        <w:rPr>
          <w:rFonts w:asciiTheme="minorEastAsia" w:eastAsiaTheme="minorEastAsia" w:hAnsiTheme="minorEastAsia" w:cs="华文仿宋"/>
          <w:bCs/>
          <w:sz w:val="24"/>
          <w:szCs w:val="24"/>
        </w:rPr>
      </w:pPr>
      <w:r w:rsidRPr="00362CD2">
        <w:rPr>
          <w:rFonts w:asciiTheme="minorEastAsia" w:eastAsiaTheme="minorEastAsia" w:hAnsiTheme="minorEastAsia" w:cs="华文仿宋" w:hint="eastAsia"/>
          <w:bCs/>
          <w:sz w:val="24"/>
          <w:szCs w:val="24"/>
        </w:rPr>
        <w:t>打通数据壁垒，建立数据的对称性：通过对各级单位的财务数据信息共享，</w:t>
      </w:r>
      <w:r w:rsidR="003A6AB9" w:rsidRPr="00362CD2">
        <w:rPr>
          <w:rFonts w:asciiTheme="minorEastAsia" w:eastAsiaTheme="minorEastAsia" w:hAnsiTheme="minorEastAsia" w:cs="华文仿宋" w:hint="eastAsia"/>
          <w:bCs/>
          <w:sz w:val="24"/>
          <w:szCs w:val="24"/>
        </w:rPr>
        <w:t>各管理模块</w:t>
      </w:r>
      <w:r w:rsidRPr="00362CD2">
        <w:rPr>
          <w:rFonts w:asciiTheme="minorEastAsia" w:eastAsiaTheme="minorEastAsia" w:hAnsiTheme="minorEastAsia" w:cs="华文仿宋" w:hint="eastAsia"/>
          <w:bCs/>
          <w:sz w:val="24"/>
          <w:szCs w:val="24"/>
        </w:rPr>
        <w:t>形成相互勾稽、相互校验机制的内控机制，实现数据共享</w:t>
      </w:r>
      <w:r w:rsidR="003A6AB9" w:rsidRPr="00362CD2">
        <w:rPr>
          <w:rFonts w:asciiTheme="minorEastAsia" w:eastAsiaTheme="minorEastAsia" w:hAnsiTheme="minorEastAsia" w:cs="华文仿宋" w:hint="eastAsia"/>
          <w:bCs/>
          <w:sz w:val="24"/>
          <w:szCs w:val="24"/>
        </w:rPr>
        <w:t>、数据交互，</w:t>
      </w:r>
      <w:r w:rsidRPr="00362CD2">
        <w:rPr>
          <w:rFonts w:asciiTheme="minorEastAsia" w:eastAsiaTheme="minorEastAsia" w:hAnsiTheme="minorEastAsia" w:cs="华文仿宋" w:hint="eastAsia"/>
          <w:bCs/>
          <w:sz w:val="24"/>
          <w:szCs w:val="24"/>
        </w:rPr>
        <w:t>消除信息孤岛。</w:t>
      </w:r>
    </w:p>
    <w:p w14:paraId="1858869A" w14:textId="77777777" w:rsidR="000936D4" w:rsidRPr="00D77533" w:rsidRDefault="00703BF4" w:rsidP="00761147">
      <w:pPr>
        <w:numPr>
          <w:ilvl w:val="0"/>
          <w:numId w:val="12"/>
        </w:numPr>
        <w:ind w:left="0"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财务工作人员由事务性工作向财务管理工作转变：通过统一的财务监管平台，对预算执行、资金往来、财务核算、日常报销等系统的一体化应用，实现财务监控的全面化，财务管理的高效化。</w:t>
      </w:r>
    </w:p>
    <w:p w14:paraId="17308EC0" w14:textId="77777777" w:rsidR="000936D4" w:rsidRPr="00D77533" w:rsidRDefault="00703BF4" w:rsidP="00761147">
      <w:pPr>
        <w:numPr>
          <w:ilvl w:val="0"/>
          <w:numId w:val="12"/>
        </w:numPr>
        <w:ind w:left="0"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建立规范的内控体系：通过报销凭证编码、财务控制、</w:t>
      </w:r>
      <w:r w:rsidR="003A6AB9">
        <w:rPr>
          <w:rFonts w:asciiTheme="minorEastAsia" w:eastAsiaTheme="minorEastAsia" w:hAnsiTheme="minorEastAsia" w:cs="华文仿宋" w:hint="eastAsia"/>
          <w:bCs/>
          <w:sz w:val="24"/>
          <w:szCs w:val="24"/>
        </w:rPr>
        <w:t>节点控制、</w:t>
      </w:r>
      <w:r w:rsidRPr="00D77533">
        <w:rPr>
          <w:rFonts w:asciiTheme="minorEastAsia" w:eastAsiaTheme="minorEastAsia" w:hAnsiTheme="minorEastAsia" w:cs="华文仿宋" w:hint="eastAsia"/>
          <w:bCs/>
          <w:sz w:val="24"/>
          <w:szCs w:val="24"/>
        </w:rPr>
        <w:t>预警控制、资金往来等建立规范的内控体系。利用预算、执行、报销、核算等过程控制，实现透明化管理。</w:t>
      </w:r>
    </w:p>
    <w:p w14:paraId="3CE11632" w14:textId="77777777" w:rsidR="000936D4" w:rsidRPr="00D77533" w:rsidRDefault="00703BF4" w:rsidP="00761147">
      <w:pPr>
        <w:numPr>
          <w:ilvl w:val="0"/>
          <w:numId w:val="12"/>
        </w:numPr>
        <w:ind w:left="0" w:firstLine="480"/>
        <w:rPr>
          <w:rFonts w:asciiTheme="minorEastAsia" w:eastAsiaTheme="minorEastAsia" w:hAnsiTheme="minorEastAsia" w:cs="华文仿宋"/>
          <w:bCs/>
          <w:sz w:val="24"/>
          <w:szCs w:val="24"/>
        </w:rPr>
      </w:pPr>
      <w:r w:rsidRPr="00D77533">
        <w:rPr>
          <w:rFonts w:asciiTheme="minorEastAsia" w:eastAsiaTheme="minorEastAsia" w:hAnsiTheme="minorEastAsia" w:cs="华文仿宋" w:hint="eastAsia"/>
          <w:bCs/>
          <w:sz w:val="24"/>
          <w:szCs w:val="24"/>
        </w:rPr>
        <w:t>开放的数据接口：通过规范的数据接口定义与各业务系统、银行系统、办公系统等进行数据交互，达到数据共享目的。</w:t>
      </w:r>
    </w:p>
    <w:p w14:paraId="221D49B8" w14:textId="77777777" w:rsidR="00E216F6" w:rsidRDefault="00E216F6" w:rsidP="000E0D93">
      <w:pPr>
        <w:ind w:firstLineChars="300" w:firstLine="720"/>
        <w:rPr>
          <w:rFonts w:asciiTheme="minorEastAsia" w:eastAsiaTheme="minorEastAsia" w:hAnsiTheme="minorEastAsia"/>
          <w:sz w:val="24"/>
          <w:szCs w:val="24"/>
        </w:rPr>
      </w:pPr>
    </w:p>
    <w:p w14:paraId="58A1CB3E" w14:textId="77777777" w:rsidR="00422B77" w:rsidRDefault="00422B77" w:rsidP="000E0D93">
      <w:pPr>
        <w:ind w:firstLineChars="300" w:firstLine="720"/>
        <w:rPr>
          <w:rFonts w:asciiTheme="minorEastAsia" w:eastAsiaTheme="minorEastAsia" w:hAnsiTheme="minorEastAsia"/>
          <w:sz w:val="24"/>
          <w:szCs w:val="24"/>
        </w:rPr>
      </w:pPr>
    </w:p>
    <w:p w14:paraId="51FEFA97" w14:textId="77777777" w:rsidR="00B911EE" w:rsidRPr="00D77533" w:rsidRDefault="00B911EE" w:rsidP="000E0D93">
      <w:pPr>
        <w:ind w:firstLineChars="300" w:firstLine="720"/>
        <w:rPr>
          <w:rFonts w:asciiTheme="minorEastAsia" w:eastAsiaTheme="minorEastAsia" w:hAnsiTheme="minorEastAsia"/>
          <w:sz w:val="24"/>
          <w:szCs w:val="24"/>
        </w:rPr>
      </w:pPr>
    </w:p>
    <w:p w14:paraId="3DE0505E" w14:textId="77777777" w:rsidR="000936D4" w:rsidRDefault="003F62D9" w:rsidP="00510E54">
      <w:pPr>
        <w:pStyle w:val="1"/>
        <w:numPr>
          <w:ilvl w:val="0"/>
          <w:numId w:val="1"/>
        </w:numPr>
        <w:ind w:leftChars="-2" w:left="-1" w:hangingChars="1" w:hanging="3"/>
        <w:jc w:val="center"/>
        <w:rPr>
          <w:rFonts w:asciiTheme="minorEastAsia" w:eastAsiaTheme="minorEastAsia" w:hAnsiTheme="minorEastAsia"/>
          <w:szCs w:val="32"/>
        </w:rPr>
      </w:pPr>
      <w:bookmarkStart w:id="5" w:name="_Toc493711626"/>
      <w:bookmarkStart w:id="6" w:name="_Toc498058766"/>
      <w:bookmarkStart w:id="7" w:name="_Toc505084861"/>
      <w:r w:rsidRPr="00D77533">
        <w:rPr>
          <w:rFonts w:asciiTheme="minorEastAsia" w:eastAsiaTheme="minorEastAsia" w:hAnsiTheme="minorEastAsia" w:hint="eastAsia"/>
          <w:szCs w:val="32"/>
        </w:rPr>
        <w:lastRenderedPageBreak/>
        <w:t>建设目标</w:t>
      </w:r>
      <w:bookmarkEnd w:id="5"/>
      <w:bookmarkEnd w:id="6"/>
      <w:bookmarkEnd w:id="7"/>
    </w:p>
    <w:p w14:paraId="6177F3FF" w14:textId="77777777" w:rsidR="00C72922" w:rsidRPr="00C72922" w:rsidRDefault="00C72922" w:rsidP="00C72922">
      <w:pPr>
        <w:ind w:firstLine="420"/>
      </w:pPr>
    </w:p>
    <w:p w14:paraId="51D87346" w14:textId="77777777" w:rsidR="00E216F6" w:rsidRPr="00E46B66"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根据财政在财务内控工作中的管理要求</w:t>
      </w:r>
      <w:r w:rsidRPr="00E46B66">
        <w:rPr>
          <w:rFonts w:asciiTheme="minorEastAsia" w:eastAsiaTheme="minorEastAsia" w:hAnsiTheme="minorEastAsia" w:hint="eastAsia"/>
          <w:sz w:val="24"/>
          <w:szCs w:val="24"/>
        </w:rPr>
        <w:t>，</w:t>
      </w:r>
      <w:r w:rsidR="00F16B3F" w:rsidRPr="00E46B66">
        <w:rPr>
          <w:rFonts w:asciiTheme="minorEastAsia" w:eastAsiaTheme="minorEastAsia" w:hAnsiTheme="minorEastAsia" w:hint="eastAsia"/>
          <w:sz w:val="24"/>
          <w:szCs w:val="24"/>
        </w:rPr>
        <w:t>依</w:t>
      </w:r>
      <w:r w:rsidR="00F16B3F" w:rsidRPr="00E46B66">
        <w:rPr>
          <w:rFonts w:asciiTheme="minorEastAsia" w:eastAsiaTheme="minorEastAsia" w:hAnsiTheme="minorEastAsia"/>
          <w:sz w:val="24"/>
          <w:szCs w:val="24"/>
        </w:rPr>
        <w:t>据四川省高级人民法院</w:t>
      </w:r>
      <w:r w:rsidR="00F16B3F" w:rsidRPr="00E46B66">
        <w:rPr>
          <w:rFonts w:asciiTheme="minorEastAsia" w:eastAsiaTheme="minorEastAsia" w:hAnsiTheme="minorEastAsia" w:hint="eastAsia"/>
          <w:sz w:val="24"/>
          <w:szCs w:val="24"/>
        </w:rPr>
        <w:t>所</w:t>
      </w:r>
      <w:r w:rsidR="00F16B3F" w:rsidRPr="00E46B66">
        <w:rPr>
          <w:rFonts w:asciiTheme="minorEastAsia" w:eastAsiaTheme="minorEastAsia" w:hAnsiTheme="minorEastAsia"/>
          <w:sz w:val="24"/>
          <w:szCs w:val="24"/>
        </w:rPr>
        <w:t>使用的司法行政综合管理系统的基础上，</w:t>
      </w:r>
      <w:r w:rsidR="003A6AB9" w:rsidRPr="00E46B66">
        <w:rPr>
          <w:rFonts w:asciiTheme="minorEastAsia" w:eastAsiaTheme="minorEastAsia" w:hAnsiTheme="minorEastAsia" w:hint="eastAsia"/>
          <w:sz w:val="24"/>
          <w:szCs w:val="24"/>
        </w:rPr>
        <w:t>拟</w:t>
      </w:r>
      <w:r w:rsidRPr="00E46B66">
        <w:rPr>
          <w:rFonts w:asciiTheme="minorEastAsia" w:eastAsiaTheme="minorEastAsia" w:hAnsiTheme="minorEastAsia" w:hint="eastAsia"/>
          <w:sz w:val="24"/>
          <w:szCs w:val="24"/>
        </w:rPr>
        <w:t>建立一套符合</w:t>
      </w:r>
      <w:r w:rsidR="00422B77">
        <w:rPr>
          <w:rFonts w:asciiTheme="minorEastAsia" w:eastAsiaTheme="minorEastAsia" w:hAnsiTheme="minorEastAsia" w:hint="eastAsia"/>
          <w:sz w:val="24"/>
          <w:szCs w:val="24"/>
        </w:rPr>
        <w:t>广西壮族自治区</w:t>
      </w:r>
      <w:r w:rsidRPr="00E46B66">
        <w:rPr>
          <w:rFonts w:asciiTheme="minorEastAsia" w:eastAsiaTheme="minorEastAsia" w:hAnsiTheme="minorEastAsia" w:hint="eastAsia"/>
          <w:sz w:val="24"/>
          <w:szCs w:val="24"/>
        </w:rPr>
        <w:t>高</w:t>
      </w:r>
      <w:r w:rsidR="00E1677A" w:rsidRPr="00E46B66">
        <w:rPr>
          <w:rFonts w:asciiTheme="minorEastAsia" w:eastAsiaTheme="minorEastAsia" w:hAnsiTheme="minorEastAsia" w:hint="eastAsia"/>
          <w:sz w:val="24"/>
          <w:szCs w:val="24"/>
        </w:rPr>
        <w:t>级人民法院</w:t>
      </w:r>
      <w:r w:rsidR="008453B1" w:rsidRPr="00E46B66">
        <w:rPr>
          <w:rFonts w:asciiTheme="minorEastAsia" w:eastAsiaTheme="minorEastAsia" w:hAnsiTheme="minorEastAsia" w:hint="eastAsia"/>
          <w:sz w:val="24"/>
          <w:szCs w:val="24"/>
        </w:rPr>
        <w:t>（以下简称</w:t>
      </w:r>
      <w:r w:rsidR="00422B77">
        <w:rPr>
          <w:rFonts w:asciiTheme="minorEastAsia" w:eastAsiaTheme="minorEastAsia" w:hAnsiTheme="minorEastAsia" w:hint="eastAsia"/>
          <w:sz w:val="24"/>
          <w:szCs w:val="24"/>
        </w:rPr>
        <w:t>广西壮族自治区</w:t>
      </w:r>
      <w:r w:rsidR="008453B1" w:rsidRPr="00E46B66">
        <w:rPr>
          <w:rFonts w:asciiTheme="minorEastAsia" w:eastAsiaTheme="minorEastAsia" w:hAnsiTheme="minorEastAsia" w:hint="eastAsia"/>
          <w:sz w:val="24"/>
          <w:szCs w:val="24"/>
        </w:rPr>
        <w:t>高院）</w:t>
      </w:r>
      <w:r w:rsidRPr="00E46B66">
        <w:rPr>
          <w:rFonts w:asciiTheme="minorEastAsia" w:eastAsiaTheme="minorEastAsia" w:hAnsiTheme="minorEastAsia" w:hint="eastAsia"/>
          <w:sz w:val="24"/>
          <w:szCs w:val="24"/>
        </w:rPr>
        <w:t>特色的司法服务保障综合管理系统，本系统主要实现以下几个目标：</w:t>
      </w:r>
    </w:p>
    <w:p w14:paraId="77CB2502" w14:textId="77777777" w:rsidR="00E216F6" w:rsidRPr="00D77533" w:rsidRDefault="003F62D9" w:rsidP="000E0D93">
      <w:pPr>
        <w:ind w:firstLine="480"/>
        <w:rPr>
          <w:rFonts w:asciiTheme="minorEastAsia" w:eastAsiaTheme="minorEastAsia" w:hAnsiTheme="minorEastAsia"/>
          <w:sz w:val="24"/>
          <w:szCs w:val="24"/>
        </w:rPr>
      </w:pPr>
      <w:r w:rsidRPr="00E46B66">
        <w:rPr>
          <w:rFonts w:asciiTheme="minorEastAsia" w:eastAsiaTheme="minorEastAsia" w:hAnsiTheme="minorEastAsia" w:hint="eastAsia"/>
          <w:sz w:val="24"/>
          <w:szCs w:val="24"/>
        </w:rPr>
        <w:t>一是建立完善的统管体系。根据司法体制改革要求，结合</w:t>
      </w:r>
      <w:r w:rsidR="00422B77">
        <w:rPr>
          <w:rFonts w:asciiTheme="minorEastAsia" w:eastAsiaTheme="minorEastAsia" w:hAnsiTheme="minorEastAsia" w:hint="eastAsia"/>
          <w:sz w:val="24"/>
          <w:szCs w:val="24"/>
        </w:rPr>
        <w:t>广西壮族自治区</w:t>
      </w:r>
      <w:r w:rsidRPr="00E46B66">
        <w:rPr>
          <w:rFonts w:asciiTheme="minorEastAsia" w:eastAsiaTheme="minorEastAsia" w:hAnsiTheme="minorEastAsia" w:hint="eastAsia"/>
          <w:sz w:val="24"/>
          <w:szCs w:val="24"/>
        </w:rPr>
        <w:t>高院司法</w:t>
      </w:r>
      <w:r w:rsidR="009D2502" w:rsidRPr="00E46B66">
        <w:rPr>
          <w:rFonts w:asciiTheme="minorEastAsia" w:eastAsiaTheme="minorEastAsia" w:hAnsiTheme="minorEastAsia" w:hint="eastAsia"/>
          <w:sz w:val="24"/>
          <w:szCs w:val="24"/>
        </w:rPr>
        <w:t>行政</w:t>
      </w:r>
      <w:r w:rsidRPr="00E46B66">
        <w:rPr>
          <w:rFonts w:asciiTheme="minorEastAsia" w:eastAsiaTheme="minorEastAsia" w:hAnsiTheme="minorEastAsia" w:hint="eastAsia"/>
          <w:sz w:val="24"/>
          <w:szCs w:val="24"/>
        </w:rPr>
        <w:t>装备保障工作需求，</w:t>
      </w:r>
      <w:r w:rsidRPr="00BF47A7">
        <w:rPr>
          <w:rFonts w:asciiTheme="minorEastAsia" w:eastAsiaTheme="minorEastAsia" w:hAnsiTheme="minorEastAsia" w:hint="eastAsia"/>
          <w:sz w:val="24"/>
          <w:szCs w:val="24"/>
        </w:rPr>
        <w:t>从省高院</w:t>
      </w:r>
      <w:r w:rsidR="00F16B3F" w:rsidRPr="00BF47A7">
        <w:rPr>
          <w:rFonts w:asciiTheme="minorEastAsia" w:eastAsiaTheme="minorEastAsia" w:hAnsiTheme="minorEastAsia" w:hint="eastAsia"/>
          <w:sz w:val="24"/>
          <w:szCs w:val="24"/>
        </w:rPr>
        <w:t>及</w:t>
      </w:r>
      <w:r w:rsidR="00F16B3F" w:rsidRPr="00BF47A7">
        <w:rPr>
          <w:rFonts w:asciiTheme="minorEastAsia" w:eastAsiaTheme="minorEastAsia" w:hAnsiTheme="minorEastAsia"/>
          <w:sz w:val="24"/>
          <w:szCs w:val="24"/>
        </w:rPr>
        <w:t>试点法院</w:t>
      </w:r>
      <w:r w:rsidRPr="00BF47A7">
        <w:rPr>
          <w:rFonts w:asciiTheme="minorEastAsia" w:eastAsiaTheme="minorEastAsia" w:hAnsiTheme="minorEastAsia" w:hint="eastAsia"/>
          <w:sz w:val="24"/>
          <w:szCs w:val="24"/>
        </w:rPr>
        <w:t>管理需求入手，</w:t>
      </w:r>
      <w:r w:rsidRPr="00D77533">
        <w:rPr>
          <w:rFonts w:asciiTheme="minorEastAsia" w:eastAsiaTheme="minorEastAsia" w:hAnsiTheme="minorEastAsia" w:hint="eastAsia"/>
          <w:sz w:val="24"/>
          <w:szCs w:val="24"/>
        </w:rPr>
        <w:t>采取集中部署的方式，同时支撑全省三级法院的数据互联互通</w:t>
      </w:r>
      <w:r w:rsidR="00EE53C9">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为</w:t>
      </w:r>
      <w:r w:rsidR="00422B77">
        <w:rPr>
          <w:rFonts w:asciiTheme="minorEastAsia" w:eastAsiaTheme="minorEastAsia" w:hAnsiTheme="minorEastAsia" w:hint="eastAsia"/>
          <w:sz w:val="24"/>
          <w:szCs w:val="24"/>
        </w:rPr>
        <w:t>广西壮族自治区</w:t>
      </w:r>
      <w:r w:rsidRPr="00D77533">
        <w:rPr>
          <w:rFonts w:asciiTheme="minorEastAsia" w:eastAsiaTheme="minorEastAsia" w:hAnsiTheme="minorEastAsia" w:hint="eastAsia"/>
          <w:sz w:val="24"/>
          <w:szCs w:val="24"/>
        </w:rPr>
        <w:t>司法体</w:t>
      </w:r>
      <w:r w:rsidR="00517EC1" w:rsidRPr="00D77533">
        <w:rPr>
          <w:rFonts w:asciiTheme="minorEastAsia" w:eastAsiaTheme="minorEastAsia" w:hAnsiTheme="minorEastAsia" w:hint="eastAsia"/>
          <w:sz w:val="24"/>
          <w:szCs w:val="24"/>
        </w:rPr>
        <w:t>制改革，实现省级统一管理提供有力保障，</w:t>
      </w:r>
      <w:r w:rsidR="008E0991" w:rsidRPr="00D77533">
        <w:rPr>
          <w:rFonts w:asciiTheme="minorEastAsia" w:eastAsiaTheme="minorEastAsia" w:hAnsiTheme="minorEastAsia" w:hint="eastAsia"/>
          <w:sz w:val="24"/>
          <w:szCs w:val="24"/>
        </w:rPr>
        <w:t>通过</w:t>
      </w:r>
      <w:r w:rsidR="00517EC1" w:rsidRPr="00D77533">
        <w:rPr>
          <w:rFonts w:asciiTheme="minorEastAsia" w:eastAsiaTheme="minorEastAsia" w:hAnsiTheme="minorEastAsia" w:hint="eastAsia"/>
          <w:sz w:val="24"/>
          <w:szCs w:val="24"/>
        </w:rPr>
        <w:t>集中部署</w:t>
      </w:r>
      <w:r w:rsidR="008E0991" w:rsidRPr="00D77533">
        <w:rPr>
          <w:rFonts w:asciiTheme="minorEastAsia" w:eastAsiaTheme="minorEastAsia" w:hAnsiTheme="minorEastAsia" w:hint="eastAsia"/>
          <w:sz w:val="24"/>
          <w:szCs w:val="24"/>
        </w:rPr>
        <w:t>、</w:t>
      </w:r>
      <w:r w:rsidR="00517EC1" w:rsidRPr="00D77533">
        <w:rPr>
          <w:rFonts w:asciiTheme="minorEastAsia" w:eastAsiaTheme="minorEastAsia" w:hAnsiTheme="minorEastAsia" w:hint="eastAsia"/>
          <w:sz w:val="24"/>
          <w:szCs w:val="24"/>
        </w:rPr>
        <w:t>数据统一汇总</w:t>
      </w:r>
      <w:r w:rsidRPr="00D77533">
        <w:rPr>
          <w:rFonts w:asciiTheme="minorEastAsia" w:eastAsiaTheme="minorEastAsia" w:hAnsiTheme="minorEastAsia" w:hint="eastAsia"/>
          <w:sz w:val="24"/>
          <w:szCs w:val="24"/>
        </w:rPr>
        <w:t>和集中管理，真正</w:t>
      </w:r>
      <w:r w:rsidR="008E0991" w:rsidRPr="00D77533">
        <w:rPr>
          <w:rFonts w:asciiTheme="minorEastAsia" w:eastAsiaTheme="minorEastAsia" w:hAnsiTheme="minorEastAsia" w:hint="eastAsia"/>
          <w:sz w:val="24"/>
          <w:szCs w:val="24"/>
        </w:rPr>
        <w:t>做到</w:t>
      </w:r>
      <w:r w:rsidRPr="00D77533">
        <w:rPr>
          <w:rFonts w:asciiTheme="minorEastAsia" w:eastAsiaTheme="minorEastAsia" w:hAnsiTheme="minorEastAsia" w:hint="eastAsia"/>
          <w:sz w:val="24"/>
          <w:szCs w:val="24"/>
        </w:rPr>
        <w:t>数据共享，消除信息孤岛。</w:t>
      </w:r>
    </w:p>
    <w:p w14:paraId="4757C319" w14:textId="77777777" w:rsidR="00E216F6" w:rsidRPr="00D77533" w:rsidRDefault="00517EC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二是建立高效的服务体系</w:t>
      </w:r>
      <w:r w:rsidR="003F62D9" w:rsidRPr="00D77533">
        <w:rPr>
          <w:rFonts w:asciiTheme="minorEastAsia" w:eastAsiaTheme="minorEastAsia" w:hAnsiTheme="minorEastAsia" w:hint="eastAsia"/>
          <w:sz w:val="24"/>
          <w:szCs w:val="24"/>
        </w:rPr>
        <w:t>，充分利用现代信息技术手段，满足各业务部门协同办公的需求，构筑完整的多层次、多形式的服务体系，充分响应服务审判、服务干警、服务民众的管理要求。</w:t>
      </w:r>
    </w:p>
    <w:p w14:paraId="0CE47C36"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三是建立规范的内控体系</w:t>
      </w:r>
      <w:r w:rsidR="00472402">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利用信息技术整合和优化业务处理模式，实现经费、资产等动态跟踪管理，特别是在资金预算、预算执行以及报销一体化管理</w:t>
      </w:r>
      <w:r w:rsidR="003D7CD0" w:rsidRPr="00D77533">
        <w:rPr>
          <w:rFonts w:asciiTheme="minorEastAsia" w:eastAsiaTheme="minorEastAsia" w:hAnsiTheme="minorEastAsia" w:hint="eastAsia"/>
          <w:sz w:val="24"/>
          <w:szCs w:val="24"/>
        </w:rPr>
        <w:t>方面</w:t>
      </w:r>
      <w:r w:rsidRPr="00D77533">
        <w:rPr>
          <w:rFonts w:asciiTheme="minorEastAsia" w:eastAsiaTheme="minorEastAsia" w:hAnsiTheme="minorEastAsia" w:hint="eastAsia"/>
          <w:sz w:val="24"/>
          <w:szCs w:val="24"/>
        </w:rPr>
        <w:t>，达到会计</w:t>
      </w:r>
      <w:r w:rsidR="006B147C">
        <w:rPr>
          <w:rFonts w:asciiTheme="minorEastAsia" w:eastAsiaTheme="minorEastAsia" w:hAnsiTheme="minorEastAsia" w:hint="eastAsia"/>
          <w:sz w:val="24"/>
          <w:szCs w:val="24"/>
        </w:rPr>
        <w:t>核算</w:t>
      </w:r>
      <w:r w:rsidRPr="00D77533">
        <w:rPr>
          <w:rFonts w:asciiTheme="minorEastAsia" w:eastAsiaTheme="minorEastAsia" w:hAnsiTheme="minorEastAsia" w:hint="eastAsia"/>
          <w:sz w:val="24"/>
          <w:szCs w:val="24"/>
        </w:rPr>
        <w:t>与预算的一致性，增加管理的宽度以及深度，实现省法院相关业务的集中监管。</w:t>
      </w:r>
    </w:p>
    <w:p w14:paraId="347DED33" w14:textId="77777777" w:rsidR="00E216F6" w:rsidRPr="00D77533" w:rsidRDefault="0021008D"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四是建立科学的决策</w:t>
      </w:r>
      <w:r w:rsidR="003F62D9" w:rsidRPr="00D77533">
        <w:rPr>
          <w:rFonts w:asciiTheme="minorEastAsia" w:eastAsiaTheme="minorEastAsia" w:hAnsiTheme="minorEastAsia" w:hint="eastAsia"/>
          <w:sz w:val="24"/>
          <w:szCs w:val="24"/>
        </w:rPr>
        <w:t>体系。通过建设集中的司法保障数据资源库，及时准确地掌握机关财务收支情况，并可追溯具体的资金运行情况</w:t>
      </w:r>
      <w:r w:rsidR="00901B3D">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从宏观以及微观</w:t>
      </w:r>
      <w:r w:rsidR="003D7CD0" w:rsidRPr="00D77533">
        <w:rPr>
          <w:rFonts w:asciiTheme="minorEastAsia" w:eastAsiaTheme="minorEastAsia" w:hAnsiTheme="minorEastAsia" w:hint="eastAsia"/>
          <w:sz w:val="24"/>
          <w:szCs w:val="24"/>
        </w:rPr>
        <w:t>角度</w:t>
      </w:r>
      <w:r w:rsidR="003F62D9" w:rsidRPr="00D77533">
        <w:rPr>
          <w:rFonts w:asciiTheme="minorEastAsia" w:eastAsiaTheme="minorEastAsia" w:hAnsiTheme="minorEastAsia" w:hint="eastAsia"/>
          <w:sz w:val="24"/>
          <w:szCs w:val="24"/>
        </w:rPr>
        <w:t>对资金安全</w:t>
      </w:r>
      <w:r w:rsidR="006B147C">
        <w:rPr>
          <w:rFonts w:asciiTheme="minorEastAsia" w:eastAsiaTheme="minorEastAsia" w:hAnsiTheme="minorEastAsia" w:hint="eastAsia"/>
          <w:sz w:val="24"/>
          <w:szCs w:val="24"/>
        </w:rPr>
        <w:t>运转</w:t>
      </w:r>
      <w:r w:rsidR="003F62D9" w:rsidRPr="00D77533">
        <w:rPr>
          <w:rFonts w:asciiTheme="minorEastAsia" w:eastAsiaTheme="minorEastAsia" w:hAnsiTheme="minorEastAsia" w:hint="eastAsia"/>
          <w:sz w:val="24"/>
          <w:szCs w:val="24"/>
        </w:rPr>
        <w:t>，提供及时保障和有效全面的分析，并实时提供机关及业务部门的预算及执行情况、部门公用经费支出情况、采购执行进度、采购支付进度等信息，为领导决策提供科学有力的数据支撑，最大程度提高系统业务数据的价值。</w:t>
      </w:r>
    </w:p>
    <w:p w14:paraId="5E017F3D" w14:textId="77777777" w:rsidR="003D7CD0" w:rsidRDefault="003D7CD0" w:rsidP="000E0D93">
      <w:pPr>
        <w:ind w:firstLine="480"/>
        <w:rPr>
          <w:rFonts w:asciiTheme="minorEastAsia" w:eastAsiaTheme="minorEastAsia" w:hAnsiTheme="minorEastAsia"/>
          <w:sz w:val="24"/>
          <w:szCs w:val="24"/>
        </w:rPr>
      </w:pPr>
    </w:p>
    <w:p w14:paraId="7A7B2C76" w14:textId="77777777" w:rsidR="00422B77" w:rsidRDefault="00422B77" w:rsidP="000E0D93">
      <w:pPr>
        <w:ind w:firstLine="480"/>
        <w:rPr>
          <w:rFonts w:asciiTheme="minorEastAsia" w:eastAsiaTheme="minorEastAsia" w:hAnsiTheme="minorEastAsia"/>
          <w:sz w:val="24"/>
          <w:szCs w:val="24"/>
        </w:rPr>
      </w:pPr>
    </w:p>
    <w:p w14:paraId="62659AE2" w14:textId="77777777" w:rsidR="00422B77" w:rsidRDefault="00422B77" w:rsidP="000E0D93">
      <w:pPr>
        <w:ind w:firstLine="480"/>
        <w:rPr>
          <w:rFonts w:asciiTheme="minorEastAsia" w:eastAsiaTheme="minorEastAsia" w:hAnsiTheme="minorEastAsia"/>
          <w:sz w:val="24"/>
          <w:szCs w:val="24"/>
        </w:rPr>
      </w:pPr>
    </w:p>
    <w:p w14:paraId="6EF3BF38" w14:textId="77777777" w:rsidR="00422B77" w:rsidRDefault="00422B77" w:rsidP="000E0D93">
      <w:pPr>
        <w:ind w:firstLine="480"/>
        <w:rPr>
          <w:rFonts w:asciiTheme="minorEastAsia" w:eastAsiaTheme="minorEastAsia" w:hAnsiTheme="minorEastAsia"/>
          <w:sz w:val="24"/>
          <w:szCs w:val="24"/>
        </w:rPr>
      </w:pPr>
    </w:p>
    <w:p w14:paraId="17FBAF7F" w14:textId="77777777" w:rsidR="00422B77" w:rsidRPr="00D77533" w:rsidRDefault="00422B77" w:rsidP="000E0D93">
      <w:pPr>
        <w:ind w:firstLine="480"/>
        <w:rPr>
          <w:rFonts w:asciiTheme="minorEastAsia" w:eastAsiaTheme="minorEastAsia" w:hAnsiTheme="minorEastAsia"/>
          <w:sz w:val="24"/>
          <w:szCs w:val="24"/>
        </w:rPr>
      </w:pPr>
    </w:p>
    <w:p w14:paraId="2D886132" w14:textId="77777777" w:rsidR="000936D4" w:rsidRPr="00D77533" w:rsidRDefault="003F62D9" w:rsidP="00510E54">
      <w:pPr>
        <w:pStyle w:val="1"/>
        <w:numPr>
          <w:ilvl w:val="0"/>
          <w:numId w:val="1"/>
        </w:numPr>
        <w:ind w:leftChars="-2" w:left="-1" w:hangingChars="1" w:hanging="3"/>
        <w:jc w:val="center"/>
        <w:rPr>
          <w:rFonts w:asciiTheme="minorEastAsia" w:eastAsiaTheme="minorEastAsia" w:hAnsiTheme="minorEastAsia"/>
          <w:szCs w:val="32"/>
        </w:rPr>
      </w:pPr>
      <w:bookmarkStart w:id="8" w:name="_Toc493711627"/>
      <w:bookmarkStart w:id="9" w:name="_Toc498058767"/>
      <w:bookmarkStart w:id="10" w:name="_Toc505084862"/>
      <w:r w:rsidRPr="00D77533">
        <w:rPr>
          <w:rFonts w:asciiTheme="minorEastAsia" w:eastAsiaTheme="minorEastAsia" w:hAnsiTheme="minorEastAsia" w:hint="eastAsia"/>
          <w:szCs w:val="32"/>
        </w:rPr>
        <w:lastRenderedPageBreak/>
        <w:t>系统介绍</w:t>
      </w:r>
      <w:bookmarkEnd w:id="8"/>
      <w:bookmarkEnd w:id="9"/>
      <w:bookmarkEnd w:id="10"/>
    </w:p>
    <w:p w14:paraId="64058EA2" w14:textId="77777777" w:rsidR="000936D4" w:rsidRPr="00D77533" w:rsidRDefault="000936D4" w:rsidP="00946185">
      <w:pPr>
        <w:ind w:firstLine="420"/>
        <w:rPr>
          <w:rFonts w:asciiTheme="minorEastAsia" w:eastAsiaTheme="minorEastAsia" w:hAnsiTheme="minorEastAsia"/>
        </w:rPr>
      </w:pPr>
    </w:p>
    <w:p w14:paraId="443DC407" w14:textId="77777777" w:rsidR="00E216F6" w:rsidRPr="00D77533" w:rsidRDefault="0021008D"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司</w:t>
      </w:r>
      <w:r w:rsidRPr="00D77533">
        <w:rPr>
          <w:rFonts w:asciiTheme="minorEastAsia" w:eastAsiaTheme="minorEastAsia" w:hAnsiTheme="minorEastAsia"/>
          <w:sz w:val="24"/>
          <w:szCs w:val="24"/>
        </w:rPr>
        <w:t>法</w:t>
      </w:r>
      <w:r w:rsidRPr="00D77533">
        <w:rPr>
          <w:rFonts w:asciiTheme="minorEastAsia" w:eastAsiaTheme="minorEastAsia" w:hAnsiTheme="minorEastAsia" w:hint="eastAsia"/>
          <w:sz w:val="24"/>
          <w:szCs w:val="24"/>
        </w:rPr>
        <w:t>行政</w:t>
      </w:r>
      <w:r w:rsidR="003F62D9" w:rsidRPr="00D77533">
        <w:rPr>
          <w:rFonts w:asciiTheme="minorEastAsia" w:eastAsiaTheme="minorEastAsia" w:hAnsiTheme="minorEastAsia" w:hint="eastAsia"/>
          <w:sz w:val="24"/>
          <w:szCs w:val="24"/>
        </w:rPr>
        <w:t>综合管理系统，是以财务报销管理为基础，以预算和财务管理为核心，对行装</w:t>
      </w:r>
      <w:r w:rsidR="0026579B">
        <w:rPr>
          <w:rFonts w:asciiTheme="minorEastAsia" w:eastAsiaTheme="minorEastAsia" w:hAnsiTheme="minorEastAsia" w:hint="eastAsia"/>
          <w:sz w:val="24"/>
          <w:szCs w:val="24"/>
        </w:rPr>
        <w:t>部门</w:t>
      </w:r>
      <w:r w:rsidR="003F62D9" w:rsidRPr="00D77533">
        <w:rPr>
          <w:rFonts w:asciiTheme="minorEastAsia" w:eastAsiaTheme="minorEastAsia" w:hAnsiTheme="minorEastAsia" w:hint="eastAsia"/>
          <w:sz w:val="24"/>
          <w:szCs w:val="24"/>
        </w:rPr>
        <w:t>各项工作</w:t>
      </w:r>
      <w:r w:rsidR="009002E0" w:rsidRPr="00D77533">
        <w:rPr>
          <w:rFonts w:asciiTheme="minorEastAsia" w:eastAsiaTheme="minorEastAsia" w:hAnsiTheme="minorEastAsia" w:hint="eastAsia"/>
          <w:sz w:val="24"/>
          <w:szCs w:val="24"/>
        </w:rPr>
        <w:t>实时</w:t>
      </w:r>
      <w:r w:rsidR="006B147C">
        <w:rPr>
          <w:rFonts w:asciiTheme="minorEastAsia" w:eastAsiaTheme="minorEastAsia" w:hAnsiTheme="minorEastAsia" w:hint="eastAsia"/>
          <w:sz w:val="24"/>
          <w:szCs w:val="24"/>
        </w:rPr>
        <w:t>监督</w:t>
      </w:r>
      <w:r w:rsidR="009002E0" w:rsidRPr="00D77533">
        <w:rPr>
          <w:rFonts w:asciiTheme="minorEastAsia" w:eastAsiaTheme="minorEastAsia" w:hAnsiTheme="minorEastAsia" w:hint="eastAsia"/>
          <w:sz w:val="24"/>
          <w:szCs w:val="24"/>
        </w:rPr>
        <w:t>、</w:t>
      </w:r>
      <w:r w:rsidR="0026579B">
        <w:rPr>
          <w:rFonts w:asciiTheme="minorEastAsia" w:eastAsiaTheme="minorEastAsia" w:hAnsiTheme="minorEastAsia" w:hint="eastAsia"/>
          <w:sz w:val="24"/>
          <w:szCs w:val="24"/>
        </w:rPr>
        <w:t>实时</w:t>
      </w:r>
      <w:r w:rsidR="009002E0" w:rsidRPr="00D77533">
        <w:rPr>
          <w:rFonts w:asciiTheme="minorEastAsia" w:eastAsiaTheme="minorEastAsia" w:hAnsiTheme="minorEastAsia" w:hint="eastAsia"/>
          <w:sz w:val="24"/>
          <w:szCs w:val="24"/>
        </w:rPr>
        <w:t>控</w:t>
      </w:r>
      <w:r w:rsidR="0026579B">
        <w:rPr>
          <w:rFonts w:asciiTheme="minorEastAsia" w:eastAsiaTheme="minorEastAsia" w:hAnsiTheme="minorEastAsia" w:hint="eastAsia"/>
          <w:sz w:val="24"/>
          <w:szCs w:val="24"/>
        </w:rPr>
        <w:t>制</w:t>
      </w:r>
      <w:r w:rsidR="003F62D9" w:rsidRPr="00D77533">
        <w:rPr>
          <w:rFonts w:asciiTheme="minorEastAsia" w:eastAsiaTheme="minorEastAsia" w:hAnsiTheme="minorEastAsia" w:hint="eastAsia"/>
          <w:sz w:val="24"/>
          <w:szCs w:val="24"/>
        </w:rPr>
        <w:t>的一套</w:t>
      </w:r>
      <w:r w:rsidR="009002E0" w:rsidRPr="00D77533">
        <w:rPr>
          <w:rFonts w:asciiTheme="minorEastAsia" w:eastAsiaTheme="minorEastAsia" w:hAnsiTheme="minorEastAsia" w:hint="eastAsia"/>
          <w:sz w:val="24"/>
          <w:szCs w:val="24"/>
        </w:rPr>
        <w:t>综合管理</w:t>
      </w:r>
      <w:r w:rsidR="003F62D9" w:rsidRPr="00D77533">
        <w:rPr>
          <w:rFonts w:asciiTheme="minorEastAsia" w:eastAsiaTheme="minorEastAsia" w:hAnsiTheme="minorEastAsia" w:hint="eastAsia"/>
          <w:sz w:val="24"/>
          <w:szCs w:val="24"/>
        </w:rPr>
        <w:t>系统。该系统建成后，将主要实现以下几大功能：一</w:t>
      </w:r>
      <w:r w:rsidRPr="00D77533">
        <w:rPr>
          <w:rFonts w:asciiTheme="minorEastAsia" w:eastAsiaTheme="minorEastAsia" w:hAnsiTheme="minorEastAsia" w:hint="eastAsia"/>
          <w:sz w:val="24"/>
          <w:szCs w:val="24"/>
        </w:rPr>
        <w:t>是围绕资金使用</w:t>
      </w:r>
      <w:r w:rsidR="0039739F">
        <w:rPr>
          <w:rFonts w:asciiTheme="minorEastAsia" w:eastAsiaTheme="minorEastAsia" w:hAnsiTheme="minorEastAsia" w:hint="eastAsia"/>
          <w:sz w:val="24"/>
          <w:szCs w:val="24"/>
        </w:rPr>
        <w:t>链</w:t>
      </w:r>
      <w:r w:rsidRPr="00D77533">
        <w:rPr>
          <w:rFonts w:asciiTheme="minorEastAsia" w:eastAsiaTheme="minorEastAsia" w:hAnsiTheme="minorEastAsia" w:hint="eastAsia"/>
          <w:sz w:val="24"/>
          <w:szCs w:val="24"/>
        </w:rPr>
        <w:t>，实现对预算、</w:t>
      </w:r>
      <w:r w:rsidR="009002E0" w:rsidRPr="00D77533">
        <w:rPr>
          <w:rFonts w:asciiTheme="minorEastAsia" w:eastAsiaTheme="minorEastAsia" w:hAnsiTheme="minorEastAsia" w:hint="eastAsia"/>
          <w:sz w:val="24"/>
          <w:szCs w:val="24"/>
        </w:rPr>
        <w:t>核算、</w:t>
      </w:r>
      <w:r w:rsidRPr="00D77533">
        <w:rPr>
          <w:rFonts w:asciiTheme="minorEastAsia" w:eastAsiaTheme="minorEastAsia" w:hAnsiTheme="minorEastAsia" w:hint="eastAsia"/>
          <w:sz w:val="24"/>
          <w:szCs w:val="24"/>
        </w:rPr>
        <w:t>财务、固定资产、采购、</w:t>
      </w:r>
      <w:r w:rsidR="003F62D9" w:rsidRPr="00D77533">
        <w:rPr>
          <w:rFonts w:asciiTheme="minorEastAsia" w:eastAsiaTheme="minorEastAsia" w:hAnsiTheme="minorEastAsia" w:hint="eastAsia"/>
          <w:sz w:val="24"/>
          <w:szCs w:val="24"/>
        </w:rPr>
        <w:t>装备等</w:t>
      </w:r>
      <w:r w:rsidR="0039739F">
        <w:rPr>
          <w:rFonts w:asciiTheme="minorEastAsia" w:eastAsiaTheme="minorEastAsia" w:hAnsiTheme="minorEastAsia" w:hint="eastAsia"/>
          <w:sz w:val="24"/>
          <w:szCs w:val="24"/>
        </w:rPr>
        <w:t>一系列含括</w:t>
      </w:r>
      <w:r w:rsidR="003F62D9" w:rsidRPr="00D77533">
        <w:rPr>
          <w:rFonts w:asciiTheme="minorEastAsia" w:eastAsiaTheme="minorEastAsia" w:hAnsiTheme="minorEastAsia" w:hint="eastAsia"/>
          <w:sz w:val="24"/>
          <w:szCs w:val="24"/>
        </w:rPr>
        <w:t>法院</w:t>
      </w:r>
      <w:r w:rsidR="0039739F">
        <w:rPr>
          <w:rFonts w:asciiTheme="minorEastAsia" w:eastAsiaTheme="minorEastAsia" w:hAnsiTheme="minorEastAsia" w:hint="eastAsia"/>
          <w:sz w:val="24"/>
          <w:szCs w:val="24"/>
        </w:rPr>
        <w:t>所有</w:t>
      </w:r>
      <w:r w:rsidR="003F62D9" w:rsidRPr="00D77533">
        <w:rPr>
          <w:rFonts w:asciiTheme="minorEastAsia" w:eastAsiaTheme="minorEastAsia" w:hAnsiTheme="minorEastAsia" w:hint="eastAsia"/>
          <w:sz w:val="24"/>
          <w:szCs w:val="24"/>
        </w:rPr>
        <w:t>经济活动的管理</w:t>
      </w:r>
      <w:r w:rsidR="001E7EF2">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二是实现全省</w:t>
      </w:r>
      <w:r w:rsidR="006B147C">
        <w:rPr>
          <w:rFonts w:asciiTheme="minorEastAsia" w:eastAsiaTheme="minorEastAsia" w:hAnsiTheme="minorEastAsia" w:hint="eastAsia"/>
          <w:sz w:val="24"/>
          <w:szCs w:val="24"/>
        </w:rPr>
        <w:t>三级</w:t>
      </w:r>
      <w:r w:rsidR="003F62D9" w:rsidRPr="00D77533">
        <w:rPr>
          <w:rFonts w:asciiTheme="minorEastAsia" w:eastAsiaTheme="minorEastAsia" w:hAnsiTheme="minorEastAsia" w:hint="eastAsia"/>
          <w:sz w:val="24"/>
          <w:szCs w:val="24"/>
        </w:rPr>
        <w:t>法院预算、报账、会计核算的规范统一，并</w:t>
      </w:r>
      <w:r w:rsidR="001E7EF2">
        <w:rPr>
          <w:rFonts w:asciiTheme="minorEastAsia" w:eastAsiaTheme="minorEastAsia" w:hAnsiTheme="minorEastAsia" w:hint="eastAsia"/>
          <w:sz w:val="24"/>
          <w:szCs w:val="24"/>
        </w:rPr>
        <w:t>保证</w:t>
      </w:r>
      <w:r w:rsidR="003F62D9" w:rsidRPr="00D77533">
        <w:rPr>
          <w:rFonts w:asciiTheme="minorEastAsia" w:eastAsiaTheme="minorEastAsia" w:hAnsiTheme="minorEastAsia" w:hint="eastAsia"/>
          <w:sz w:val="24"/>
          <w:szCs w:val="24"/>
        </w:rPr>
        <w:t>预算账与会计账的一致性，建立规范的固定资产、装</w:t>
      </w:r>
      <w:r w:rsidR="003F62D9" w:rsidRPr="001E7EF2">
        <w:rPr>
          <w:rFonts w:asciiTheme="minorEastAsia" w:eastAsiaTheme="minorEastAsia" w:hAnsiTheme="minorEastAsia" w:hint="eastAsia"/>
          <w:sz w:val="24"/>
          <w:szCs w:val="24"/>
        </w:rPr>
        <w:t>备、诉讼费、案款</w:t>
      </w:r>
      <w:r w:rsidR="003F62D9" w:rsidRPr="00D77533">
        <w:rPr>
          <w:rFonts w:asciiTheme="minorEastAsia" w:eastAsiaTheme="minorEastAsia" w:hAnsiTheme="minorEastAsia" w:hint="eastAsia"/>
          <w:sz w:val="24"/>
          <w:szCs w:val="24"/>
        </w:rPr>
        <w:t>等各类明细账及台账</w:t>
      </w:r>
      <w:r w:rsidR="001E7EF2">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三是通过系统权限</w:t>
      </w:r>
      <w:r w:rsidR="00B40207">
        <w:rPr>
          <w:rFonts w:asciiTheme="minorEastAsia" w:eastAsiaTheme="minorEastAsia" w:hAnsiTheme="minorEastAsia" w:hint="eastAsia"/>
          <w:sz w:val="24"/>
          <w:szCs w:val="24"/>
        </w:rPr>
        <w:t>制的管理方式</w:t>
      </w:r>
      <w:r w:rsidR="003F62D9" w:rsidRPr="00D77533">
        <w:rPr>
          <w:rFonts w:asciiTheme="minorEastAsia" w:eastAsiaTheme="minorEastAsia" w:hAnsiTheme="minorEastAsia" w:hint="eastAsia"/>
          <w:sz w:val="24"/>
          <w:szCs w:val="24"/>
        </w:rPr>
        <w:t>，实现上级法院对下级法院各项</w:t>
      </w:r>
      <w:r w:rsidR="00B40207" w:rsidRPr="00D77533">
        <w:rPr>
          <w:rFonts w:asciiTheme="minorEastAsia" w:eastAsiaTheme="minorEastAsia" w:hAnsiTheme="minorEastAsia" w:hint="eastAsia"/>
          <w:sz w:val="24"/>
          <w:szCs w:val="24"/>
        </w:rPr>
        <w:t>行装</w:t>
      </w:r>
      <w:r w:rsidR="003F62D9" w:rsidRPr="00D77533">
        <w:rPr>
          <w:rFonts w:asciiTheme="minorEastAsia" w:eastAsiaTheme="minorEastAsia" w:hAnsiTheme="minorEastAsia" w:hint="eastAsia"/>
          <w:sz w:val="24"/>
          <w:szCs w:val="24"/>
        </w:rPr>
        <w:t>工作</w:t>
      </w:r>
      <w:r w:rsidR="00B40207" w:rsidRPr="00D77533">
        <w:rPr>
          <w:rFonts w:asciiTheme="minorEastAsia" w:eastAsiaTheme="minorEastAsia" w:hAnsiTheme="minorEastAsia" w:hint="eastAsia"/>
          <w:sz w:val="24"/>
          <w:szCs w:val="24"/>
        </w:rPr>
        <w:t>的</w:t>
      </w:r>
      <w:r w:rsidR="003F62D9" w:rsidRPr="00D77533">
        <w:rPr>
          <w:rFonts w:asciiTheme="minorEastAsia" w:eastAsiaTheme="minorEastAsia" w:hAnsiTheme="minorEastAsia" w:hint="eastAsia"/>
          <w:sz w:val="24"/>
          <w:szCs w:val="24"/>
        </w:rPr>
        <w:t>实时</w:t>
      </w:r>
      <w:r w:rsidR="00F860A0">
        <w:rPr>
          <w:rFonts w:asciiTheme="minorEastAsia" w:eastAsiaTheme="minorEastAsia" w:hAnsiTheme="minorEastAsia" w:hint="eastAsia"/>
          <w:sz w:val="24"/>
          <w:szCs w:val="24"/>
        </w:rPr>
        <w:t>掌握</w:t>
      </w:r>
      <w:r w:rsidR="00BE6A80">
        <w:rPr>
          <w:rFonts w:asciiTheme="minorEastAsia" w:eastAsiaTheme="minorEastAsia" w:hAnsiTheme="minorEastAsia" w:hint="eastAsia"/>
          <w:sz w:val="24"/>
          <w:szCs w:val="24"/>
        </w:rPr>
        <w:t>、有效</w:t>
      </w:r>
      <w:r w:rsidR="003F62D9" w:rsidRPr="00D77533">
        <w:rPr>
          <w:rFonts w:asciiTheme="minorEastAsia" w:eastAsiaTheme="minorEastAsia" w:hAnsiTheme="minorEastAsia" w:hint="eastAsia"/>
          <w:sz w:val="24"/>
          <w:szCs w:val="24"/>
        </w:rPr>
        <w:t>监管。</w:t>
      </w:r>
    </w:p>
    <w:p w14:paraId="10961EF5" w14:textId="77777777" w:rsidR="009002E0" w:rsidRDefault="009002E0" w:rsidP="000E0D93">
      <w:pPr>
        <w:ind w:firstLine="480"/>
        <w:rPr>
          <w:rFonts w:asciiTheme="minorEastAsia" w:eastAsiaTheme="minorEastAsia" w:hAnsiTheme="minorEastAsia"/>
          <w:sz w:val="24"/>
          <w:szCs w:val="24"/>
        </w:rPr>
      </w:pPr>
    </w:p>
    <w:p w14:paraId="6A2E4B62" w14:textId="77777777" w:rsidR="00BE4966" w:rsidRPr="00D77533" w:rsidRDefault="00BE4966" w:rsidP="000E0D93">
      <w:pPr>
        <w:ind w:firstLine="480"/>
        <w:rPr>
          <w:rFonts w:asciiTheme="minorEastAsia" w:eastAsiaTheme="minorEastAsia" w:hAnsiTheme="minorEastAsia"/>
          <w:sz w:val="24"/>
          <w:szCs w:val="24"/>
        </w:rPr>
      </w:pPr>
    </w:p>
    <w:p w14:paraId="0D0ED927" w14:textId="77777777" w:rsidR="000936D4" w:rsidRDefault="009002E0" w:rsidP="00946185">
      <w:pPr>
        <w:ind w:firstLine="480"/>
        <w:jc w:val="center"/>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系统功能结构图</w:t>
      </w:r>
    </w:p>
    <w:p w14:paraId="0DAD6BE3" w14:textId="77777777" w:rsidR="00BE4966" w:rsidRPr="00D77533" w:rsidRDefault="00BE4966" w:rsidP="00946185">
      <w:pPr>
        <w:ind w:firstLine="480"/>
        <w:jc w:val="center"/>
        <w:rPr>
          <w:rFonts w:asciiTheme="minorEastAsia" w:eastAsiaTheme="minorEastAsia" w:hAnsiTheme="minorEastAsia"/>
          <w:sz w:val="24"/>
          <w:szCs w:val="24"/>
        </w:rPr>
      </w:pPr>
    </w:p>
    <w:p w14:paraId="51109837" w14:textId="77777777" w:rsidR="0021008D" w:rsidRPr="00D77533" w:rsidRDefault="003626E3" w:rsidP="00BE4966">
      <w:pPr>
        <w:ind w:leftChars="-270" w:left="-1" w:hangingChars="202" w:hanging="566"/>
        <w:jc w:val="center"/>
        <w:rPr>
          <w:rFonts w:asciiTheme="minorEastAsia" w:eastAsiaTheme="minorEastAsia" w:hAnsiTheme="minorEastAsia"/>
        </w:rPr>
      </w:pPr>
      <w:r w:rsidRPr="00D77533">
        <w:rPr>
          <w:rFonts w:asciiTheme="minorEastAsia" w:eastAsiaTheme="minorEastAsia" w:hAnsiTheme="minorEastAsia" w:cs="华文仿宋" w:hint="eastAsia"/>
          <w:bCs/>
          <w:noProof/>
          <w:kern w:val="0"/>
          <w:sz w:val="28"/>
          <w:szCs w:val="28"/>
        </w:rPr>
        <w:drawing>
          <wp:inline distT="0" distB="0" distL="0" distR="0" wp14:anchorId="370E42E6" wp14:editId="39293ECE">
            <wp:extent cx="6017087" cy="3048000"/>
            <wp:effectExtent l="0" t="0" r="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21890" cy="3050433"/>
                    </a:xfrm>
                    <a:prstGeom prst="rect">
                      <a:avLst/>
                    </a:prstGeom>
                    <a:noFill/>
                    <a:ln>
                      <a:noFill/>
                    </a:ln>
                  </pic:spPr>
                </pic:pic>
              </a:graphicData>
            </a:graphic>
          </wp:inline>
        </w:drawing>
      </w:r>
    </w:p>
    <w:p w14:paraId="04AC4B07" w14:textId="77777777" w:rsidR="00BE4966" w:rsidRDefault="00BE4966" w:rsidP="00946185">
      <w:pPr>
        <w:ind w:firstLineChars="0" w:firstLine="0"/>
        <w:jc w:val="center"/>
        <w:rPr>
          <w:rFonts w:asciiTheme="minorEastAsia" w:eastAsiaTheme="minorEastAsia" w:hAnsiTheme="minorEastAsia"/>
          <w:sz w:val="24"/>
          <w:szCs w:val="24"/>
        </w:rPr>
      </w:pPr>
    </w:p>
    <w:p w14:paraId="60C7053C" w14:textId="77777777" w:rsidR="00BE4966" w:rsidRDefault="00BE4966" w:rsidP="00946185">
      <w:pPr>
        <w:ind w:firstLineChars="0" w:firstLine="0"/>
        <w:jc w:val="center"/>
        <w:rPr>
          <w:rFonts w:asciiTheme="minorEastAsia" w:eastAsiaTheme="minorEastAsia" w:hAnsiTheme="minorEastAsia"/>
          <w:sz w:val="24"/>
          <w:szCs w:val="24"/>
        </w:rPr>
      </w:pPr>
    </w:p>
    <w:p w14:paraId="4E20C9C1" w14:textId="77777777" w:rsidR="00BE4966" w:rsidRDefault="00BE4966" w:rsidP="00946185">
      <w:pPr>
        <w:ind w:firstLineChars="0" w:firstLine="0"/>
        <w:jc w:val="center"/>
        <w:rPr>
          <w:rFonts w:asciiTheme="minorEastAsia" w:eastAsiaTheme="minorEastAsia" w:hAnsiTheme="minorEastAsia"/>
          <w:sz w:val="24"/>
          <w:szCs w:val="24"/>
        </w:rPr>
      </w:pPr>
    </w:p>
    <w:p w14:paraId="5AE8CDB9" w14:textId="77777777" w:rsidR="00BE4966" w:rsidRDefault="00BE4966" w:rsidP="00946185">
      <w:pPr>
        <w:ind w:firstLineChars="0" w:firstLine="0"/>
        <w:jc w:val="center"/>
        <w:rPr>
          <w:rFonts w:asciiTheme="minorEastAsia" w:eastAsiaTheme="minorEastAsia" w:hAnsiTheme="minorEastAsia"/>
          <w:sz w:val="24"/>
          <w:szCs w:val="24"/>
        </w:rPr>
      </w:pPr>
    </w:p>
    <w:p w14:paraId="30291F87" w14:textId="77777777" w:rsidR="00BE4966" w:rsidRDefault="00BE4966" w:rsidP="00946185">
      <w:pPr>
        <w:ind w:firstLineChars="0" w:firstLine="0"/>
        <w:jc w:val="center"/>
        <w:rPr>
          <w:rFonts w:asciiTheme="minorEastAsia" w:eastAsiaTheme="minorEastAsia" w:hAnsiTheme="minorEastAsia"/>
          <w:sz w:val="24"/>
          <w:szCs w:val="24"/>
        </w:rPr>
      </w:pPr>
    </w:p>
    <w:p w14:paraId="34AB5868" w14:textId="77777777" w:rsidR="00BE4966" w:rsidRDefault="00BE4966" w:rsidP="00946185">
      <w:pPr>
        <w:ind w:firstLineChars="0" w:firstLine="0"/>
        <w:jc w:val="center"/>
        <w:rPr>
          <w:rFonts w:asciiTheme="minorEastAsia" w:eastAsiaTheme="minorEastAsia" w:hAnsiTheme="minorEastAsia"/>
          <w:sz w:val="24"/>
          <w:szCs w:val="24"/>
        </w:rPr>
      </w:pPr>
    </w:p>
    <w:p w14:paraId="2C6B69DF" w14:textId="77777777" w:rsidR="00BE4966" w:rsidRDefault="00BE4966" w:rsidP="00946185">
      <w:pPr>
        <w:ind w:firstLineChars="0" w:firstLine="0"/>
        <w:jc w:val="center"/>
        <w:rPr>
          <w:rFonts w:asciiTheme="minorEastAsia" w:eastAsiaTheme="minorEastAsia" w:hAnsiTheme="minorEastAsia"/>
          <w:sz w:val="24"/>
          <w:szCs w:val="24"/>
        </w:rPr>
      </w:pPr>
    </w:p>
    <w:p w14:paraId="2FC94C8E" w14:textId="77777777" w:rsidR="00BE4966" w:rsidRDefault="00BE4966" w:rsidP="00BE4966">
      <w:pPr>
        <w:ind w:firstLineChars="0" w:firstLine="0"/>
        <w:rPr>
          <w:rFonts w:asciiTheme="minorEastAsia" w:eastAsiaTheme="minorEastAsia" w:hAnsiTheme="minorEastAsia"/>
          <w:sz w:val="24"/>
          <w:szCs w:val="24"/>
        </w:rPr>
      </w:pPr>
    </w:p>
    <w:p w14:paraId="588AB46F" w14:textId="77777777" w:rsidR="000936D4" w:rsidRPr="00D77533" w:rsidRDefault="009002E0" w:rsidP="00946185">
      <w:pPr>
        <w:ind w:firstLineChars="0" w:firstLine="0"/>
        <w:jc w:val="center"/>
        <w:rPr>
          <w:rFonts w:asciiTheme="minorEastAsia" w:eastAsiaTheme="minorEastAsia" w:hAnsiTheme="minorEastAsia"/>
        </w:rPr>
      </w:pPr>
      <w:r w:rsidRPr="00D77533">
        <w:rPr>
          <w:rFonts w:asciiTheme="minorEastAsia" w:eastAsiaTheme="minorEastAsia" w:hAnsiTheme="minorEastAsia" w:hint="eastAsia"/>
          <w:sz w:val="24"/>
          <w:szCs w:val="24"/>
        </w:rPr>
        <w:t>系统网络拓扑图</w:t>
      </w:r>
    </w:p>
    <w:p w14:paraId="5C38DFCA" w14:textId="77777777" w:rsidR="00E216F6" w:rsidRPr="00D77533" w:rsidRDefault="00F97599" w:rsidP="000E0D93">
      <w:pPr>
        <w:ind w:firstLine="420"/>
        <w:jc w:val="center"/>
        <w:rPr>
          <w:rFonts w:asciiTheme="minorEastAsia" w:eastAsiaTheme="minorEastAsia" w:hAnsiTheme="minorEastAsia"/>
        </w:rPr>
      </w:pPr>
      <w:r w:rsidRPr="00D77533">
        <w:rPr>
          <w:rFonts w:asciiTheme="minorEastAsia" w:eastAsiaTheme="minorEastAsia" w:hAnsiTheme="minorEastAsia"/>
        </w:rPr>
        <w:object w:dxaOrig="8275" w:dyaOrig="7018" w14:anchorId="7E5B4916">
          <v:shape id="_x0000_i1025" type="#_x0000_t75" style="width:406pt;height:344pt" o:ole="">
            <v:imagedata r:id="rId10" o:title=""/>
          </v:shape>
          <o:OLEObject Type="Embed" ProgID="Visio.Drawing.11" ShapeID="_x0000_i1025" DrawAspect="Content" ObjectID="_1579604356" r:id="rId11"/>
        </w:object>
      </w:r>
    </w:p>
    <w:p w14:paraId="0CEE1D94" w14:textId="77777777" w:rsidR="00E216F6" w:rsidRPr="00D77533" w:rsidRDefault="003F62D9" w:rsidP="00761147">
      <w:pPr>
        <w:pStyle w:val="2"/>
        <w:numPr>
          <w:ilvl w:val="0"/>
          <w:numId w:val="6"/>
        </w:numPr>
        <w:tabs>
          <w:tab w:val="clear" w:pos="756"/>
          <w:tab w:val="left" w:pos="426"/>
        </w:tabs>
        <w:ind w:left="426" w:firstLineChars="0"/>
        <w:rPr>
          <w:rFonts w:asciiTheme="minorEastAsia" w:eastAsiaTheme="minorEastAsia" w:hAnsiTheme="minorEastAsia"/>
          <w:sz w:val="30"/>
          <w:szCs w:val="30"/>
        </w:rPr>
      </w:pPr>
      <w:bookmarkStart w:id="11" w:name="_Toc498058768"/>
      <w:bookmarkStart w:id="12" w:name="_Toc505084863"/>
      <w:r w:rsidRPr="00D77533">
        <w:rPr>
          <w:rFonts w:asciiTheme="minorEastAsia" w:eastAsiaTheme="minorEastAsia" w:hAnsiTheme="minorEastAsia" w:hint="eastAsia"/>
          <w:sz w:val="30"/>
          <w:szCs w:val="30"/>
        </w:rPr>
        <w:t>系统性能设计</w:t>
      </w:r>
      <w:bookmarkEnd w:id="11"/>
      <w:bookmarkEnd w:id="12"/>
    </w:p>
    <w:p w14:paraId="25F17E66" w14:textId="77777777" w:rsidR="00E216F6" w:rsidRPr="00D77533" w:rsidRDefault="0021008D" w:rsidP="00761147">
      <w:pPr>
        <w:pStyle w:val="3"/>
        <w:numPr>
          <w:ilvl w:val="1"/>
          <w:numId w:val="6"/>
        </w:numPr>
        <w:spacing w:line="360" w:lineRule="auto"/>
        <w:ind w:firstLineChars="0"/>
        <w:rPr>
          <w:rFonts w:asciiTheme="minorEastAsia" w:eastAsiaTheme="minorEastAsia" w:hAnsiTheme="minorEastAsia"/>
          <w:sz w:val="28"/>
          <w:szCs w:val="28"/>
        </w:rPr>
      </w:pPr>
      <w:bookmarkStart w:id="13" w:name="_Toc505084864"/>
      <w:r w:rsidRPr="00D77533">
        <w:rPr>
          <w:rFonts w:asciiTheme="minorEastAsia" w:eastAsiaTheme="minorEastAsia" w:hAnsiTheme="minorEastAsia" w:hint="eastAsia"/>
          <w:sz w:val="28"/>
          <w:szCs w:val="28"/>
        </w:rPr>
        <w:t>图片服务器分离</w:t>
      </w:r>
      <w:bookmarkEnd w:id="13"/>
    </w:p>
    <w:p w14:paraId="3C8ADB68"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对Web 服务器来说,图片是最消耗资源的,</w:t>
      </w:r>
      <w:r w:rsidR="00501761" w:rsidRPr="00D77533">
        <w:rPr>
          <w:rFonts w:asciiTheme="minorEastAsia" w:eastAsiaTheme="minorEastAsia" w:hAnsiTheme="minorEastAsia" w:hint="eastAsia"/>
          <w:sz w:val="24"/>
          <w:szCs w:val="24"/>
        </w:rPr>
        <w:t>为了避免性能瓶颈，从架构角度，我们采用</w:t>
      </w:r>
      <w:r w:rsidRPr="00D77533">
        <w:rPr>
          <w:rFonts w:asciiTheme="minorEastAsia" w:eastAsiaTheme="minorEastAsia" w:hAnsiTheme="minorEastAsia" w:hint="eastAsia"/>
          <w:sz w:val="24"/>
          <w:szCs w:val="24"/>
        </w:rPr>
        <w:t>将图片与页面进行分离的策略</w:t>
      </w:r>
      <w:r w:rsidR="00501761" w:rsidRPr="00D77533">
        <w:rPr>
          <w:rFonts w:asciiTheme="minorEastAsia" w:eastAsiaTheme="minorEastAsia" w:hAnsiTheme="minorEastAsia" w:hint="eastAsia"/>
          <w:sz w:val="24"/>
          <w:szCs w:val="24"/>
        </w:rPr>
        <w:t>。通过一台或者多台</w:t>
      </w:r>
      <w:r w:rsidRPr="00D77533">
        <w:rPr>
          <w:rFonts w:asciiTheme="minorEastAsia" w:eastAsiaTheme="minorEastAsia" w:hAnsiTheme="minorEastAsia" w:hint="eastAsia"/>
          <w:sz w:val="24"/>
          <w:szCs w:val="24"/>
        </w:rPr>
        <w:t>独立的图片服务器降低提供页面访问请求的服务器系统压力,并且可以保证系统不会因为图片问题而崩溃</w:t>
      </w:r>
      <w:r w:rsidR="00501761" w:rsidRPr="00D77533">
        <w:rPr>
          <w:rFonts w:asciiTheme="minorEastAsia" w:eastAsiaTheme="minorEastAsia" w:hAnsiTheme="minorEastAsia" w:hint="eastAsia"/>
          <w:sz w:val="24"/>
          <w:szCs w:val="24"/>
        </w:rPr>
        <w:t>做到故障隔离，避免由图片服务引起的系统崩溃</w:t>
      </w:r>
      <w:r w:rsidR="0047658B" w:rsidRPr="00D77533">
        <w:rPr>
          <w:rFonts w:asciiTheme="minorEastAsia" w:eastAsiaTheme="minorEastAsia" w:hAnsiTheme="minorEastAsia" w:hint="eastAsia"/>
          <w:sz w:val="24"/>
          <w:szCs w:val="24"/>
        </w:rPr>
        <w:t>。</w:t>
      </w:r>
      <w:r w:rsidR="00501761" w:rsidRPr="00D77533">
        <w:rPr>
          <w:rFonts w:asciiTheme="minorEastAsia" w:eastAsiaTheme="minorEastAsia" w:hAnsiTheme="minorEastAsia" w:hint="eastAsia"/>
          <w:sz w:val="24"/>
          <w:szCs w:val="24"/>
        </w:rPr>
        <w:t>同时，</w:t>
      </w:r>
      <w:r w:rsidRPr="00D77533">
        <w:rPr>
          <w:rFonts w:asciiTheme="minorEastAsia" w:eastAsiaTheme="minorEastAsia" w:hAnsiTheme="minorEastAsia" w:hint="eastAsia"/>
          <w:sz w:val="24"/>
          <w:szCs w:val="24"/>
        </w:rPr>
        <w:t>在应用服务器和图片服务器上</w:t>
      </w:r>
      <w:r w:rsidR="00501761" w:rsidRPr="00D77533">
        <w:rPr>
          <w:rFonts w:asciiTheme="minorEastAsia" w:eastAsiaTheme="minorEastAsia" w:hAnsiTheme="minorEastAsia" w:hint="eastAsia"/>
          <w:sz w:val="24"/>
          <w:szCs w:val="24"/>
        </w:rPr>
        <w:t>采用相关优化设置，提升系统吞吐量，</w:t>
      </w:r>
      <w:r w:rsidRPr="00D77533">
        <w:rPr>
          <w:rFonts w:asciiTheme="minorEastAsia" w:eastAsiaTheme="minorEastAsia" w:hAnsiTheme="minorEastAsia" w:hint="eastAsia"/>
          <w:sz w:val="24"/>
          <w:szCs w:val="24"/>
        </w:rPr>
        <w:t>如在配置 ContentType 的时候可以尽量少支持,尽可能少的 LoadModule,</w:t>
      </w:r>
      <w:r w:rsidR="0047658B" w:rsidRPr="00D77533">
        <w:rPr>
          <w:rFonts w:asciiTheme="minorEastAsia" w:eastAsiaTheme="minorEastAsia" w:hAnsiTheme="minorEastAsia" w:hint="eastAsia"/>
          <w:sz w:val="24"/>
          <w:szCs w:val="24"/>
        </w:rPr>
        <w:t>保证更高的系统消耗和执行效率</w:t>
      </w:r>
      <w:r w:rsidR="0047658B" w:rsidRPr="00D77533">
        <w:rPr>
          <w:rFonts w:asciiTheme="minorEastAsia" w:eastAsiaTheme="minorEastAsia" w:hAnsiTheme="minorEastAsia"/>
          <w:sz w:val="24"/>
          <w:szCs w:val="24"/>
        </w:rPr>
        <w:t>。</w:t>
      </w:r>
    </w:p>
    <w:p w14:paraId="36100225" w14:textId="77777777" w:rsidR="00E216F6" w:rsidRPr="00D77533" w:rsidRDefault="003F62D9" w:rsidP="00761147">
      <w:pPr>
        <w:pStyle w:val="3"/>
        <w:numPr>
          <w:ilvl w:val="1"/>
          <w:numId w:val="6"/>
        </w:numPr>
        <w:spacing w:line="360" w:lineRule="auto"/>
        <w:ind w:firstLineChars="0"/>
        <w:rPr>
          <w:rFonts w:asciiTheme="minorEastAsia" w:eastAsiaTheme="minorEastAsia" w:hAnsiTheme="minorEastAsia"/>
          <w:sz w:val="28"/>
          <w:szCs w:val="28"/>
        </w:rPr>
      </w:pPr>
      <w:bookmarkStart w:id="14" w:name="_Toc505084865"/>
      <w:r w:rsidRPr="00D77533">
        <w:rPr>
          <w:rFonts w:asciiTheme="minorEastAsia" w:eastAsiaTheme="minorEastAsia" w:hAnsiTheme="minorEastAsia" w:hint="eastAsia"/>
          <w:sz w:val="28"/>
          <w:szCs w:val="28"/>
        </w:rPr>
        <w:lastRenderedPageBreak/>
        <w:t>数据库集群和库表散列</w:t>
      </w:r>
      <w:bookmarkEnd w:id="14"/>
    </w:p>
    <w:p w14:paraId="1F2F055C" w14:textId="77777777" w:rsidR="00E216F6" w:rsidRPr="00D77533" w:rsidRDefault="00403592"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复杂的大型企业级应用需要使用数据库进行数据持久化和数据分析，用以支持大业务量和复杂运算。而随着大数据时代的到来，面对海量数据的时候，数据库的性能和吞吐量往往成为系统性能瓶颈。在此情况下，传统模式下的单数据库部署方式已经无法满足业务需要</w:t>
      </w:r>
      <w:r w:rsidR="004C51FA">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于是我们使用数据库集群和库表散列方式搭建数据库</w:t>
      </w:r>
      <w:r w:rsidR="004C51FA">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在应用程序中按照业务、应用或者功能模块将数据库进行分离,不同的模块对应不同的数据库或者表,再按优化算法和策略对页面和功能进行更小的数据库散列,比如用户表,按照用户ID 进行表散列,这样就能够低成本的提升系统的性能并且有很好的扩展性。</w:t>
      </w:r>
    </w:p>
    <w:p w14:paraId="69ED4B93" w14:textId="77777777" w:rsidR="00E216F6" w:rsidRPr="00D77533" w:rsidRDefault="003F62D9" w:rsidP="00761147">
      <w:pPr>
        <w:pStyle w:val="3"/>
        <w:numPr>
          <w:ilvl w:val="1"/>
          <w:numId w:val="6"/>
        </w:numPr>
        <w:spacing w:line="360" w:lineRule="auto"/>
        <w:ind w:firstLineChars="0"/>
        <w:rPr>
          <w:rFonts w:asciiTheme="minorEastAsia" w:eastAsiaTheme="minorEastAsia" w:hAnsiTheme="minorEastAsia"/>
          <w:sz w:val="28"/>
          <w:szCs w:val="28"/>
        </w:rPr>
      </w:pPr>
      <w:bookmarkStart w:id="15" w:name="_Toc505084866"/>
      <w:r w:rsidRPr="00D77533">
        <w:rPr>
          <w:rFonts w:asciiTheme="minorEastAsia" w:eastAsiaTheme="minorEastAsia" w:hAnsiTheme="minorEastAsia" w:hint="eastAsia"/>
          <w:sz w:val="28"/>
          <w:szCs w:val="28"/>
        </w:rPr>
        <w:t>数据缓存</w:t>
      </w:r>
      <w:bookmarkEnd w:id="15"/>
    </w:p>
    <w:p w14:paraId="4F79263C" w14:textId="77777777" w:rsidR="00403592" w:rsidRPr="00D77533" w:rsidRDefault="00403592" w:rsidP="009B3F3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Page Output Caching将对页面请求的响应放入缓存中，后续对此页面的请求将直接从缓存中得到信息而不是重建此页面。可以通过添加Page指令（高级别，声明实现）来实现。</w:t>
      </w:r>
    </w:p>
    <w:p w14:paraId="75BCB1D9" w14:textId="77777777" w:rsidR="00403592" w:rsidRPr="00D77533" w:rsidRDefault="00403592" w:rsidP="009B3F3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.Net Remoting提供了跨应用程序域、跨进程、跨计算机的程序运行框架。服务器激活的对象有两种激活模式，其中Singleton 类型任何时候都不会同时具有多个实例。如果存在实例，所有客户端请求都由该实例提供服务。如果不存在实例，服务器将创建一个实例，而所有后继的客户端请求都将由该实例来提供服务。由于 Singleton 类型具有关联的默认生存期，即使任何时候都不会有一个以上的可用实例，客户端也不会总接收到对可远程处理的类的同一实例的引用。所以将数据缓存起来可以在多个客户端之间共享状态信息。</w:t>
      </w:r>
    </w:p>
    <w:p w14:paraId="62FFBACE" w14:textId="77777777" w:rsidR="00E216F6" w:rsidRPr="00D77533" w:rsidRDefault="00403592" w:rsidP="009B3F3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为了使用.Net Remoting实现缓存方案，要保证远程对象的租约不过期，并且远程对象没有被垃圾回收器销毁（对象租约是指在系统删除该对象前它在内存中的生存期）。当实现缓存时，重载MarshalByRefObject的InitializeLifetimeService方法并且返回null，这样就能保证租约永远不过期</w:t>
      </w:r>
      <w:r w:rsidR="003F62D9" w:rsidRPr="00D77533">
        <w:rPr>
          <w:rFonts w:asciiTheme="minorEastAsia" w:eastAsiaTheme="minorEastAsia" w:hAnsiTheme="minorEastAsia" w:hint="eastAsia"/>
          <w:sz w:val="24"/>
          <w:szCs w:val="24"/>
        </w:rPr>
        <w:t>并且相关的对象生存期是无限的。</w:t>
      </w:r>
    </w:p>
    <w:p w14:paraId="07AE5D1C" w14:textId="77777777" w:rsidR="00E216F6" w:rsidRPr="00D77533" w:rsidRDefault="00403592" w:rsidP="00761147">
      <w:pPr>
        <w:pStyle w:val="3"/>
        <w:numPr>
          <w:ilvl w:val="1"/>
          <w:numId w:val="6"/>
        </w:numPr>
        <w:spacing w:line="360" w:lineRule="auto"/>
        <w:ind w:firstLineChars="0"/>
        <w:rPr>
          <w:rFonts w:asciiTheme="minorEastAsia" w:eastAsiaTheme="minorEastAsia" w:hAnsiTheme="minorEastAsia"/>
          <w:sz w:val="28"/>
          <w:szCs w:val="28"/>
        </w:rPr>
      </w:pPr>
      <w:bookmarkStart w:id="16" w:name="_Toc505084867"/>
      <w:r w:rsidRPr="00D77533">
        <w:rPr>
          <w:rFonts w:asciiTheme="minorEastAsia" w:eastAsiaTheme="minorEastAsia" w:hAnsiTheme="minorEastAsia" w:hint="eastAsia"/>
          <w:sz w:val="28"/>
          <w:szCs w:val="28"/>
        </w:rPr>
        <w:lastRenderedPageBreak/>
        <w:t>高负载能力</w:t>
      </w:r>
      <w:bookmarkEnd w:id="16"/>
    </w:p>
    <w:p w14:paraId="4736C0B5" w14:textId="77777777" w:rsidR="000936D4" w:rsidRPr="00D77533" w:rsidRDefault="00403592"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本系统通过软件、硬件两种方式提升数据吞吐量。</w:t>
      </w:r>
    </w:p>
    <w:p w14:paraId="1A8BA8D0" w14:textId="77777777"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软件上，通过dispatcher服务器按照均衡访问、上次优先的算法，将用户的访问分发至最优服务器。同时通过字典数据缓存、数据预加载等方式提升系统响应能力，避免性能瓶颈和单点故障。</w:t>
      </w:r>
    </w:p>
    <w:p w14:paraId="7AD7EADB" w14:textId="77777777"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硬件上，首先是采用服务器集群横向部署的方式提升系统整体性能，再通过负载均衡设备在路由器端将数据访问按照服务器性能高低以一定比例分发</w:t>
      </w:r>
      <w:r w:rsidR="00E36448">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充分保证服务的高吞吐性能。</w:t>
      </w:r>
    </w:p>
    <w:p w14:paraId="4859D5B5"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系统可靠性设计</w:t>
      </w:r>
    </w:p>
    <w:p w14:paraId="39686E3A"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可靠性技术使用统计分析方法研究缺陷引起失效发生的可能性，与法院业务工作流程协同设计，预防、检查和解决实际工作中遇到的问题。通过可靠性数据收集和管理，实现可靠性数据统一管理，单源存储，并建立数据关联，充分集成已有工具和数据，避免浪费。</w:t>
      </w:r>
    </w:p>
    <w:p w14:paraId="76596901"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本系统的可靠性设计采用四类措施：避错、查错、纠错和容错。</w:t>
      </w:r>
    </w:p>
    <w:p w14:paraId="5F1E4592" w14:textId="77777777" w:rsidR="00E216F6" w:rsidRPr="00D77533" w:rsidRDefault="003F62D9" w:rsidP="00761147">
      <w:pPr>
        <w:pStyle w:val="4"/>
        <w:numPr>
          <w:ilvl w:val="3"/>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避错设计</w:t>
      </w:r>
    </w:p>
    <w:p w14:paraId="275FD5C5" w14:textId="77777777" w:rsidR="000936D4" w:rsidRPr="00D77533" w:rsidRDefault="00501761"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避错设计</w:t>
      </w:r>
      <w:r w:rsidR="003F62D9" w:rsidRPr="00D77533">
        <w:rPr>
          <w:rFonts w:asciiTheme="minorEastAsia" w:eastAsiaTheme="minorEastAsia" w:hAnsiTheme="minorEastAsia" w:hint="eastAsia"/>
          <w:sz w:val="24"/>
          <w:szCs w:val="24"/>
        </w:rPr>
        <w:t>遵循</w:t>
      </w:r>
      <w:r w:rsidRPr="00D77533">
        <w:rPr>
          <w:rFonts w:asciiTheme="minorEastAsia" w:eastAsiaTheme="minorEastAsia" w:hAnsiTheme="minorEastAsia" w:hint="eastAsia"/>
          <w:sz w:val="24"/>
          <w:szCs w:val="24"/>
        </w:rPr>
        <w:t>了</w:t>
      </w:r>
      <w:r w:rsidR="003F62D9" w:rsidRPr="00D77533">
        <w:rPr>
          <w:rFonts w:asciiTheme="minorEastAsia" w:eastAsiaTheme="minorEastAsia" w:hAnsiTheme="minorEastAsia" w:hint="eastAsia"/>
          <w:sz w:val="24"/>
          <w:szCs w:val="24"/>
        </w:rPr>
        <w:t>两条原则：</w:t>
      </w:r>
    </w:p>
    <w:p w14:paraId="2298B757" w14:textId="77777777" w:rsidR="000936D4" w:rsidRPr="00D77533" w:rsidRDefault="003F62D9"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A33E2D"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控制程序的复杂度：模块独立性、合理的层次结构和接口关系简单。</w:t>
      </w:r>
    </w:p>
    <w:p w14:paraId="57BE571A" w14:textId="77777777" w:rsidR="000936D4" w:rsidRPr="00D77533" w:rsidRDefault="003F62D9"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A33E2D"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与用户保持紧密联系，按PDCA（Plan Do Check Action）循环法工作。了解任务、明确目标、制定计划，按计划执行，前进一步检查一步、自检评审，根据检查结果采取措施。PDCA反复循环，可以有效提高产品质量。在软件研制流程中，概要设计以软件产品需求规格说明为依据，对产品的体系结构做出精确的描述。经验表明，概要设计引入的缺陷影响大，是可靠性设计的一个重要环节。</w:t>
      </w:r>
    </w:p>
    <w:p w14:paraId="3C2059C3" w14:textId="77777777" w:rsidR="000936D4" w:rsidRPr="00D77533" w:rsidRDefault="003F62D9"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避错设计使用的技术和方法</w:t>
      </w:r>
      <w:r w:rsidR="00AA78CE"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如输入数据的滤波计数、未使用中断和存储器处理技术、选用经过分析测试和验证的商品软件和对自开发软件重用的确认（良好的历史记录只是有利条件，而非确认的证据）。</w:t>
      </w:r>
    </w:p>
    <w:p w14:paraId="40205519" w14:textId="77777777" w:rsidR="00E216F6" w:rsidRPr="00D77533" w:rsidRDefault="003F62D9" w:rsidP="00761147">
      <w:pPr>
        <w:pStyle w:val="4"/>
        <w:numPr>
          <w:ilvl w:val="3"/>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查错设计</w:t>
      </w:r>
    </w:p>
    <w:p w14:paraId="336D6FF5" w14:textId="77777777" w:rsidR="000936D4" w:rsidRPr="00D77533" w:rsidRDefault="003F62D9"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查错设计分为被动式检测和主动式检测。被动式在程序关键部位设置检测点，尽可能地在源头发现错误征兆，及时处理。例如检纠错码、判定数据有效范围、检查累加和、识别特殊标记（例如帧头帧尾码）、口令应答（例如在各个过程中设置标志，并与前一个过程的标志匹配检查，满足准则，可继续进行）、地址边界检查等方法；主动式例如定时或低优先级巡检。嵌入式系统因受资源约束，一般较少采用主动式检测。</w:t>
      </w:r>
    </w:p>
    <w:p w14:paraId="086CD59C" w14:textId="77777777" w:rsidR="00E216F6" w:rsidRPr="00D77533" w:rsidRDefault="003F62D9" w:rsidP="00761147">
      <w:pPr>
        <w:pStyle w:val="4"/>
        <w:numPr>
          <w:ilvl w:val="3"/>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纠错设计</w:t>
      </w:r>
    </w:p>
    <w:p w14:paraId="524B7FB6" w14:textId="77777777" w:rsidR="000936D4" w:rsidRPr="00D77533" w:rsidRDefault="003F62D9"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纠错设计的期望是具有自动改正错误的能力。这个目标需要较强的处理能力，目前更普遍的做法是限制软件错误的有害影响程度。例如嵌入式系统通常采用的纠错码等。</w:t>
      </w:r>
    </w:p>
    <w:p w14:paraId="356F523E" w14:textId="77777777" w:rsidR="00E216F6" w:rsidRPr="00D77533" w:rsidRDefault="003F62D9" w:rsidP="00761147">
      <w:pPr>
        <w:pStyle w:val="4"/>
        <w:numPr>
          <w:ilvl w:val="3"/>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容错设计</w:t>
      </w:r>
    </w:p>
    <w:p w14:paraId="0AB2E84C" w14:textId="77777777" w:rsidR="00E216F6" w:rsidRPr="00D77533" w:rsidRDefault="003F62D9" w:rsidP="0055297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容错设计概念通常提及的是多数表决、N版本、恢复块等方法。多数表决常用于故障诊断准则复杂时采用，为实现多数表决，要求系统有奇数个并行冗余单元。并行冗余的单元的数量随失效容限增加，如：三取二表决可得一次故障失效容限，二次故障失效容限需五取三表决。N版本程序设计指为达到非零失效容限，对于给定的同一软件需求，由N个不同设计组编制N个不同的程序，在N个独立的计算机上运行。N版本法褒贬不一，争议颇多。相对N版本法，恢复块法对系统要求较宽松。本方法为对于关键过程的结果，用接收条件检测。如果结果与接收条件相符，则进入下一步程序，否则恢复本关键过程的初始状态用替补过程（恢复块）重新处理后，再进行接收测试，重复上述步骤。恢复块的设计应独立，实时系统应有计时检测，接收测试条件是否充分必要是恢复块的关键之一。</w:t>
      </w:r>
    </w:p>
    <w:p w14:paraId="0C8661F0" w14:textId="77777777" w:rsidR="00E216F6" w:rsidRPr="00D77533" w:rsidRDefault="00703BF4" w:rsidP="00761147">
      <w:pPr>
        <w:pStyle w:val="3"/>
        <w:numPr>
          <w:ilvl w:val="1"/>
          <w:numId w:val="6"/>
        </w:numPr>
        <w:spacing w:line="360" w:lineRule="auto"/>
        <w:ind w:firstLineChars="0"/>
        <w:rPr>
          <w:rFonts w:asciiTheme="minorEastAsia" w:eastAsiaTheme="minorEastAsia" w:hAnsiTheme="minorEastAsia"/>
          <w:sz w:val="28"/>
          <w:szCs w:val="28"/>
        </w:rPr>
      </w:pPr>
      <w:bookmarkStart w:id="17" w:name="_Toc505084868"/>
      <w:r w:rsidRPr="00D77533">
        <w:rPr>
          <w:rFonts w:asciiTheme="minorEastAsia" w:eastAsiaTheme="minorEastAsia" w:hAnsiTheme="minorEastAsia" w:hint="eastAsia"/>
          <w:sz w:val="28"/>
          <w:szCs w:val="28"/>
        </w:rPr>
        <w:t>系统并发设计</w:t>
      </w:r>
      <w:bookmarkEnd w:id="17"/>
    </w:p>
    <w:p w14:paraId="1A67DBC1"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为了适用于全省各级法院</w:t>
      </w:r>
      <w:r w:rsidR="00182AD4" w:rsidRPr="00D77533">
        <w:rPr>
          <w:rFonts w:asciiTheme="minorEastAsia" w:eastAsiaTheme="minorEastAsia" w:hAnsiTheme="minorEastAsia" w:hint="eastAsia"/>
          <w:sz w:val="24"/>
          <w:szCs w:val="24"/>
        </w:rPr>
        <w:t>用户</w:t>
      </w:r>
      <w:r w:rsidRPr="00D77533">
        <w:rPr>
          <w:rFonts w:asciiTheme="minorEastAsia" w:eastAsiaTheme="minorEastAsia" w:hAnsiTheme="minorEastAsia" w:hint="eastAsia"/>
          <w:sz w:val="24"/>
          <w:szCs w:val="24"/>
        </w:rPr>
        <w:t>使用系统，采用了大并发系统设计思路，系统架构图如下：</w:t>
      </w:r>
    </w:p>
    <w:p w14:paraId="1D662AFF" w14:textId="77777777" w:rsidR="006128D8" w:rsidRDefault="003F62D9" w:rsidP="00C259EE">
      <w:pPr>
        <w:ind w:firstLine="420"/>
        <w:rPr>
          <w:rFonts w:asciiTheme="minorEastAsia" w:eastAsiaTheme="minorEastAsia" w:hAnsiTheme="minorEastAsia"/>
        </w:rPr>
      </w:pPr>
      <w:r w:rsidRPr="00D77533">
        <w:rPr>
          <w:rFonts w:asciiTheme="minorEastAsia" w:eastAsiaTheme="minorEastAsia" w:hAnsiTheme="minorEastAsia"/>
          <w:noProof/>
        </w:rPr>
        <w:lastRenderedPageBreak/>
        <w:drawing>
          <wp:inline distT="0" distB="0" distL="114300" distR="114300" wp14:anchorId="0F0FD28C" wp14:editId="6D0CFA95">
            <wp:extent cx="4790440" cy="4133215"/>
            <wp:effectExtent l="0" t="0" r="10160" b="6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2" cstate="print"/>
                    <a:stretch>
                      <a:fillRect/>
                    </a:stretch>
                  </pic:blipFill>
                  <pic:spPr>
                    <a:xfrm>
                      <a:off x="0" y="0"/>
                      <a:ext cx="4790440" cy="4133215"/>
                    </a:xfrm>
                    <a:prstGeom prst="rect">
                      <a:avLst/>
                    </a:prstGeom>
                    <a:noFill/>
                    <a:ln w="9525">
                      <a:noFill/>
                    </a:ln>
                  </pic:spPr>
                </pic:pic>
              </a:graphicData>
            </a:graphic>
          </wp:inline>
        </w:drawing>
      </w:r>
    </w:p>
    <w:p w14:paraId="738C2EBB" w14:textId="77777777" w:rsidR="00C259EE" w:rsidRPr="00D77533" w:rsidRDefault="00C259EE" w:rsidP="00C259EE">
      <w:pPr>
        <w:ind w:firstLine="420"/>
        <w:rPr>
          <w:rFonts w:asciiTheme="minorEastAsia" w:eastAsiaTheme="minorEastAsia" w:hAnsiTheme="minorEastAsia"/>
        </w:rPr>
      </w:pPr>
    </w:p>
    <w:p w14:paraId="63E9C1AE"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前端优化</w:t>
      </w:r>
      <w:r w:rsidRPr="00D77533">
        <w:rPr>
          <w:rFonts w:asciiTheme="minorEastAsia" w:eastAsiaTheme="minorEastAsia" w:hAnsiTheme="minorEastAsia" w:cs="Calibri"/>
          <w:sz w:val="24"/>
          <w:szCs w:val="24"/>
        </w:rPr>
        <w:t>  </w:t>
      </w:r>
    </w:p>
    <w:p w14:paraId="19B812E5"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前端优化主要包括动态内容静态化，增加前端缓存。页面静态化是指将指含有大量动态元素的动态网页，如asp、jsp等，转换为html静态页面，静态页面由于不用加载动态元素，其访问速度要比动态页面快得多，可以增加访问速度，减小数据库压力；前端页面缓存在系统前端对Web服务器上的页面进行缓存。</w:t>
      </w:r>
    </w:p>
    <w:p w14:paraId="45B99722"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负载均衡</w:t>
      </w:r>
      <w:r w:rsidRPr="00D77533">
        <w:rPr>
          <w:rFonts w:asciiTheme="minorEastAsia" w:eastAsiaTheme="minorEastAsia" w:hAnsiTheme="minorEastAsia" w:cs="Calibri"/>
          <w:sz w:val="24"/>
          <w:szCs w:val="24"/>
        </w:rPr>
        <w:t>  </w:t>
      </w:r>
    </w:p>
    <w:p w14:paraId="7BE7D92D"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负载均衡的基本思想是把高并发的访问平均分配到每一个服务器节点上，从而减小分布式数据库中每一个节点的压力。</w:t>
      </w:r>
    </w:p>
    <w:p w14:paraId="08838DC9"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中间件</w:t>
      </w:r>
      <w:r w:rsidRPr="00D77533">
        <w:rPr>
          <w:rFonts w:asciiTheme="minorEastAsia" w:eastAsiaTheme="minorEastAsia" w:hAnsiTheme="minorEastAsia" w:cs="Calibri"/>
          <w:sz w:val="24"/>
          <w:szCs w:val="24"/>
        </w:rPr>
        <w:t>   </w:t>
      </w:r>
    </w:p>
    <w:p w14:paraId="39E30401"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数据库的中间件技术是指把应用层与数据库层分离，在中间增加一个部分，避免应用直接访问数据库。因为系统可能采用读写分离的技术，因而会使用不同</w:t>
      </w:r>
      <w:r w:rsidRPr="00D77533">
        <w:rPr>
          <w:rFonts w:asciiTheme="minorEastAsia" w:eastAsiaTheme="minorEastAsia" w:hAnsiTheme="minorEastAsia" w:hint="eastAsia"/>
          <w:sz w:val="24"/>
          <w:szCs w:val="24"/>
        </w:rPr>
        <w:lastRenderedPageBreak/>
        <w:t>的数据库，中间件可以屏蔽数据库直接的不同，提供统一的接口。中间件还负责事务的协调处理，起到数据连接管理的作用，多个客户端连接通过中间件可以共用一个数据库连接。</w:t>
      </w:r>
    </w:p>
    <w:p w14:paraId="551D65BD"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memcached  </w:t>
      </w:r>
    </w:p>
    <w:p w14:paraId="63D4F985"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memcached是一个高性能的分布式内存对象缓存系统，通过在内存中缓存数据和对象来减少读取数据库的次数，从而提高动态、数据库驱动网站的速度，它是基于一个存储键/值对的hashmap。</w:t>
      </w:r>
    </w:p>
    <w:p w14:paraId="7C7558CD"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并发控制 </w:t>
      </w:r>
      <w:r w:rsidRPr="00D77533">
        <w:rPr>
          <w:rFonts w:asciiTheme="minorEastAsia" w:eastAsiaTheme="minorEastAsia" w:hAnsiTheme="minorEastAsia" w:cs="Calibri"/>
          <w:sz w:val="24"/>
          <w:szCs w:val="24"/>
        </w:rPr>
        <w:t>  </w:t>
      </w:r>
    </w:p>
    <w:p w14:paraId="3CDCA97B"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数据库限流，达到数据库的最大并发数，进入行锁状态。如不进行控制，一旦其中一个连接卡住，会引发雪崩效应，从而影响整个系统</w:t>
      </w:r>
      <w:r w:rsidR="006128D8" w:rsidRPr="00D77533">
        <w:rPr>
          <w:rFonts w:asciiTheme="minorEastAsia" w:eastAsiaTheme="minorEastAsia" w:hAnsiTheme="minorEastAsia" w:hint="eastAsia"/>
          <w:sz w:val="24"/>
          <w:szCs w:val="24"/>
        </w:rPr>
        <w:t>。</w:t>
      </w:r>
    </w:p>
    <w:p w14:paraId="785EBB02"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排队系统</w:t>
      </w:r>
    </w:p>
    <w:p w14:paraId="65392812"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排队系统很好地解决系统在处理业务时，所遇到的拥挤、夹塞、混乱等问题。排队规则有：损失制、等待制、混合制。</w:t>
      </w:r>
    </w:p>
    <w:p w14:paraId="5CC32D8D"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并行复制</w:t>
      </w:r>
      <w:r w:rsidRPr="00D77533">
        <w:rPr>
          <w:rFonts w:asciiTheme="minorEastAsia" w:eastAsiaTheme="minorEastAsia" w:hAnsiTheme="minorEastAsia" w:cs="Calibri"/>
          <w:sz w:val="24"/>
          <w:szCs w:val="24"/>
        </w:rPr>
        <w:t> </w:t>
      </w:r>
      <w:r w:rsidRPr="00D77533">
        <w:rPr>
          <w:rFonts w:asciiTheme="minorEastAsia" w:eastAsiaTheme="minorEastAsia" w:hAnsiTheme="minorEastAsia" w:cs="Calibri"/>
          <w:b w:val="0"/>
          <w:color w:val="666666"/>
          <w:sz w:val="24"/>
          <w:szCs w:val="24"/>
          <w:shd w:val="clear" w:color="auto" w:fill="FFFFFF"/>
        </w:rPr>
        <w:t> </w:t>
      </w:r>
    </w:p>
    <w:p w14:paraId="46B77375"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采用并行复制的技术可以解决主备库复制延迟问题。</w:t>
      </w:r>
    </w:p>
    <w:p w14:paraId="06D5254D"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数据库拆分</w:t>
      </w:r>
      <w:r w:rsidRPr="00D77533">
        <w:rPr>
          <w:rFonts w:asciiTheme="minorEastAsia" w:eastAsiaTheme="minorEastAsia" w:hAnsiTheme="minorEastAsia" w:cs="Calibri"/>
          <w:sz w:val="24"/>
          <w:szCs w:val="24"/>
        </w:rPr>
        <w:t>  </w:t>
      </w:r>
    </w:p>
    <w:p w14:paraId="3A04ADA0"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分为水平拆分和垂直拆分，垂直拆分即按列拆分，把数据按应用分离，降低单个事务的数据处理量；水平拆分即按行拆分，降低节点的并发量。</w:t>
      </w:r>
    </w:p>
    <w:p w14:paraId="6085A4DF"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读写分离</w:t>
      </w:r>
      <w:r w:rsidRPr="00D77533">
        <w:rPr>
          <w:rFonts w:asciiTheme="minorEastAsia" w:eastAsiaTheme="minorEastAsia" w:hAnsiTheme="minorEastAsia" w:cs="Calibri"/>
          <w:sz w:val="24"/>
          <w:szCs w:val="24"/>
        </w:rPr>
        <w:t>  </w:t>
      </w:r>
    </w:p>
    <w:p w14:paraId="0212DF60" w14:textId="77777777" w:rsidR="00E216F6" w:rsidRPr="00C259EE" w:rsidRDefault="003F62D9" w:rsidP="00C259E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对于系统可能读操作频繁，而有时系统写操作频繁，读写分离能有效提高访问速度。</w:t>
      </w:r>
    </w:p>
    <w:p w14:paraId="2910099E" w14:textId="77777777" w:rsidR="00E216F6" w:rsidRPr="00D77533" w:rsidRDefault="00703BF4" w:rsidP="00761147">
      <w:pPr>
        <w:pStyle w:val="3"/>
        <w:numPr>
          <w:ilvl w:val="1"/>
          <w:numId w:val="6"/>
        </w:numPr>
        <w:spacing w:line="360" w:lineRule="auto"/>
        <w:ind w:firstLineChars="0"/>
        <w:rPr>
          <w:rFonts w:asciiTheme="minorEastAsia" w:eastAsiaTheme="minorEastAsia" w:hAnsiTheme="minorEastAsia"/>
          <w:sz w:val="28"/>
          <w:szCs w:val="28"/>
        </w:rPr>
      </w:pPr>
      <w:bookmarkStart w:id="18" w:name="_Toc505084869"/>
      <w:r w:rsidRPr="00D77533">
        <w:rPr>
          <w:rFonts w:asciiTheme="minorEastAsia" w:eastAsiaTheme="minorEastAsia" w:hAnsiTheme="minorEastAsia" w:hint="eastAsia"/>
          <w:sz w:val="28"/>
          <w:szCs w:val="28"/>
        </w:rPr>
        <w:lastRenderedPageBreak/>
        <w:t>系统响应时间设计</w:t>
      </w:r>
      <w:bookmarkEnd w:id="18"/>
    </w:p>
    <w:p w14:paraId="674DBE87"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响应时间就是用户感受软件系统为其服务所耗费的时间，考虑到系统在全省法院使用，范围和使用人员较多，响应时间是提高用户体验的关键。系统从下面</w:t>
      </w:r>
      <w:r w:rsidR="00182AD4" w:rsidRPr="00D77533">
        <w:rPr>
          <w:rFonts w:asciiTheme="minorEastAsia" w:eastAsiaTheme="minorEastAsia" w:hAnsiTheme="minorEastAsia" w:hint="eastAsia"/>
          <w:sz w:val="24"/>
          <w:szCs w:val="24"/>
        </w:rPr>
        <w:t>三</w:t>
      </w:r>
      <w:r w:rsidRPr="00D77533">
        <w:rPr>
          <w:rFonts w:asciiTheme="minorEastAsia" w:eastAsiaTheme="minorEastAsia" w:hAnsiTheme="minorEastAsia" w:hint="eastAsia"/>
          <w:sz w:val="24"/>
          <w:szCs w:val="24"/>
        </w:rPr>
        <w:t>个方面来优化设计响应时间：</w:t>
      </w:r>
    </w:p>
    <w:p w14:paraId="2C932081" w14:textId="77777777" w:rsidR="00E216F6" w:rsidRPr="00D77533" w:rsidRDefault="003F62D9" w:rsidP="006128D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 服务器端响应时间</w:t>
      </w:r>
      <w:r w:rsidR="006128D8"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服务器完成交易请求执行的时间。</w:t>
      </w:r>
    </w:p>
    <w:p w14:paraId="2352B813" w14:textId="77777777" w:rsidR="00E216F6" w:rsidRPr="00D77533" w:rsidRDefault="003F62D9" w:rsidP="006128D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 网络响应时间</w:t>
      </w:r>
      <w:r w:rsidR="006128D8"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网络硬件传输交易请求和交易结果所耗费的时间。</w:t>
      </w:r>
    </w:p>
    <w:p w14:paraId="376C881F" w14:textId="77777777" w:rsidR="00E216F6" w:rsidRPr="00D77533" w:rsidRDefault="003F62D9" w:rsidP="006128D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 客户端响应时间</w:t>
      </w:r>
      <w:r w:rsidR="006128D8"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客户端在构建请求和展现交易结果时所耗费的时间。</w:t>
      </w:r>
    </w:p>
    <w:p w14:paraId="59AED138" w14:textId="77777777" w:rsidR="00E216F6" w:rsidRPr="00D77533" w:rsidRDefault="00703BF4" w:rsidP="00761147">
      <w:pPr>
        <w:pStyle w:val="3"/>
        <w:numPr>
          <w:ilvl w:val="1"/>
          <w:numId w:val="6"/>
        </w:numPr>
        <w:spacing w:line="360" w:lineRule="auto"/>
        <w:ind w:firstLineChars="0"/>
        <w:rPr>
          <w:rFonts w:asciiTheme="minorEastAsia" w:eastAsiaTheme="minorEastAsia" w:hAnsiTheme="minorEastAsia"/>
          <w:sz w:val="28"/>
          <w:szCs w:val="28"/>
        </w:rPr>
      </w:pPr>
      <w:bookmarkStart w:id="19" w:name="_Toc505084870"/>
      <w:r w:rsidRPr="00D77533">
        <w:rPr>
          <w:rFonts w:asciiTheme="minorEastAsia" w:eastAsiaTheme="minorEastAsia" w:hAnsiTheme="minorEastAsia" w:hint="eastAsia"/>
          <w:sz w:val="28"/>
          <w:szCs w:val="28"/>
        </w:rPr>
        <w:t>系统易用性设计</w:t>
      </w:r>
      <w:bookmarkEnd w:id="19"/>
    </w:p>
    <w:p w14:paraId="229D47E2" w14:textId="77777777" w:rsidR="00E216F6" w:rsidRPr="00D77533" w:rsidRDefault="006128D8"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3F62D9" w:rsidRPr="00D77533">
        <w:rPr>
          <w:rFonts w:asciiTheme="minorEastAsia" w:eastAsiaTheme="minorEastAsia" w:hAnsiTheme="minorEastAsia" w:hint="eastAsia"/>
          <w:sz w:val="24"/>
          <w:szCs w:val="24"/>
        </w:rPr>
        <w:t>完成相同或相近功能的按钮用Frame框起来，常用按钮要支持快捷方式。</w:t>
      </w:r>
    </w:p>
    <w:p w14:paraId="06DB6A38" w14:textId="77777777" w:rsidR="00E216F6" w:rsidRPr="00D77533" w:rsidRDefault="00182AD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完成同一功能或任务的元素放在集中位置，减少鼠标移动的距离。</w:t>
      </w:r>
    </w:p>
    <w:p w14:paraId="2A8693E7" w14:textId="77777777" w:rsidR="00E216F6" w:rsidRPr="00D77533" w:rsidRDefault="00182AD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按功能将界面划分局域块，用Frame框括起来，并要有功能说明或标题。</w:t>
      </w:r>
    </w:p>
    <w:p w14:paraId="07E4C92E" w14:textId="77777777" w:rsidR="00E216F6" w:rsidRPr="00D77533" w:rsidRDefault="00182AD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界面要支持键盘自动浏览按钮功能，即按Tab键的自动切换功能。  </w:t>
      </w:r>
    </w:p>
    <w:p w14:paraId="6F06AF64" w14:textId="77777777" w:rsidR="00E216F6" w:rsidRPr="00D77533" w:rsidRDefault="00182AD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界面上首先应输入的和重要信息的控件在Tab顺序中应当靠前，位置也应放在窗口上较醒目的位置。   </w:t>
      </w:r>
    </w:p>
    <w:p w14:paraId="6E838CAE" w14:textId="77777777" w:rsidR="00E216F6" w:rsidRPr="00D77533" w:rsidRDefault="00182AD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6</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同一界面上的控件数最好不要超过劳过度10个，多于10个时可以考虑使用分页界面显示。 </w:t>
      </w:r>
    </w:p>
    <w:p w14:paraId="47B8EB11"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分页界面要支持在页面间的快捷切换，常用组合快捷键Ctrl+Tab   </w:t>
      </w:r>
    </w:p>
    <w:p w14:paraId="1C1ECEC2"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默认按钮要支持Enter及选操作，即按Enter后自动执行默认按钮对应操作</w:t>
      </w:r>
    </w:p>
    <w:p w14:paraId="64EEAB50"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可写控件检测到非法输入后应给出说明并能自动获得焦点。</w:t>
      </w:r>
    </w:p>
    <w:p w14:paraId="332EF6CD"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10</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Tab键的顺序与控件排列顺序要一</w:t>
      </w:r>
      <w:r w:rsidR="006128D8" w:rsidRPr="00D77533">
        <w:rPr>
          <w:rFonts w:asciiTheme="minorEastAsia" w:eastAsiaTheme="minorEastAsia" w:hAnsiTheme="minorEastAsia" w:hint="eastAsia"/>
          <w:sz w:val="24"/>
          <w:szCs w:val="24"/>
        </w:rPr>
        <w:t>致</w:t>
      </w:r>
      <w:r w:rsidR="003F62D9" w:rsidRPr="00D77533">
        <w:rPr>
          <w:rFonts w:asciiTheme="minorEastAsia" w:eastAsiaTheme="minorEastAsia" w:hAnsiTheme="minorEastAsia" w:hint="eastAsia"/>
          <w:sz w:val="24"/>
          <w:szCs w:val="24"/>
        </w:rPr>
        <w:t>，目前</w:t>
      </w:r>
      <w:r w:rsidR="006128D8" w:rsidRPr="00D77533">
        <w:rPr>
          <w:rFonts w:asciiTheme="minorEastAsia" w:eastAsiaTheme="minorEastAsia" w:hAnsiTheme="minorEastAsia" w:hint="eastAsia"/>
          <w:sz w:val="24"/>
          <w:szCs w:val="24"/>
        </w:rPr>
        <w:t>采取</w:t>
      </w:r>
      <w:r w:rsidR="003F62D9" w:rsidRPr="00D77533">
        <w:rPr>
          <w:rFonts w:asciiTheme="minorEastAsia" w:eastAsiaTheme="minorEastAsia" w:hAnsiTheme="minorEastAsia" w:hint="eastAsia"/>
          <w:sz w:val="24"/>
          <w:szCs w:val="24"/>
        </w:rPr>
        <w:t xml:space="preserve">总体从上到下，同时行间从左到右的方式。 </w:t>
      </w:r>
    </w:p>
    <w:p w14:paraId="2BBEEF0A"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11</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复选框和选项框按选择几率的高底而先后排列。 </w:t>
      </w:r>
    </w:p>
    <w:p w14:paraId="56E520EF"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12</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复选框和选项框要有默认选项，并支持Tab选择。 </w:t>
      </w:r>
    </w:p>
    <w:p w14:paraId="2F2D438C"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13</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 xml:space="preserve">选项数相同时多用选项框而不用下拉列表框。   </w:t>
      </w:r>
    </w:p>
    <w:p w14:paraId="768519B6"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14</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面空间较小时使用下拉框而不用选项框。</w:t>
      </w:r>
    </w:p>
    <w:p w14:paraId="6B3862BC" w14:textId="77777777" w:rsidR="00E216F6" w:rsidRPr="00D77533" w:rsidRDefault="00A061BF"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15</w:t>
      </w:r>
      <w:r w:rsidR="006128D8"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选项数</w:t>
      </w:r>
      <w:r w:rsidR="0074266B" w:rsidRPr="00D77533">
        <w:rPr>
          <w:rFonts w:asciiTheme="minorEastAsia" w:eastAsiaTheme="minorEastAsia" w:hAnsiTheme="minorEastAsia" w:hint="eastAsia"/>
          <w:sz w:val="24"/>
          <w:szCs w:val="24"/>
        </w:rPr>
        <w:t>较</w:t>
      </w:r>
      <w:r w:rsidR="003F62D9" w:rsidRPr="00D77533">
        <w:rPr>
          <w:rFonts w:asciiTheme="minorEastAsia" w:eastAsiaTheme="minorEastAsia" w:hAnsiTheme="minorEastAsia" w:hint="eastAsia"/>
          <w:sz w:val="24"/>
          <w:szCs w:val="24"/>
        </w:rPr>
        <w:t>少时使用选项框，相反使用下拉列表框。</w:t>
      </w:r>
    </w:p>
    <w:p w14:paraId="6D30BDCE" w14:textId="77777777" w:rsidR="00E216F6" w:rsidRPr="00D77533" w:rsidRDefault="003F62D9" w:rsidP="00761147">
      <w:pPr>
        <w:pStyle w:val="2"/>
        <w:numPr>
          <w:ilvl w:val="0"/>
          <w:numId w:val="6"/>
        </w:numPr>
        <w:tabs>
          <w:tab w:val="clear" w:pos="756"/>
          <w:tab w:val="left" w:pos="426"/>
        </w:tabs>
        <w:ind w:left="426" w:firstLineChars="0"/>
        <w:rPr>
          <w:rFonts w:asciiTheme="minorEastAsia" w:eastAsiaTheme="minorEastAsia" w:hAnsiTheme="minorEastAsia"/>
          <w:sz w:val="30"/>
          <w:szCs w:val="30"/>
        </w:rPr>
      </w:pPr>
      <w:bookmarkStart w:id="20" w:name="_Toc498058769"/>
      <w:bookmarkStart w:id="21" w:name="_Toc505084871"/>
      <w:r w:rsidRPr="00D77533">
        <w:rPr>
          <w:rFonts w:asciiTheme="minorEastAsia" w:eastAsiaTheme="minorEastAsia" w:hAnsiTheme="minorEastAsia" w:hint="eastAsia"/>
          <w:sz w:val="30"/>
          <w:szCs w:val="30"/>
        </w:rPr>
        <w:lastRenderedPageBreak/>
        <w:t>系统安全性设计</w:t>
      </w:r>
      <w:bookmarkEnd w:id="20"/>
      <w:bookmarkEnd w:id="21"/>
    </w:p>
    <w:p w14:paraId="01EE7D41" w14:textId="77777777" w:rsidR="00E216F6" w:rsidRPr="00D77533" w:rsidRDefault="003F62D9" w:rsidP="00761147">
      <w:pPr>
        <w:pStyle w:val="3"/>
        <w:numPr>
          <w:ilvl w:val="1"/>
          <w:numId w:val="6"/>
        </w:numPr>
        <w:spacing w:line="360" w:lineRule="auto"/>
        <w:ind w:firstLineChars="0"/>
        <w:rPr>
          <w:rFonts w:asciiTheme="minorEastAsia" w:eastAsiaTheme="minorEastAsia" w:hAnsiTheme="minorEastAsia"/>
          <w:sz w:val="28"/>
          <w:szCs w:val="28"/>
        </w:rPr>
      </w:pPr>
      <w:bookmarkStart w:id="22" w:name="_Toc505084872"/>
      <w:r w:rsidRPr="00D77533">
        <w:rPr>
          <w:rFonts w:asciiTheme="minorEastAsia" w:eastAsiaTheme="minorEastAsia" w:hAnsiTheme="minorEastAsia" w:hint="eastAsia"/>
          <w:sz w:val="28"/>
          <w:szCs w:val="28"/>
        </w:rPr>
        <w:t>系统安全</w:t>
      </w:r>
      <w:bookmarkEnd w:id="22"/>
    </w:p>
    <w:p w14:paraId="3547CC01" w14:textId="77777777" w:rsidR="00E216F6" w:rsidRPr="00D77533" w:rsidRDefault="003F62D9" w:rsidP="00D11694">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在域用户管理中，系统管理员可以管理三种安全规则：账号规则、用户权限规则、审核规则。</w:t>
      </w:r>
    </w:p>
    <w:p w14:paraId="1E6A0E58" w14:textId="77777777" w:rsidR="00E216F6" w:rsidRPr="00D77533" w:rsidRDefault="003F62D9" w:rsidP="00D11694">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账号规则：用来管理所有与用户账号、密码有关的事项，例如：密码的期限、登录几次后账号锁定等。</w:t>
      </w:r>
    </w:p>
    <w:p w14:paraId="65B5177D" w14:textId="77777777" w:rsidR="00E216F6" w:rsidRPr="00D77533" w:rsidRDefault="003F62D9" w:rsidP="00D11694">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用户权限规则：用来给用户与组指派权利（</w:t>
      </w:r>
      <w:r w:rsidRPr="00D77533">
        <w:rPr>
          <w:rFonts w:asciiTheme="minorEastAsia" w:eastAsiaTheme="minorEastAsia" w:hAnsiTheme="minorEastAsia"/>
          <w:sz w:val="24"/>
          <w:szCs w:val="24"/>
        </w:rPr>
        <w:t>Rights</w:t>
      </w:r>
      <w:r w:rsidRPr="00D77533">
        <w:rPr>
          <w:rFonts w:asciiTheme="minorEastAsia" w:eastAsiaTheme="minorEastAsia" w:hAnsiTheme="minorEastAsia" w:hint="eastAsia"/>
          <w:sz w:val="24"/>
          <w:szCs w:val="24"/>
        </w:rPr>
        <w:t>），例如哪些用户可以通过网络登录，哪些用户可以直接登录本机等。</w:t>
      </w:r>
    </w:p>
    <w:p w14:paraId="6F530839" w14:textId="77777777" w:rsidR="00E216F6" w:rsidRPr="00D77533" w:rsidRDefault="003F62D9" w:rsidP="00D11694">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审核规则：可设置是否对某些错误事项，进行审核记录的操作，例如：将登录、注销的成功、失败状况等记录在安全日志中。</w:t>
      </w:r>
      <w:r w:rsidRPr="00D77533">
        <w:rPr>
          <w:rFonts w:asciiTheme="minorEastAsia" w:eastAsiaTheme="minorEastAsia" w:hAnsiTheme="minorEastAsia"/>
          <w:sz w:val="24"/>
          <w:szCs w:val="24"/>
        </w:rPr>
        <w:t>Windows NT</w:t>
      </w:r>
      <w:r w:rsidRPr="00D77533">
        <w:rPr>
          <w:rFonts w:asciiTheme="minorEastAsia" w:eastAsiaTheme="minorEastAsia" w:hAnsiTheme="minorEastAsia" w:hint="eastAsia"/>
          <w:sz w:val="24"/>
          <w:szCs w:val="24"/>
        </w:rPr>
        <w:t>支持三种事件日志以追踪与记录系统、用户、应用程序的活动状况，它们是：“安全日志”、“系统日志”和“应用程序日志”。</w:t>
      </w:r>
    </w:p>
    <w:p w14:paraId="5F6F6F89" w14:textId="77777777" w:rsidR="00E216F6" w:rsidRPr="00D77533" w:rsidRDefault="003F62D9" w:rsidP="00761147">
      <w:pPr>
        <w:pStyle w:val="3"/>
        <w:numPr>
          <w:ilvl w:val="1"/>
          <w:numId w:val="6"/>
        </w:numPr>
        <w:spacing w:line="360" w:lineRule="auto"/>
        <w:ind w:firstLineChars="0"/>
        <w:rPr>
          <w:rFonts w:asciiTheme="minorEastAsia" w:eastAsiaTheme="minorEastAsia" w:hAnsiTheme="minorEastAsia"/>
          <w:sz w:val="28"/>
          <w:szCs w:val="28"/>
        </w:rPr>
      </w:pPr>
      <w:bookmarkStart w:id="23" w:name="_Toc505084873"/>
      <w:r w:rsidRPr="00D77533">
        <w:rPr>
          <w:rFonts w:asciiTheme="minorEastAsia" w:eastAsiaTheme="minorEastAsia" w:hAnsiTheme="minorEastAsia" w:hint="eastAsia"/>
          <w:sz w:val="28"/>
          <w:szCs w:val="28"/>
        </w:rPr>
        <w:t>程序安全</w:t>
      </w:r>
      <w:bookmarkEnd w:id="23"/>
    </w:p>
    <w:p w14:paraId="5116CC49"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为了减少因程序设计漏洞而带来的安全性问题，在</w:t>
      </w:r>
      <w:r w:rsidR="006B3981" w:rsidRPr="00D77533">
        <w:rPr>
          <w:rFonts w:asciiTheme="minorEastAsia" w:eastAsiaTheme="minorEastAsia" w:hAnsiTheme="minorEastAsia" w:hint="eastAsia"/>
          <w:sz w:val="24"/>
          <w:szCs w:val="24"/>
        </w:rPr>
        <w:t>系统</w:t>
      </w:r>
      <w:r w:rsidRPr="00D77533">
        <w:rPr>
          <w:rFonts w:asciiTheme="minorEastAsia" w:eastAsiaTheme="minorEastAsia" w:hAnsiTheme="minorEastAsia" w:hint="eastAsia"/>
          <w:sz w:val="24"/>
          <w:szCs w:val="24"/>
        </w:rPr>
        <w:t>程序设计中采取如下措施来增加ASP脚本的安全性。</w:t>
      </w:r>
    </w:p>
    <w:p w14:paraId="72A7ED79"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w:t>
      </w:r>
      <w:r w:rsidR="006B3981" w:rsidRPr="00D77533">
        <w:rPr>
          <w:rFonts w:asciiTheme="minorEastAsia" w:eastAsiaTheme="minorEastAsia" w:hAnsiTheme="minorEastAsia" w:hint="eastAsia"/>
          <w:sz w:val="24"/>
          <w:szCs w:val="24"/>
        </w:rPr>
        <w:t>1.</w:t>
      </w:r>
      <w:r w:rsidRPr="00D77533">
        <w:rPr>
          <w:rFonts w:asciiTheme="minorEastAsia" w:eastAsiaTheme="minorEastAsia" w:hAnsiTheme="minorEastAsia" w:hint="eastAsia"/>
          <w:sz w:val="24"/>
          <w:szCs w:val="24"/>
        </w:rPr>
        <w:t>防止SQL注入攻击，在编程的时候要禁止用户输入非法的危险字符，如单引号(‘或’)，or，and，、，*，&lt;，&gt;，空格等危险字符[5]；同时在客户端和服务器端都要对用户输入的信息进行验证；同时在编写程序过程中尽量使用存储过程技术，使用存储过程不仅可以防止某些类型的SQL注入式攻击，还可以提高SQL语句的执行速度；在程序出现异常的情况下，程序会自动跳转到固定的页面，而不是将错误信息显示给用户，这样可以防止部分别有用心的用户。</w:t>
      </w:r>
    </w:p>
    <w:p w14:paraId="2F4E3CCF" w14:textId="77777777" w:rsidR="00E216F6" w:rsidRPr="00D77533" w:rsidRDefault="006B398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A061BF" w:rsidRPr="00D77533">
        <w:rPr>
          <w:rFonts w:asciiTheme="minorEastAsia" w:eastAsiaTheme="minorEastAsia" w:hAnsiTheme="minorEastAsia" w:hint="eastAsia"/>
          <w:sz w:val="24"/>
          <w:szCs w:val="24"/>
        </w:rPr>
        <w:t>在系统中</w:t>
      </w:r>
      <w:r w:rsidR="003F62D9" w:rsidRPr="00D77533">
        <w:rPr>
          <w:rFonts w:asciiTheme="minorEastAsia" w:eastAsiaTheme="minorEastAsia" w:hAnsiTheme="minorEastAsia" w:hint="eastAsia"/>
          <w:sz w:val="24"/>
          <w:szCs w:val="24"/>
        </w:rPr>
        <w:t>由于访问权限的不同，用户可以访问的页面也不同，为了防止用户直接从网页的地址栏中输入链接地址进入某个超出该用户权限的页面，而出现越权的操作，用户登录后输入选择角色并输入密码，验证通过进入导航页面，同时系统记录下该用户的角色。用户在访问页面时，系统将同时记录用户请求的路</w:t>
      </w:r>
      <w:r w:rsidR="003F62D9" w:rsidRPr="00D77533">
        <w:rPr>
          <w:rFonts w:asciiTheme="minorEastAsia" w:eastAsiaTheme="minorEastAsia" w:hAnsiTheme="minorEastAsia" w:hint="eastAsia"/>
          <w:sz w:val="24"/>
          <w:szCs w:val="24"/>
        </w:rPr>
        <w:lastRenderedPageBreak/>
        <w:t>径，并进入数据库对其进行判断，如果该用户的角色具有访问此页面的权限，则进入要访问的页面，否则进入错误提示页面。用户点击重新登录后将重新返回到登录页面，从而避免了用户采用直接输入网址的方式访问超出其权限的页面。由于系统不能够检测登录的账号是否被他人冒用，所以采取当用户长时间不在系统中进行操作时，用户在系统中的Session值过期，从而该登录的账号失去了再次使用系统的权利，必须重新登录系统。这样可以防止用户离开计算机时被他人冒名使用。</w:t>
      </w:r>
    </w:p>
    <w:p w14:paraId="677FA2CB" w14:textId="77777777" w:rsidR="00E216F6" w:rsidRPr="00D77533" w:rsidRDefault="006B398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003F62D9" w:rsidRPr="00D77533">
        <w:rPr>
          <w:rFonts w:asciiTheme="minorEastAsia" w:eastAsiaTheme="minorEastAsia" w:hAnsiTheme="minorEastAsia" w:hint="eastAsia"/>
          <w:sz w:val="24"/>
          <w:szCs w:val="24"/>
        </w:rPr>
        <w:t>系统中具有文件的上传和下载功能，在上传文件时为了防止有些用户上传恶意文件破坏系统，因此需要在上传时对文件类型进行判断。除非是指定的文件类型外，其他的文件均不予上传，尤其是以.asp，.aspx或.exe等结尾的文件。</w:t>
      </w:r>
    </w:p>
    <w:p w14:paraId="26953E88" w14:textId="77777777" w:rsidR="00E216F6" w:rsidRPr="00D77533" w:rsidRDefault="003F62D9" w:rsidP="00761147">
      <w:pPr>
        <w:pStyle w:val="3"/>
        <w:numPr>
          <w:ilvl w:val="1"/>
          <w:numId w:val="6"/>
        </w:numPr>
        <w:spacing w:line="360" w:lineRule="auto"/>
        <w:ind w:firstLineChars="0"/>
        <w:rPr>
          <w:rFonts w:asciiTheme="minorEastAsia" w:eastAsiaTheme="minorEastAsia" w:hAnsiTheme="minorEastAsia"/>
          <w:sz w:val="28"/>
          <w:szCs w:val="28"/>
        </w:rPr>
      </w:pPr>
      <w:bookmarkStart w:id="24" w:name="_Toc505084874"/>
      <w:r w:rsidRPr="00D77533">
        <w:rPr>
          <w:rFonts w:asciiTheme="minorEastAsia" w:eastAsiaTheme="minorEastAsia" w:hAnsiTheme="minorEastAsia" w:hint="eastAsia"/>
          <w:sz w:val="28"/>
          <w:szCs w:val="28"/>
        </w:rPr>
        <w:t>功能安全</w:t>
      </w:r>
      <w:bookmarkEnd w:id="24"/>
    </w:p>
    <w:p w14:paraId="468CB9C1" w14:textId="77777777" w:rsidR="000936D4" w:rsidRPr="00D77533" w:rsidRDefault="006B3981"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3F62D9" w:rsidRPr="00D77533">
        <w:rPr>
          <w:rFonts w:asciiTheme="minorEastAsia" w:eastAsiaTheme="minorEastAsia" w:hAnsiTheme="minorEastAsia" w:hint="eastAsia"/>
          <w:sz w:val="24"/>
          <w:szCs w:val="24"/>
        </w:rPr>
        <w:t>角色管理</w:t>
      </w:r>
    </w:p>
    <w:p w14:paraId="1FBEEC7E"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角色管理将系统不同模块权限和对象权限整合成一个集合，即角色。通过对系统功能模块的划分，不同的模块对不同的角色有着不同的访问权限控制。从而限制了那些没有该功能模块访问权限的用户访问该功能模块。</w:t>
      </w:r>
    </w:p>
    <w:p w14:paraId="7A836D45" w14:textId="77777777" w:rsidR="000936D4" w:rsidRPr="00D77533" w:rsidRDefault="006B3981"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3F62D9" w:rsidRPr="00D77533">
        <w:rPr>
          <w:rFonts w:asciiTheme="minorEastAsia" w:eastAsiaTheme="minorEastAsia" w:hAnsiTheme="minorEastAsia" w:hint="eastAsia"/>
          <w:sz w:val="24"/>
          <w:szCs w:val="24"/>
        </w:rPr>
        <w:t>系统用户身份验证</w:t>
      </w:r>
    </w:p>
    <w:p w14:paraId="1F03E58E"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身份验证技术是目前广泛使用的企业信息系统的安全技术之一，它通过使用用户向系统出示自己身份证明、系统核查使用用户身份证明的有效性两个过程判明和确认通信双方的真实有效身份。</w:t>
      </w:r>
    </w:p>
    <w:p w14:paraId="738A4B3B"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系统主要依靠Internet信息服务(IIS)的身份验证技术和Windows NT文件访问系统的安全性。使用用户的访问请求首先从网络客户进入IIS，IIS可以选择使用基本的、简要的或集成的Windows 身份验证技术对客户进行身份验证，如果客户通过了身份验证，那么IIS将根据验证后的结构生成新的对ASP.NET的请求后提交给ASP.NET应用程序服务器。之后ASP.NET应用程序使用从IIS传递来的访问标记模拟原始提出请求的客户，并验证该用户在配置文件中所给定的访问权限。最后通过验证，应用程序通过IIS返回所请求的页面。此方案依赖了Windows集成的账户验证功能，同时可以尽量减少管理系统对ASP.NET程序本身在安全性方面的编程量，大大简化了系统设计过程中的工作量。</w:t>
      </w:r>
    </w:p>
    <w:p w14:paraId="1B74FDB0" w14:textId="77777777" w:rsidR="00E216F6" w:rsidRPr="00D77533" w:rsidRDefault="003F62D9" w:rsidP="00761147">
      <w:pPr>
        <w:pStyle w:val="3"/>
        <w:numPr>
          <w:ilvl w:val="1"/>
          <w:numId w:val="6"/>
        </w:numPr>
        <w:spacing w:line="360" w:lineRule="auto"/>
        <w:ind w:firstLineChars="0"/>
        <w:rPr>
          <w:rFonts w:asciiTheme="minorEastAsia" w:eastAsiaTheme="minorEastAsia" w:hAnsiTheme="minorEastAsia"/>
          <w:sz w:val="28"/>
          <w:szCs w:val="28"/>
        </w:rPr>
      </w:pPr>
      <w:bookmarkStart w:id="25" w:name="_Toc505084875"/>
      <w:r w:rsidRPr="00D77533">
        <w:rPr>
          <w:rFonts w:asciiTheme="minorEastAsia" w:eastAsiaTheme="minorEastAsia" w:hAnsiTheme="minorEastAsia" w:hint="eastAsia"/>
          <w:sz w:val="28"/>
          <w:szCs w:val="28"/>
        </w:rPr>
        <w:lastRenderedPageBreak/>
        <w:t>数据安全</w:t>
      </w:r>
      <w:bookmarkEnd w:id="25"/>
    </w:p>
    <w:p w14:paraId="72350819" w14:textId="77777777" w:rsidR="00720EC7"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由于系统应用程序的关键信息和数据都存储在数据库中，所以数据库的安全性就显得尤为重要。在信息系统的开发过程中，加密技术是一种很常用的安全技术。它把重要的数据通过技术手段变成乱码(加密)后再传送信息，即通过将信息编码为不易被非法入侵者阅读或理解的形式来保护数据的信息，到达目的地后再用相同或不同的手段还原(解密)信息。根据加密密钥和解密密钥在性质上的不同，在ASP.NET应用中提供了两种加密算法，即对称加密算法和非对称加密算法[6]。</w:t>
      </w:r>
    </w:p>
    <w:p w14:paraId="7784AC00" w14:textId="77777777" w:rsidR="00E216F6" w:rsidRPr="00D77533" w:rsidRDefault="006B398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003F62D9" w:rsidRPr="00D77533">
        <w:rPr>
          <w:rFonts w:asciiTheme="minorEastAsia" w:eastAsiaTheme="minorEastAsia" w:hAnsiTheme="minorEastAsia" w:hint="eastAsia"/>
          <w:sz w:val="24"/>
          <w:szCs w:val="24"/>
        </w:rPr>
        <w:t>对称加密是加密和解密使用相同密钥的加密算法。它的优点是保密程度较高、计算开销小、处理速度快、使用方便快捷、密钥短且破译困难。由于持有密钥的任意一方都可以使用该密钥解密数据，因此必须保证密钥不被未经授权的非法用户得到。在对称加密技术中广泛使用的是DES加密算法。</w:t>
      </w:r>
    </w:p>
    <w:p w14:paraId="37C78532" w14:textId="77777777" w:rsidR="00E216F6" w:rsidRPr="00D77533" w:rsidRDefault="006B398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3F62D9" w:rsidRPr="00D77533">
        <w:rPr>
          <w:rFonts w:asciiTheme="minorEastAsia" w:eastAsiaTheme="minorEastAsia" w:hAnsiTheme="minorEastAsia" w:hint="eastAsia"/>
          <w:sz w:val="24"/>
          <w:szCs w:val="24"/>
        </w:rPr>
        <w:t>非对称加密是加密和解密使用不同密钥的加密算法。它使用了一对密钥：一个用于加密信息</w:t>
      </w:r>
      <w:r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另一个用于解密信息，通信双方无需事先交换密钥就可以进行保密通信。但是加密密钥不同于解密密钥，加密密钥是公之于众，谁都可以使用；而解密密钥只有解密人知道，这两个密钥之间存在着相互依存关系：即用其中任一个密钥加密的信息只能用另一密钥进行解密。它只可加密少量的数据。在非对称加密算法中普遍使用的是RSA加密算法。</w:t>
      </w:r>
    </w:p>
    <w:p w14:paraId="7C4D991D"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基于上述分析，并结合徐工筑路备件信息网的特点，采用RSA与DES混合加密体制的方式实现数据信息的加密。可以用对称加密算法(DES加密算法)加密较长的明文；用非对称加密算法(RSA加密算法)加密数字签名等较短的数据，这样既保证了数据的保密强度，又加快了系统运算速度。</w:t>
      </w:r>
    </w:p>
    <w:p w14:paraId="47F7F874" w14:textId="77777777" w:rsidR="00E216F6" w:rsidRPr="00D77533" w:rsidRDefault="003F62D9" w:rsidP="00761147">
      <w:pPr>
        <w:pStyle w:val="2"/>
        <w:numPr>
          <w:ilvl w:val="0"/>
          <w:numId w:val="6"/>
        </w:numPr>
        <w:tabs>
          <w:tab w:val="clear" w:pos="756"/>
          <w:tab w:val="left" w:pos="426"/>
        </w:tabs>
        <w:ind w:left="426" w:firstLineChars="0"/>
        <w:rPr>
          <w:rFonts w:asciiTheme="minorEastAsia" w:eastAsiaTheme="minorEastAsia" w:hAnsiTheme="minorEastAsia"/>
          <w:sz w:val="30"/>
          <w:szCs w:val="30"/>
        </w:rPr>
      </w:pPr>
      <w:bookmarkStart w:id="26" w:name="_Toc498058770"/>
      <w:bookmarkStart w:id="27" w:name="_Toc505084876"/>
      <w:r w:rsidRPr="00D77533">
        <w:rPr>
          <w:rFonts w:asciiTheme="minorEastAsia" w:eastAsiaTheme="minorEastAsia" w:hAnsiTheme="minorEastAsia" w:hint="eastAsia"/>
          <w:sz w:val="30"/>
          <w:szCs w:val="30"/>
        </w:rPr>
        <w:t>系统可扩展性设计</w:t>
      </w:r>
      <w:bookmarkEnd w:id="26"/>
      <w:bookmarkEnd w:id="27"/>
    </w:p>
    <w:p w14:paraId="0F034AFE" w14:textId="77777777"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随着系统在全省法院的推广使用，以及本身业务功能的扩展、增加，为了保证系统有旺盛的生命力，只需要通过很少的改动甚至只是硬件设备的添置，就能实现整个系统处理能力的线性增长，实现高吞吐量和低延迟高性能，可扩展设计尤为重要。</w:t>
      </w:r>
    </w:p>
    <w:p w14:paraId="0C60A561" w14:textId="77777777"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系统可扩展性包含性能扩展和功能扩展两方面。</w:t>
      </w:r>
    </w:p>
    <w:p w14:paraId="72B52911" w14:textId="77777777"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性能扩展指通过本系统从设计上是硬件无关的，因此可以通过硬件横向扩容</w:t>
      </w:r>
      <w:r w:rsidRPr="00D77533">
        <w:rPr>
          <w:rFonts w:asciiTheme="minorEastAsia" w:eastAsiaTheme="minorEastAsia" w:hAnsiTheme="minorEastAsia" w:hint="eastAsia"/>
          <w:sz w:val="24"/>
          <w:szCs w:val="24"/>
        </w:rPr>
        <w:lastRenderedPageBreak/>
        <w:t>提升系统性能。</w:t>
      </w:r>
    </w:p>
    <w:p w14:paraId="2AF55F2C" w14:textId="77777777"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功能扩展又可分为：对内扩展、对外扩展。</w:t>
      </w:r>
    </w:p>
    <w:p w14:paraId="2250E757" w14:textId="77777777"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对内扩展是系统自身业务的扩展、增加，子系统间的关联。</w:t>
      </w:r>
    </w:p>
    <w:p w14:paraId="14C7AB9B" w14:textId="77777777" w:rsidR="00403592" w:rsidRPr="00D77533" w:rsidRDefault="00403592" w:rsidP="00403592">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对外扩展是系统与其他外部系统之间的数据对接，兼容不同外部系统的数据传输。</w:t>
      </w:r>
    </w:p>
    <w:p w14:paraId="4B0F1939" w14:textId="77777777" w:rsidR="00E216F6" w:rsidRPr="00D77533" w:rsidRDefault="003F62D9" w:rsidP="00761147">
      <w:pPr>
        <w:pStyle w:val="2"/>
        <w:numPr>
          <w:ilvl w:val="0"/>
          <w:numId w:val="6"/>
        </w:numPr>
        <w:tabs>
          <w:tab w:val="clear" w:pos="756"/>
          <w:tab w:val="left" w:pos="426"/>
        </w:tabs>
        <w:ind w:left="426" w:firstLineChars="0"/>
        <w:rPr>
          <w:rFonts w:asciiTheme="minorEastAsia" w:eastAsiaTheme="minorEastAsia" w:hAnsiTheme="minorEastAsia"/>
          <w:sz w:val="30"/>
          <w:szCs w:val="30"/>
        </w:rPr>
      </w:pPr>
      <w:bookmarkStart w:id="28" w:name="_Toc498058771"/>
      <w:bookmarkStart w:id="29" w:name="_Toc505084877"/>
      <w:r w:rsidRPr="00D77533">
        <w:rPr>
          <w:rFonts w:asciiTheme="minorEastAsia" w:eastAsiaTheme="minorEastAsia" w:hAnsiTheme="minorEastAsia" w:hint="eastAsia"/>
          <w:sz w:val="30"/>
          <w:szCs w:val="30"/>
        </w:rPr>
        <w:t>系统功能设计</w:t>
      </w:r>
      <w:bookmarkEnd w:id="28"/>
      <w:bookmarkEnd w:id="29"/>
    </w:p>
    <w:p w14:paraId="1D47773A" w14:textId="77777777" w:rsidR="00E216F6" w:rsidRPr="00D77533" w:rsidRDefault="00833694" w:rsidP="00761147">
      <w:pPr>
        <w:pStyle w:val="3"/>
        <w:numPr>
          <w:ilvl w:val="1"/>
          <w:numId w:val="6"/>
        </w:numPr>
        <w:spacing w:line="360" w:lineRule="auto"/>
        <w:ind w:firstLineChars="0"/>
        <w:rPr>
          <w:rFonts w:asciiTheme="minorEastAsia" w:eastAsiaTheme="minorEastAsia" w:hAnsiTheme="minorEastAsia"/>
          <w:sz w:val="28"/>
          <w:szCs w:val="28"/>
        </w:rPr>
      </w:pPr>
      <w:bookmarkStart w:id="30" w:name="_Toc491264169"/>
      <w:bookmarkStart w:id="31" w:name="_Toc493711629"/>
      <w:bookmarkStart w:id="32" w:name="_Toc505084878"/>
      <w:r>
        <w:rPr>
          <w:rFonts w:asciiTheme="minorEastAsia" w:eastAsiaTheme="minorEastAsia" w:hAnsiTheme="minorEastAsia" w:hint="eastAsia"/>
          <w:sz w:val="28"/>
          <w:szCs w:val="28"/>
        </w:rPr>
        <w:t>预算</w:t>
      </w:r>
      <w:r w:rsidR="003F62D9" w:rsidRPr="00D77533">
        <w:rPr>
          <w:rFonts w:asciiTheme="minorEastAsia" w:eastAsiaTheme="minorEastAsia" w:hAnsiTheme="minorEastAsia" w:hint="eastAsia"/>
          <w:sz w:val="28"/>
          <w:szCs w:val="28"/>
        </w:rPr>
        <w:t>管理</w:t>
      </w:r>
      <w:bookmarkEnd w:id="30"/>
      <w:bookmarkEnd w:id="31"/>
      <w:bookmarkEnd w:id="32"/>
    </w:p>
    <w:p w14:paraId="59B5A58A" w14:textId="77777777" w:rsidR="000936D4" w:rsidRPr="00D77533" w:rsidRDefault="00703BF4"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算管理是对财政每年下达的预算指标使用过程的管理，包括预算下达指标后的追加和追减，以及年度预算指标的调剂。预算下达以后系统可以对指标进行再分配，对内形成内部专项管理，对外形成外部专项管理。通过预算管理对指标的执行进行过程监控，切实提高资金使用的合理性、规范性，为预算编制提供科学、准确的基础信息。</w:t>
      </w:r>
    </w:p>
    <w:p w14:paraId="289C8530"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33" w:name="_Toc491264170"/>
      <w:r w:rsidRPr="00D77533">
        <w:rPr>
          <w:rFonts w:asciiTheme="minorEastAsia" w:eastAsiaTheme="minorEastAsia" w:hAnsiTheme="minorEastAsia" w:hint="eastAsia"/>
          <w:sz w:val="24"/>
          <w:szCs w:val="24"/>
        </w:rPr>
        <w:t>预算基础信息设置</w:t>
      </w:r>
      <w:bookmarkEnd w:id="33"/>
    </w:p>
    <w:p w14:paraId="17AE450D"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预算基础信息设置主要包括功能科目、经济科目、政府采购品目、经费来源、资金性质、绩效评价体系等相关基础数据设置。</w:t>
      </w:r>
    </w:p>
    <w:p w14:paraId="139BC98F" w14:textId="77777777" w:rsidR="00E216F6" w:rsidRPr="00D77533" w:rsidRDefault="0053406B" w:rsidP="00761147">
      <w:pPr>
        <w:pStyle w:val="4"/>
        <w:numPr>
          <w:ilvl w:val="2"/>
          <w:numId w:val="6"/>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内部专项</w:t>
      </w:r>
    </w:p>
    <w:p w14:paraId="5A903183" w14:textId="77777777" w:rsidR="00E216F6" w:rsidRPr="00D77533" w:rsidRDefault="0053406B" w:rsidP="000E0D93">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可以根据单位实际管理要求定义内部专项资金管理，同时可以设置各专项资金的使用部门</w:t>
      </w:r>
      <w:r w:rsidR="00A83EF0">
        <w:rPr>
          <w:rFonts w:asciiTheme="minorEastAsia" w:eastAsiaTheme="minorEastAsia" w:hAnsiTheme="minorEastAsia" w:hint="eastAsia"/>
          <w:sz w:val="24"/>
          <w:szCs w:val="24"/>
        </w:rPr>
        <w:t>和控制金额</w:t>
      </w:r>
      <w:r w:rsidR="003F62D9" w:rsidRPr="00D77533">
        <w:rPr>
          <w:rFonts w:asciiTheme="minorEastAsia" w:eastAsiaTheme="minorEastAsia" w:hAnsiTheme="minorEastAsia" w:hint="eastAsia"/>
          <w:sz w:val="24"/>
          <w:szCs w:val="24"/>
        </w:rPr>
        <w:t>。</w:t>
      </w:r>
    </w:p>
    <w:p w14:paraId="68C86221" w14:textId="77777777" w:rsidR="00E216F6" w:rsidRPr="00D77533" w:rsidRDefault="00A83EF0" w:rsidP="00761147">
      <w:pPr>
        <w:pStyle w:val="4"/>
        <w:numPr>
          <w:ilvl w:val="2"/>
          <w:numId w:val="6"/>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外部专项</w:t>
      </w:r>
    </w:p>
    <w:p w14:paraId="6A696946" w14:textId="77777777" w:rsidR="00E216F6" w:rsidRPr="00D77533" w:rsidRDefault="00A83EF0" w:rsidP="000E0D93">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可以根据单位实际管理要求定义外部专项资金管理，同时可以设置各专项资金的使用部门和控制金额</w:t>
      </w:r>
      <w:r w:rsidR="003F62D9" w:rsidRPr="00D77533">
        <w:rPr>
          <w:rFonts w:asciiTheme="minorEastAsia" w:eastAsiaTheme="minorEastAsia" w:hAnsiTheme="minorEastAsia" w:hint="eastAsia"/>
          <w:sz w:val="24"/>
          <w:szCs w:val="24"/>
        </w:rPr>
        <w:t>。</w:t>
      </w:r>
    </w:p>
    <w:p w14:paraId="68F881BC"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34" w:name="_Toc491264177"/>
      <w:r w:rsidRPr="00D77533">
        <w:rPr>
          <w:rFonts w:asciiTheme="minorEastAsia" w:eastAsiaTheme="minorEastAsia" w:hAnsiTheme="minorEastAsia" w:hint="eastAsia"/>
          <w:sz w:val="24"/>
          <w:szCs w:val="24"/>
        </w:rPr>
        <w:t>预算执行情况</w:t>
      </w:r>
      <w:bookmarkEnd w:id="34"/>
    </w:p>
    <w:p w14:paraId="20960B4D" w14:textId="77777777" w:rsidR="00E216F6" w:rsidRPr="00D77533" w:rsidRDefault="00667BE3"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根据财务管理日常报销中指标的使用情况，自动生成各项</w:t>
      </w:r>
      <w:r w:rsidR="003F62D9" w:rsidRPr="00D77533">
        <w:rPr>
          <w:rFonts w:asciiTheme="minorEastAsia" w:eastAsiaTheme="minorEastAsia" w:hAnsiTheme="minorEastAsia" w:hint="eastAsia"/>
          <w:sz w:val="24"/>
          <w:szCs w:val="24"/>
        </w:rPr>
        <w:t>预算执行情况，便</w:t>
      </w:r>
      <w:r w:rsidR="003F62D9" w:rsidRPr="00D77533">
        <w:rPr>
          <w:rFonts w:asciiTheme="minorEastAsia" w:eastAsiaTheme="minorEastAsia" w:hAnsiTheme="minorEastAsia" w:hint="eastAsia"/>
          <w:sz w:val="24"/>
          <w:szCs w:val="24"/>
        </w:rPr>
        <w:lastRenderedPageBreak/>
        <w:t>于管理人员对资金的使用、项目进度等进行</w:t>
      </w:r>
      <w:r w:rsidR="008210B8">
        <w:rPr>
          <w:rFonts w:asciiTheme="minorEastAsia" w:eastAsiaTheme="minorEastAsia" w:hAnsiTheme="minorEastAsia" w:hint="eastAsia"/>
          <w:sz w:val="24"/>
          <w:szCs w:val="24"/>
        </w:rPr>
        <w:t>监</w:t>
      </w:r>
      <w:r w:rsidR="003F62D9" w:rsidRPr="00D77533">
        <w:rPr>
          <w:rFonts w:asciiTheme="minorEastAsia" w:eastAsiaTheme="minorEastAsia" w:hAnsiTheme="minorEastAsia" w:hint="eastAsia"/>
          <w:sz w:val="24"/>
          <w:szCs w:val="24"/>
        </w:rPr>
        <w:t>管。</w:t>
      </w:r>
    </w:p>
    <w:p w14:paraId="373C4212" w14:textId="77777777" w:rsidR="00E216F6" w:rsidRPr="00D77533" w:rsidRDefault="003F62D9" w:rsidP="00761147">
      <w:pPr>
        <w:pStyle w:val="3"/>
        <w:numPr>
          <w:ilvl w:val="1"/>
          <w:numId w:val="6"/>
        </w:numPr>
        <w:spacing w:line="360" w:lineRule="auto"/>
        <w:ind w:firstLineChars="0"/>
        <w:rPr>
          <w:rFonts w:asciiTheme="minorEastAsia" w:eastAsiaTheme="minorEastAsia" w:hAnsiTheme="minorEastAsia"/>
          <w:sz w:val="28"/>
          <w:szCs w:val="28"/>
        </w:rPr>
      </w:pPr>
      <w:bookmarkStart w:id="35" w:name="_Toc491264178"/>
      <w:bookmarkStart w:id="36" w:name="_Toc493711630"/>
      <w:bookmarkStart w:id="37" w:name="_Toc505084879"/>
      <w:r w:rsidRPr="00D77533">
        <w:rPr>
          <w:rFonts w:asciiTheme="minorEastAsia" w:eastAsiaTheme="minorEastAsia" w:hAnsiTheme="minorEastAsia" w:hint="eastAsia"/>
          <w:sz w:val="28"/>
          <w:szCs w:val="28"/>
        </w:rPr>
        <w:t>财务管理</w:t>
      </w:r>
      <w:bookmarkEnd w:id="35"/>
      <w:bookmarkEnd w:id="36"/>
      <w:bookmarkEnd w:id="37"/>
    </w:p>
    <w:p w14:paraId="1DBF6FC1" w14:textId="77777777" w:rsidR="00E216F6" w:rsidRPr="00D77533" w:rsidRDefault="00E01D41" w:rsidP="00B42C50">
      <w:pPr>
        <w:ind w:firstLine="480"/>
        <w:rPr>
          <w:rFonts w:asciiTheme="minorEastAsia" w:eastAsiaTheme="minorEastAsia" w:hAnsiTheme="minorEastAsia"/>
          <w:sz w:val="24"/>
          <w:szCs w:val="24"/>
        </w:rPr>
      </w:pPr>
      <w:bookmarkStart w:id="38" w:name="_Toc491264179"/>
      <w:r w:rsidRPr="00D77533">
        <w:rPr>
          <w:rFonts w:asciiTheme="minorEastAsia" w:eastAsiaTheme="minorEastAsia" w:hAnsiTheme="minorEastAsia" w:hint="eastAsia"/>
          <w:sz w:val="24"/>
          <w:szCs w:val="24"/>
        </w:rPr>
        <w:t>财务管理是整个“司法行政综合管理系统” 的建设核心。通过对日常报销与预算指标的关联，在报销过程中对重复报销、超额报销等违规操作进行预警及控制。系统以预算管理为依据，资金使用为链条，将采购、物资、固定资产、装备、基建等模块的数据进行关联，充分利用财务数据共享，从而达到财、物的全面管控</w:t>
      </w:r>
      <w:bookmarkEnd w:id="38"/>
      <w:r w:rsidRPr="00D77533">
        <w:rPr>
          <w:rFonts w:asciiTheme="minorEastAsia" w:eastAsiaTheme="minorEastAsia" w:hAnsiTheme="minorEastAsia" w:hint="eastAsia"/>
          <w:sz w:val="24"/>
          <w:szCs w:val="24"/>
        </w:rPr>
        <w:t>。</w:t>
      </w:r>
    </w:p>
    <w:p w14:paraId="542EEFF7" w14:textId="77777777" w:rsidR="00555223" w:rsidRPr="00D77533" w:rsidRDefault="00555223"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差旅申请</w:t>
      </w:r>
    </w:p>
    <w:p w14:paraId="27B8C10E" w14:textId="77777777" w:rsidR="00555223" w:rsidRPr="00D77533" w:rsidRDefault="00555223" w:rsidP="00D11694">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申请是差旅报销的基础，在出差前必须填写差旅申请并提交相关领导审核。在差旅结束后，经办人员可以根据差旅申请单直接转为报销单，一方面确保了报销的真实性，也减少了经办人员再次填写的工作，且数据的准确性也得到了保障。</w:t>
      </w:r>
    </w:p>
    <w:p w14:paraId="75D30642" w14:textId="77777777" w:rsidR="00555223" w:rsidRPr="00D77533" w:rsidRDefault="00555223" w:rsidP="00D11694">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差旅申请可与车辆管理中的派车申请相关联，根据差旅申请的出行方式，可直接根据差旅申请的内容自动生成派车申请单。</w:t>
      </w:r>
    </w:p>
    <w:p w14:paraId="3BA3F974" w14:textId="77777777" w:rsidR="001511F1" w:rsidRPr="00D77533" w:rsidRDefault="001511F1" w:rsidP="00D11694">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差旅申请主要包括以下内容：申请科室、填报时间、申请人、同行人、出行方式、交通工具、到达地点、预计开始时间、预计结束时间等相关信息。</w:t>
      </w:r>
    </w:p>
    <w:p w14:paraId="1CA5AB23"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39" w:name="_Toc491264181"/>
      <w:r w:rsidRPr="00D77533">
        <w:rPr>
          <w:rFonts w:asciiTheme="minorEastAsia" w:eastAsiaTheme="minorEastAsia" w:hAnsiTheme="minorEastAsia" w:hint="eastAsia"/>
          <w:sz w:val="24"/>
          <w:szCs w:val="24"/>
        </w:rPr>
        <w:t>日常报销</w:t>
      </w:r>
      <w:bookmarkEnd w:id="39"/>
    </w:p>
    <w:p w14:paraId="1AA328F2"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主要用于日常办公经费、专项经</w:t>
      </w:r>
      <w:r w:rsidR="00667BE3" w:rsidRPr="00D77533">
        <w:rPr>
          <w:rFonts w:asciiTheme="minorEastAsia" w:eastAsiaTheme="minorEastAsia" w:hAnsiTheme="minorEastAsia" w:hint="eastAsia"/>
          <w:sz w:val="24"/>
          <w:szCs w:val="24"/>
        </w:rPr>
        <w:t>费、政府采购、差旅费、会议费、招持费、探亲路费、培训费等的报销</w:t>
      </w:r>
      <w:r w:rsidR="00667BE3" w:rsidRPr="00D77533">
        <w:rPr>
          <w:rFonts w:asciiTheme="minorEastAsia" w:eastAsiaTheme="minorEastAsia" w:hAnsiTheme="minorEastAsia"/>
          <w:sz w:val="24"/>
          <w:szCs w:val="24"/>
        </w:rPr>
        <w:t>。</w:t>
      </w:r>
      <w:r w:rsidRPr="00D77533">
        <w:rPr>
          <w:rFonts w:asciiTheme="minorEastAsia" w:eastAsiaTheme="minorEastAsia" w:hAnsiTheme="minorEastAsia" w:hint="eastAsia"/>
          <w:sz w:val="24"/>
          <w:szCs w:val="24"/>
        </w:rPr>
        <w:t>差旅费报销不能进行单独填写，只能根据出差申请进行转换，以确保报账的真实性，为方便填报和审核，系统中出差人员的公杂费、伙食补助、住宿标准等都可以通过系统进行标准配置，实现报销数据的自动计算，并可以</w:t>
      </w:r>
      <w:r w:rsidR="00667BE3" w:rsidRPr="00D77533">
        <w:rPr>
          <w:rFonts w:asciiTheme="minorEastAsia" w:eastAsiaTheme="minorEastAsia" w:hAnsiTheme="minorEastAsia" w:hint="eastAsia"/>
          <w:sz w:val="24"/>
          <w:szCs w:val="24"/>
        </w:rPr>
        <w:t>通</w:t>
      </w:r>
      <w:r w:rsidRPr="00D77533">
        <w:rPr>
          <w:rFonts w:asciiTheme="minorEastAsia" w:eastAsiaTheme="minorEastAsia" w:hAnsiTheme="minorEastAsia" w:hint="eastAsia"/>
          <w:sz w:val="24"/>
          <w:szCs w:val="24"/>
        </w:rPr>
        <w:t>过报销人员和报销时间自动判断是否已有报销记录，彻底杜绝重复报账。</w:t>
      </w:r>
    </w:p>
    <w:p w14:paraId="00668D7B" w14:textId="77777777" w:rsidR="000936D4" w:rsidRPr="00D77533" w:rsidRDefault="003F62D9" w:rsidP="00761147">
      <w:pPr>
        <w:numPr>
          <w:ilvl w:val="0"/>
          <w:numId w:val="2"/>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会议费的报销，必须有会议申请单才</w:t>
      </w:r>
      <w:r w:rsidR="00667BE3" w:rsidRPr="00D77533">
        <w:rPr>
          <w:rFonts w:asciiTheme="minorEastAsia" w:eastAsiaTheme="minorEastAsia" w:hAnsiTheme="minorEastAsia" w:hint="eastAsia"/>
          <w:sz w:val="24"/>
          <w:szCs w:val="24"/>
        </w:rPr>
        <w:t>予以</w:t>
      </w:r>
      <w:r w:rsidRPr="00D77533">
        <w:rPr>
          <w:rFonts w:asciiTheme="minorEastAsia" w:eastAsiaTheme="minorEastAsia" w:hAnsiTheme="minorEastAsia" w:hint="eastAsia"/>
          <w:sz w:val="24"/>
          <w:szCs w:val="24"/>
        </w:rPr>
        <w:t>报销（会议申请单可直接转为报销申请单）。</w:t>
      </w:r>
    </w:p>
    <w:p w14:paraId="794E58AF" w14:textId="77777777" w:rsidR="000936D4" w:rsidRPr="00D77533" w:rsidRDefault="003F62D9" w:rsidP="00761147">
      <w:pPr>
        <w:numPr>
          <w:ilvl w:val="0"/>
          <w:numId w:val="2"/>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报销的结算方式在报销中应该明确指出，主要分为现金支付、转账支付</w:t>
      </w:r>
      <w:r w:rsidRPr="00D77533">
        <w:rPr>
          <w:rFonts w:asciiTheme="minorEastAsia" w:eastAsiaTheme="minorEastAsia" w:hAnsiTheme="minorEastAsia" w:hint="eastAsia"/>
          <w:sz w:val="24"/>
          <w:szCs w:val="24"/>
        </w:rPr>
        <w:lastRenderedPageBreak/>
        <w:t>（直接、授权）、公务卡结算方式，不同的报销类型其单据格式也有所不同，在报销中可根据报账人员对报销类型的选择自动生成。</w:t>
      </w:r>
    </w:p>
    <w:p w14:paraId="4DAD29D6" w14:textId="77777777" w:rsidR="000936D4" w:rsidRPr="00D77533" w:rsidRDefault="003F62D9" w:rsidP="00761147">
      <w:pPr>
        <w:numPr>
          <w:ilvl w:val="0"/>
          <w:numId w:val="2"/>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预留数据校验功能和数据录入控制功能，可由相关人员设置相应的录入条件和规范，系统自动对录入的数据进行校验和提示。</w:t>
      </w:r>
    </w:p>
    <w:p w14:paraId="072ACD23" w14:textId="77777777" w:rsidR="000936D4" w:rsidRPr="00D77533" w:rsidRDefault="003F62D9" w:rsidP="00761147">
      <w:pPr>
        <w:numPr>
          <w:ilvl w:val="0"/>
          <w:numId w:val="2"/>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政府采购的报销必须有采购申请，采购申请可直接转报销单，报销金额在800</w:t>
      </w:r>
      <w:r w:rsidR="00995E6E" w:rsidRPr="00D77533">
        <w:rPr>
          <w:rFonts w:asciiTheme="minorEastAsia" w:eastAsiaTheme="minorEastAsia" w:hAnsiTheme="minorEastAsia" w:hint="eastAsia"/>
          <w:sz w:val="24"/>
          <w:szCs w:val="24"/>
        </w:rPr>
        <w:t>元</w:t>
      </w:r>
      <w:r w:rsidRPr="00D77533">
        <w:rPr>
          <w:rFonts w:asciiTheme="minorEastAsia" w:eastAsiaTheme="minorEastAsia" w:hAnsiTheme="minorEastAsia" w:hint="eastAsia"/>
          <w:sz w:val="24"/>
          <w:szCs w:val="24"/>
        </w:rPr>
        <w:t>（系统中可动态设定）以上的物品，可在报销完成后，根据条</w:t>
      </w:r>
      <w:r w:rsidR="00995E6E" w:rsidRPr="00D77533">
        <w:rPr>
          <w:rFonts w:asciiTheme="minorEastAsia" w:eastAsiaTheme="minorEastAsia" w:hAnsiTheme="minorEastAsia" w:hint="eastAsia"/>
          <w:sz w:val="24"/>
          <w:szCs w:val="24"/>
        </w:rPr>
        <w:t>件直接</w:t>
      </w:r>
      <w:r w:rsidR="007F4BB7">
        <w:rPr>
          <w:rFonts w:asciiTheme="minorEastAsia" w:eastAsiaTheme="minorEastAsia" w:hAnsiTheme="minorEastAsia"/>
          <w:sz w:val="24"/>
          <w:szCs w:val="24"/>
        </w:rPr>
        <w:t>推送到</w:t>
      </w:r>
      <w:r w:rsidR="00995E6E" w:rsidRPr="00D77533">
        <w:rPr>
          <w:rFonts w:asciiTheme="minorEastAsia" w:eastAsiaTheme="minorEastAsia" w:hAnsiTheme="minorEastAsia" w:hint="eastAsia"/>
          <w:sz w:val="24"/>
          <w:szCs w:val="24"/>
        </w:rPr>
        <w:t>固定资产</w:t>
      </w:r>
      <w:r w:rsidR="007F4BB7">
        <w:rPr>
          <w:rFonts w:asciiTheme="minorEastAsia" w:eastAsiaTheme="minorEastAsia" w:hAnsiTheme="minorEastAsia" w:hint="eastAsia"/>
          <w:sz w:val="24"/>
          <w:szCs w:val="24"/>
        </w:rPr>
        <w:t>模块进行资产管理</w:t>
      </w:r>
      <w:r w:rsidR="00995E6E" w:rsidRPr="00D77533">
        <w:rPr>
          <w:rFonts w:asciiTheme="minorEastAsia" w:eastAsiaTheme="minorEastAsia" w:hAnsiTheme="minorEastAsia" w:hint="eastAsia"/>
          <w:sz w:val="24"/>
          <w:szCs w:val="24"/>
        </w:rPr>
        <w:t>；另外在对采购物品进行报账时应附相关的采购明细</w:t>
      </w:r>
      <w:r w:rsidRPr="00D77533">
        <w:rPr>
          <w:rFonts w:asciiTheme="minorEastAsia" w:eastAsiaTheme="minorEastAsia" w:hAnsiTheme="minorEastAsia" w:hint="eastAsia"/>
          <w:sz w:val="24"/>
          <w:szCs w:val="24"/>
        </w:rPr>
        <w:t>和采购物品的分配情况。</w:t>
      </w:r>
    </w:p>
    <w:p w14:paraId="100C7BC1" w14:textId="77777777" w:rsidR="000936D4" w:rsidRPr="00D77533" w:rsidRDefault="003F62D9" w:rsidP="00761147">
      <w:pPr>
        <w:numPr>
          <w:ilvl w:val="0"/>
          <w:numId w:val="2"/>
        </w:numPr>
        <w:ind w:left="0" w:firstLine="480"/>
        <w:rPr>
          <w:rFonts w:asciiTheme="minorEastAsia" w:eastAsiaTheme="minorEastAsia" w:hAnsiTheme="minorEastAsia"/>
          <w:sz w:val="24"/>
          <w:szCs w:val="24"/>
        </w:rPr>
      </w:pPr>
      <w:bookmarkStart w:id="40" w:name="_GoBack"/>
      <w:r w:rsidRPr="00D77533">
        <w:rPr>
          <w:rFonts w:asciiTheme="minorEastAsia" w:eastAsiaTheme="minorEastAsia" w:hAnsiTheme="minorEastAsia" w:hint="eastAsia"/>
          <w:sz w:val="24"/>
          <w:szCs w:val="24"/>
        </w:rPr>
        <w:t>报销单可直接</w:t>
      </w:r>
      <w:r w:rsidR="007F4BB7">
        <w:rPr>
          <w:rFonts w:asciiTheme="minorEastAsia" w:eastAsiaTheme="minorEastAsia" w:hAnsiTheme="minorEastAsia" w:hint="eastAsia"/>
          <w:sz w:val="24"/>
          <w:szCs w:val="24"/>
        </w:rPr>
        <w:t>关联</w:t>
      </w:r>
      <w:r w:rsidRPr="00D77533">
        <w:rPr>
          <w:rFonts w:asciiTheme="minorEastAsia" w:eastAsiaTheme="minorEastAsia" w:hAnsiTheme="minorEastAsia" w:hint="eastAsia"/>
          <w:sz w:val="24"/>
          <w:szCs w:val="24"/>
        </w:rPr>
        <w:t>还款单</w:t>
      </w:r>
      <w:r w:rsidR="007F4BB7">
        <w:rPr>
          <w:rFonts w:asciiTheme="minorEastAsia" w:eastAsiaTheme="minorEastAsia" w:hAnsiTheme="minorEastAsia" w:hint="eastAsia"/>
          <w:sz w:val="24"/>
          <w:szCs w:val="24"/>
        </w:rPr>
        <w:t>进行自动还款</w:t>
      </w:r>
      <w:r w:rsidRPr="00D77533">
        <w:rPr>
          <w:rFonts w:asciiTheme="minorEastAsia" w:eastAsiaTheme="minorEastAsia" w:hAnsiTheme="minorEastAsia" w:hint="eastAsia"/>
          <w:sz w:val="24"/>
          <w:szCs w:val="24"/>
        </w:rPr>
        <w:t>。</w:t>
      </w:r>
    </w:p>
    <w:bookmarkEnd w:id="40"/>
    <w:p w14:paraId="49F44BE4" w14:textId="77777777" w:rsidR="000936D4" w:rsidRPr="00D77533" w:rsidRDefault="003F62D9" w:rsidP="00761147">
      <w:pPr>
        <w:numPr>
          <w:ilvl w:val="0"/>
          <w:numId w:val="2"/>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可设定报销金额在一定范围内的流程变更和加签功能。</w:t>
      </w:r>
    </w:p>
    <w:p w14:paraId="3C104D2F" w14:textId="77777777" w:rsidR="000936D4" w:rsidRPr="00D77533" w:rsidRDefault="003F62D9" w:rsidP="00761147">
      <w:pPr>
        <w:numPr>
          <w:ilvl w:val="0"/>
          <w:numId w:val="2"/>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报销费用使用的科目、来源、不由报销人员填报，由财务人员填写。</w:t>
      </w:r>
    </w:p>
    <w:p w14:paraId="586DD85E" w14:textId="77777777" w:rsidR="000936D4" w:rsidRPr="00D77533" w:rsidRDefault="003F62D9" w:rsidP="00761147">
      <w:pPr>
        <w:numPr>
          <w:ilvl w:val="0"/>
          <w:numId w:val="2"/>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在报销单的填写时，可上传相关附件，并可支持在线预览。</w:t>
      </w:r>
    </w:p>
    <w:p w14:paraId="09127541" w14:textId="77777777" w:rsidR="000936D4" w:rsidRPr="00D77533" w:rsidRDefault="0086396D" w:rsidP="00761147">
      <w:pPr>
        <w:numPr>
          <w:ilvl w:val="0"/>
          <w:numId w:val="2"/>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自动生成</w:t>
      </w:r>
      <w:r w:rsidR="003F62D9" w:rsidRPr="00D77533">
        <w:rPr>
          <w:rFonts w:asciiTheme="minorEastAsia" w:eastAsiaTheme="minorEastAsia" w:hAnsiTheme="minorEastAsia" w:hint="eastAsia"/>
          <w:sz w:val="24"/>
          <w:szCs w:val="24"/>
        </w:rPr>
        <w:t>条码,</w:t>
      </w:r>
      <w:r w:rsidR="007F4BB7">
        <w:rPr>
          <w:rFonts w:asciiTheme="minorEastAsia" w:eastAsiaTheme="minorEastAsia" w:hAnsiTheme="minorEastAsia" w:hint="eastAsia"/>
          <w:sz w:val="24"/>
          <w:szCs w:val="24"/>
        </w:rPr>
        <w:t>确定单据的唯一性，并</w:t>
      </w:r>
      <w:r w:rsidR="003F62D9" w:rsidRPr="00D77533">
        <w:rPr>
          <w:rFonts w:asciiTheme="minorEastAsia" w:eastAsiaTheme="minorEastAsia" w:hAnsiTheme="minorEastAsia" w:hint="eastAsia"/>
          <w:sz w:val="24"/>
          <w:szCs w:val="24"/>
        </w:rPr>
        <w:t>方便对报销单的扫描查询。</w:t>
      </w:r>
    </w:p>
    <w:p w14:paraId="2428EFB1"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41" w:name="_Toc491264182"/>
      <w:r w:rsidRPr="00D77533">
        <w:rPr>
          <w:rFonts w:asciiTheme="minorEastAsia" w:eastAsiaTheme="minorEastAsia" w:hAnsiTheme="minorEastAsia" w:hint="eastAsia"/>
          <w:sz w:val="24"/>
          <w:szCs w:val="24"/>
        </w:rPr>
        <w:t>借款管理</w:t>
      </w:r>
      <w:bookmarkEnd w:id="41"/>
    </w:p>
    <w:p w14:paraId="5180322A" w14:textId="77777777" w:rsidR="00151467"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借款主要用于经办人员在经费使用前的</w:t>
      </w:r>
      <w:r w:rsidR="007F4BB7">
        <w:rPr>
          <w:rFonts w:asciiTheme="minorEastAsia" w:eastAsiaTheme="minorEastAsia" w:hAnsiTheme="minorEastAsia" w:hint="eastAsia"/>
          <w:sz w:val="24"/>
          <w:szCs w:val="24"/>
        </w:rPr>
        <w:t>资金</w:t>
      </w:r>
      <w:r w:rsidRPr="00D77533">
        <w:rPr>
          <w:rFonts w:asciiTheme="minorEastAsia" w:eastAsiaTheme="minorEastAsia" w:hAnsiTheme="minorEastAsia" w:hint="eastAsia"/>
          <w:sz w:val="24"/>
          <w:szCs w:val="24"/>
        </w:rPr>
        <w:t>借支。</w:t>
      </w:r>
    </w:p>
    <w:p w14:paraId="3E115F6F"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借款单包括以下内容：借款部门、借款人、借款日期、</w:t>
      </w:r>
      <w:r w:rsidRPr="00D77533">
        <w:rPr>
          <w:rFonts w:asciiTheme="minorEastAsia" w:eastAsiaTheme="minorEastAsia" w:hAnsiTheme="minorEastAsia"/>
          <w:sz w:val="24"/>
          <w:szCs w:val="24"/>
        </w:rPr>
        <w:t>归还期限</w:t>
      </w:r>
      <w:r w:rsidRPr="00D77533">
        <w:rPr>
          <w:rFonts w:asciiTheme="minorEastAsia" w:eastAsiaTheme="minorEastAsia" w:hAnsiTheme="minorEastAsia" w:hint="eastAsia"/>
          <w:sz w:val="24"/>
          <w:szCs w:val="24"/>
        </w:rPr>
        <w:t>、借款事由、功能科目、经济科目、借款金额、经费来源等信息。</w:t>
      </w:r>
    </w:p>
    <w:p w14:paraId="3B86E790"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42" w:name="_Toc491264183"/>
      <w:r w:rsidRPr="00D77533">
        <w:rPr>
          <w:rFonts w:asciiTheme="minorEastAsia" w:eastAsiaTheme="minorEastAsia" w:hAnsiTheme="minorEastAsia" w:hint="eastAsia"/>
          <w:sz w:val="24"/>
          <w:szCs w:val="24"/>
        </w:rPr>
        <w:t>还款管理</w:t>
      </w:r>
      <w:bookmarkEnd w:id="42"/>
    </w:p>
    <w:p w14:paraId="416E48AB" w14:textId="77777777" w:rsidR="00151467"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还款主要用于经办人员在经费使用后的现金还款记录。</w:t>
      </w:r>
    </w:p>
    <w:p w14:paraId="3EE69B4B"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还款单应包括以下内容：还款人、还款部门、借款单号、还款日期、功能科目、经济科目、还款金额、备注等信息。</w:t>
      </w:r>
    </w:p>
    <w:p w14:paraId="2FE0578D"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43" w:name="_Toc491264184"/>
      <w:r w:rsidRPr="00D77533">
        <w:rPr>
          <w:rFonts w:asciiTheme="minorEastAsia" w:eastAsiaTheme="minorEastAsia" w:hAnsiTheme="minorEastAsia" w:hint="eastAsia"/>
          <w:sz w:val="24"/>
          <w:szCs w:val="24"/>
        </w:rPr>
        <w:t>往来资金管理</w:t>
      </w:r>
      <w:bookmarkEnd w:id="43"/>
    </w:p>
    <w:p w14:paraId="4C8B84C1" w14:textId="77777777" w:rsidR="00403592" w:rsidRPr="00D77533" w:rsidRDefault="00403592" w:rsidP="00D11694">
      <w:pPr>
        <w:spacing w:beforeLines="50" w:before="156" w:afterLines="50" w:after="156"/>
        <w:ind w:firstLine="480"/>
        <w:rPr>
          <w:rFonts w:asciiTheme="minorEastAsia" w:eastAsiaTheme="minorEastAsia" w:hAnsiTheme="minorEastAsia"/>
          <w:sz w:val="24"/>
          <w:szCs w:val="24"/>
        </w:rPr>
      </w:pPr>
      <w:bookmarkStart w:id="44" w:name="_Toc491264185"/>
      <w:r w:rsidRPr="00D77533">
        <w:rPr>
          <w:rFonts w:asciiTheme="minorEastAsia" w:eastAsiaTheme="minorEastAsia" w:hAnsiTheme="minorEastAsia" w:hint="eastAsia"/>
          <w:sz w:val="24"/>
          <w:szCs w:val="24"/>
        </w:rPr>
        <w:t>往来核算和管理是行政事业会计财务管理的重点和难点，一定程度上反映了单位会计核算和财务管理的水平，同时也反映了单位内部控制是否完善有效。往来账款涉及到单位日常</w:t>
      </w:r>
      <w:r w:rsidR="007F4BB7">
        <w:rPr>
          <w:rFonts w:asciiTheme="minorEastAsia" w:eastAsiaTheme="minorEastAsia" w:hAnsiTheme="minorEastAsia" w:hint="eastAsia"/>
          <w:sz w:val="24"/>
          <w:szCs w:val="24"/>
        </w:rPr>
        <w:t>经济</w:t>
      </w:r>
      <w:r w:rsidRPr="00D77533">
        <w:rPr>
          <w:rFonts w:asciiTheme="minorEastAsia" w:eastAsiaTheme="minorEastAsia" w:hAnsiTheme="minorEastAsia" w:hint="eastAsia"/>
          <w:sz w:val="24"/>
          <w:szCs w:val="24"/>
        </w:rPr>
        <w:t>业务及管理活动的各个方面，加强往来账款的管理，有利于单位避免资金长期挤占，加速资金周转、提高资金使用效益，防止国有资</w:t>
      </w:r>
      <w:r w:rsidRPr="00D77533">
        <w:rPr>
          <w:rFonts w:asciiTheme="minorEastAsia" w:eastAsiaTheme="minorEastAsia" w:hAnsiTheme="minorEastAsia" w:hint="eastAsia"/>
          <w:sz w:val="24"/>
          <w:szCs w:val="24"/>
        </w:rPr>
        <w:lastRenderedPageBreak/>
        <w:t>产流失，加强预算管理，提高会计信息质量。</w:t>
      </w:r>
    </w:p>
    <w:p w14:paraId="1F70B35C" w14:textId="77777777" w:rsidR="00403592" w:rsidRPr="00D77533" w:rsidRDefault="00403592" w:rsidP="00D11694">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系统主要管理本单位科室之间的资金往来和各级法院系统的资金往来情况。包括资金来源单位、资金到账单位、到账金额、资金使用情况、到账时间、结算方式（转账、现金）、经费来源、支出功能科目、经济科目、备注说明等信息。各级法院系统的资金往来可直观展示资金使用情况，例如：到账时间、使用情况、结余情况。</w:t>
      </w:r>
    </w:p>
    <w:p w14:paraId="419DA2B2"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现金管理</w:t>
      </w:r>
      <w:bookmarkEnd w:id="44"/>
    </w:p>
    <w:p w14:paraId="57774B13" w14:textId="77777777" w:rsidR="00E216F6" w:rsidRPr="00D77533" w:rsidRDefault="003A07AB"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现金管理主要记录单位提取现金的情况。</w:t>
      </w:r>
      <w:r w:rsidR="003F62D9" w:rsidRPr="00D77533">
        <w:rPr>
          <w:rFonts w:asciiTheme="minorEastAsia" w:eastAsiaTheme="minorEastAsia" w:hAnsiTheme="minorEastAsia" w:hint="eastAsia"/>
          <w:sz w:val="24"/>
          <w:szCs w:val="24"/>
        </w:rPr>
        <w:t>包括提取时间、提取金额、功能科目、经济科目等信息，形成现金提取流水账，并与日常报销相关联，最终反应出单位</w:t>
      </w:r>
      <w:r w:rsidR="00257B9E" w:rsidRPr="00D77533">
        <w:rPr>
          <w:rFonts w:asciiTheme="minorEastAsia" w:eastAsiaTheme="minorEastAsia" w:hAnsiTheme="minorEastAsia" w:hint="eastAsia"/>
          <w:sz w:val="24"/>
          <w:szCs w:val="24"/>
        </w:rPr>
        <w:t>现</w:t>
      </w:r>
      <w:r w:rsidR="003F62D9" w:rsidRPr="00D77533">
        <w:rPr>
          <w:rFonts w:asciiTheme="minorEastAsia" w:eastAsiaTheme="minorEastAsia" w:hAnsiTheme="minorEastAsia" w:hint="eastAsia"/>
          <w:sz w:val="24"/>
          <w:szCs w:val="24"/>
        </w:rPr>
        <w:t>金的提取和结余情况。</w:t>
      </w:r>
    </w:p>
    <w:p w14:paraId="1687EB86"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现金管理中还提供现金对比功能，对现金使用情况分类汇总，方便财</w:t>
      </w:r>
      <w:r w:rsidR="003A07AB" w:rsidRPr="00D77533">
        <w:rPr>
          <w:rFonts w:asciiTheme="minorEastAsia" w:eastAsiaTheme="minorEastAsia" w:hAnsiTheme="minorEastAsia" w:hint="eastAsia"/>
          <w:sz w:val="24"/>
          <w:szCs w:val="24"/>
        </w:rPr>
        <w:t>务人员及时有效地掌握现金在各科目下的支取情况以及结余情况</w:t>
      </w:r>
      <w:r w:rsidR="003A07AB" w:rsidRPr="00D77533">
        <w:rPr>
          <w:rFonts w:asciiTheme="minorEastAsia" w:eastAsiaTheme="minorEastAsia" w:hAnsiTheme="minorEastAsia"/>
          <w:sz w:val="24"/>
          <w:szCs w:val="24"/>
        </w:rPr>
        <w:t>。</w:t>
      </w:r>
    </w:p>
    <w:p w14:paraId="7763426D"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45" w:name="_Toc491264186"/>
      <w:r w:rsidRPr="00D77533">
        <w:rPr>
          <w:rFonts w:asciiTheme="minorEastAsia" w:eastAsiaTheme="minorEastAsia" w:hAnsiTheme="minorEastAsia" w:hint="eastAsia"/>
          <w:sz w:val="24"/>
          <w:szCs w:val="24"/>
        </w:rPr>
        <w:t>银行日记账</w:t>
      </w:r>
      <w:bookmarkEnd w:id="45"/>
    </w:p>
    <w:p w14:paraId="35F84C21"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根据日常报销的填报信息和财务人员的审核信息，自动生成银行日记账，银行日记账可进行月结，月结后的数据不可再次修改，以确保银行日记账与银行对账的数据一致性。</w:t>
      </w:r>
    </w:p>
    <w:p w14:paraId="118D63A2"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46" w:name="_Toc491264187"/>
      <w:r w:rsidRPr="00D77533">
        <w:rPr>
          <w:rFonts w:asciiTheme="minorEastAsia" w:eastAsiaTheme="minorEastAsia" w:hAnsiTheme="minorEastAsia" w:hint="eastAsia"/>
          <w:sz w:val="24"/>
          <w:szCs w:val="24"/>
        </w:rPr>
        <w:t>现金日记账</w:t>
      </w:r>
      <w:bookmarkEnd w:id="46"/>
    </w:p>
    <w:p w14:paraId="783408ED"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根据日常报销的填报信息和财务人员的审核信息，自动生成现金日记账，现金日记账可进行月结，月结后的数据不可再次修改。</w:t>
      </w:r>
    </w:p>
    <w:p w14:paraId="7F476C72"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47" w:name="_Toc491264188"/>
      <w:r w:rsidRPr="00D77533">
        <w:rPr>
          <w:rFonts w:asciiTheme="minorEastAsia" w:eastAsiaTheme="minorEastAsia" w:hAnsiTheme="minorEastAsia" w:hint="eastAsia"/>
          <w:sz w:val="24"/>
          <w:szCs w:val="24"/>
        </w:rPr>
        <w:t>标准配置</w:t>
      </w:r>
      <w:bookmarkEnd w:id="47"/>
    </w:p>
    <w:p w14:paraId="72185775"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根据出差人员的职务和出差的地区，建立财务标准信息库，建立全国范围内各出差伙食补助费、市内交通费、住宿费标准，会议费标准、培训费标准、公务接待费标准。</w:t>
      </w:r>
    </w:p>
    <w:p w14:paraId="2AE0220F" w14:textId="77777777" w:rsidR="00E216F6" w:rsidRPr="00D77533" w:rsidRDefault="003F62D9" w:rsidP="00761147">
      <w:pPr>
        <w:pStyle w:val="3"/>
        <w:numPr>
          <w:ilvl w:val="1"/>
          <w:numId w:val="6"/>
        </w:numPr>
        <w:spacing w:line="360" w:lineRule="auto"/>
        <w:ind w:firstLineChars="0"/>
        <w:rPr>
          <w:rFonts w:asciiTheme="minorEastAsia" w:eastAsiaTheme="minorEastAsia" w:hAnsiTheme="minorEastAsia"/>
          <w:sz w:val="28"/>
          <w:szCs w:val="28"/>
        </w:rPr>
      </w:pPr>
      <w:bookmarkStart w:id="48" w:name="_Toc491264189"/>
      <w:bookmarkStart w:id="49" w:name="_Toc493711631"/>
      <w:bookmarkStart w:id="50" w:name="_Toc505084880"/>
      <w:r w:rsidRPr="00D77533">
        <w:rPr>
          <w:rFonts w:asciiTheme="minorEastAsia" w:eastAsiaTheme="minorEastAsia" w:hAnsiTheme="minorEastAsia" w:hint="eastAsia"/>
          <w:sz w:val="28"/>
          <w:szCs w:val="28"/>
        </w:rPr>
        <w:lastRenderedPageBreak/>
        <w:t>会计核算管理</w:t>
      </w:r>
      <w:bookmarkEnd w:id="48"/>
      <w:bookmarkEnd w:id="49"/>
      <w:bookmarkEnd w:id="50"/>
    </w:p>
    <w:p w14:paraId="73876B58" w14:textId="77777777" w:rsidR="00094EF6" w:rsidRPr="00D77533" w:rsidRDefault="00094EF6" w:rsidP="004B32BB">
      <w:pPr>
        <w:ind w:firstLine="480"/>
        <w:rPr>
          <w:rFonts w:asciiTheme="minorEastAsia" w:eastAsiaTheme="minorEastAsia" w:hAnsiTheme="minorEastAsia"/>
        </w:rPr>
      </w:pPr>
      <w:r w:rsidRPr="00D77533">
        <w:rPr>
          <w:rFonts w:asciiTheme="minorEastAsia" w:eastAsiaTheme="minorEastAsia" w:hAnsiTheme="minorEastAsia" w:hint="eastAsia"/>
          <w:sz w:val="24"/>
          <w:szCs w:val="24"/>
        </w:rPr>
        <w:t>会计核算对财务管理模块日常报销数据处理，自动生成会计凭证，同时生成现金日记账、银行日记账、预算执行报表、项目执行进度表、总账余额表等标准财政财务报表。为决算和下一年的预算编报提供数据支持。极大提高了财务业务的工作效率，减少了重复工作量。</w:t>
      </w:r>
    </w:p>
    <w:p w14:paraId="2D2DFD44"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51" w:name="_Toc491264190"/>
      <w:r w:rsidRPr="00D77533">
        <w:rPr>
          <w:rFonts w:asciiTheme="minorEastAsia" w:eastAsiaTheme="minorEastAsia" w:hAnsiTheme="minorEastAsia" w:hint="eastAsia"/>
          <w:sz w:val="24"/>
          <w:szCs w:val="24"/>
        </w:rPr>
        <w:t>基础数据管理</w:t>
      </w:r>
      <w:bookmarkEnd w:id="51"/>
    </w:p>
    <w:p w14:paraId="5859DB90"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完成系统及辅助项、单位级辅助项、会计科目体系的建立。</w:t>
      </w:r>
    </w:p>
    <w:p w14:paraId="0A49168E"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52" w:name="_Toc491264191"/>
      <w:r w:rsidRPr="00D77533">
        <w:rPr>
          <w:rFonts w:asciiTheme="minorEastAsia" w:eastAsiaTheme="minorEastAsia" w:hAnsiTheme="minorEastAsia" w:hint="eastAsia"/>
          <w:sz w:val="24"/>
          <w:szCs w:val="24"/>
        </w:rPr>
        <w:t>账套管理</w:t>
      </w:r>
      <w:bookmarkEnd w:id="52"/>
    </w:p>
    <w:p w14:paraId="30F30700"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对各</w:t>
      </w:r>
      <w:r w:rsidR="00627E94" w:rsidRPr="00D77533">
        <w:rPr>
          <w:rFonts w:asciiTheme="minorEastAsia" w:eastAsiaTheme="minorEastAsia" w:hAnsiTheme="minorEastAsia" w:hint="eastAsia"/>
          <w:sz w:val="24"/>
          <w:szCs w:val="24"/>
        </w:rPr>
        <w:t>级</w:t>
      </w:r>
      <w:r w:rsidRPr="00D77533">
        <w:rPr>
          <w:rFonts w:asciiTheme="minorEastAsia" w:eastAsiaTheme="minorEastAsia" w:hAnsiTheme="minorEastAsia" w:hint="eastAsia"/>
          <w:sz w:val="24"/>
          <w:szCs w:val="24"/>
        </w:rPr>
        <w:t>法院的核算账套进行管理，包括账套名称、账套年度、账套单位，并支持从系统标准账套进行复制。</w:t>
      </w:r>
    </w:p>
    <w:p w14:paraId="7660546D"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53" w:name="_Toc491264192"/>
      <w:r w:rsidRPr="00D77533">
        <w:rPr>
          <w:rFonts w:asciiTheme="minorEastAsia" w:eastAsiaTheme="minorEastAsia" w:hAnsiTheme="minorEastAsia" w:hint="eastAsia"/>
          <w:sz w:val="24"/>
          <w:szCs w:val="24"/>
        </w:rPr>
        <w:t>凭证录入</w:t>
      </w:r>
      <w:bookmarkEnd w:id="53"/>
    </w:p>
    <w:p w14:paraId="6893DA19" w14:textId="77777777" w:rsidR="00E216F6" w:rsidRPr="00D77533" w:rsidRDefault="00627E94"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系统所有凭证均</w:t>
      </w:r>
      <w:r w:rsidR="003F62D9" w:rsidRPr="00D77533">
        <w:rPr>
          <w:rFonts w:asciiTheme="minorEastAsia" w:eastAsiaTheme="minorEastAsia" w:hAnsiTheme="minorEastAsia" w:hint="eastAsia"/>
          <w:sz w:val="24"/>
          <w:szCs w:val="24"/>
        </w:rPr>
        <w:t>能</w:t>
      </w:r>
      <w:r w:rsidRPr="00D77533">
        <w:rPr>
          <w:rFonts w:asciiTheme="minorEastAsia" w:eastAsiaTheme="minorEastAsia" w:hAnsiTheme="minorEastAsia" w:hint="eastAsia"/>
          <w:sz w:val="24"/>
          <w:szCs w:val="24"/>
        </w:rPr>
        <w:t>通</w:t>
      </w:r>
      <w:r w:rsidR="003F62D9" w:rsidRPr="00D77533">
        <w:rPr>
          <w:rFonts w:asciiTheme="minorEastAsia" w:eastAsiaTheme="minorEastAsia" w:hAnsiTheme="minorEastAsia" w:hint="eastAsia"/>
          <w:sz w:val="24"/>
          <w:szCs w:val="24"/>
        </w:rPr>
        <w:t>过财务系统的审核数据自动生成，可大大减轻会计的工作量，特殊凭证也可以通</w:t>
      </w:r>
      <w:r w:rsidRPr="00D77533">
        <w:rPr>
          <w:rFonts w:asciiTheme="minorEastAsia" w:eastAsiaTheme="minorEastAsia" w:hAnsiTheme="minorEastAsia" w:hint="eastAsia"/>
          <w:sz w:val="24"/>
          <w:szCs w:val="24"/>
        </w:rPr>
        <w:t>过</w:t>
      </w:r>
      <w:r w:rsidR="003F62D9" w:rsidRPr="00D77533">
        <w:rPr>
          <w:rFonts w:asciiTheme="minorEastAsia" w:eastAsiaTheme="minorEastAsia" w:hAnsiTheme="minorEastAsia" w:hint="eastAsia"/>
          <w:sz w:val="24"/>
          <w:szCs w:val="24"/>
        </w:rPr>
        <w:t>核算系统进行人工录入。</w:t>
      </w:r>
    </w:p>
    <w:p w14:paraId="0B22DEB5"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54" w:name="_Toc491264193"/>
      <w:r w:rsidRPr="00D77533">
        <w:rPr>
          <w:rFonts w:asciiTheme="minorEastAsia" w:eastAsiaTheme="minorEastAsia" w:hAnsiTheme="minorEastAsia" w:hint="eastAsia"/>
          <w:sz w:val="24"/>
          <w:szCs w:val="24"/>
        </w:rPr>
        <w:t>凭证箱</w:t>
      </w:r>
      <w:bookmarkEnd w:id="54"/>
    </w:p>
    <w:p w14:paraId="53C66F43"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在凭证箱中可以查询所有的凭证信息，并可通过凭证期间、凭证号、凭证日期、会计科目、辅助项、开支摘要等相关信息进行查询，凭证箱中具备凭证断号</w:t>
      </w:r>
      <w:r w:rsidR="00627E94"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排序、凭证审核、凭证打印等相关功能。</w:t>
      </w:r>
    </w:p>
    <w:p w14:paraId="7EA74F4D"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凭证打印支持套打和直接打印，并可按会计科目进行批量打印。</w:t>
      </w:r>
    </w:p>
    <w:p w14:paraId="739A47BD"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55" w:name="_Toc491264194"/>
      <w:r w:rsidRPr="00D77533">
        <w:rPr>
          <w:rFonts w:asciiTheme="minorEastAsia" w:eastAsiaTheme="minorEastAsia" w:hAnsiTheme="minorEastAsia" w:hint="eastAsia"/>
          <w:sz w:val="24"/>
          <w:szCs w:val="24"/>
        </w:rPr>
        <w:t>期初余额装入</w:t>
      </w:r>
      <w:bookmarkEnd w:id="55"/>
    </w:p>
    <w:p w14:paraId="00BF06CA" w14:textId="77777777" w:rsidR="00E216F6" w:rsidRPr="00D77533" w:rsidRDefault="003F62D9" w:rsidP="000E0D93">
      <w:pPr>
        <w:ind w:firstLineChars="150" w:firstLine="36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ab/>
      </w:r>
      <w:r w:rsidR="00627E94" w:rsidRPr="00D77533">
        <w:rPr>
          <w:rFonts w:asciiTheme="minorEastAsia" w:eastAsiaTheme="minorEastAsia" w:hAnsiTheme="minorEastAsia" w:hint="eastAsia"/>
          <w:sz w:val="24"/>
          <w:szCs w:val="24"/>
        </w:rPr>
        <w:t>多种方式的期初余额装入方式，包括期初凭证、期初导入、</w:t>
      </w:r>
      <w:r w:rsidRPr="00D77533">
        <w:rPr>
          <w:rFonts w:asciiTheme="minorEastAsia" w:eastAsiaTheme="minorEastAsia" w:hAnsiTheme="minorEastAsia" w:hint="eastAsia"/>
          <w:sz w:val="24"/>
          <w:szCs w:val="24"/>
        </w:rPr>
        <w:t>调研期初数据装入的要求，建立基本功能界面，提交用户确认选择。</w:t>
      </w:r>
    </w:p>
    <w:p w14:paraId="3B7420DD"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56" w:name="_Toc491264195"/>
      <w:r w:rsidRPr="00D77533">
        <w:rPr>
          <w:rFonts w:asciiTheme="minorEastAsia" w:eastAsiaTheme="minorEastAsia" w:hAnsiTheme="minorEastAsia" w:hint="eastAsia"/>
          <w:sz w:val="24"/>
          <w:szCs w:val="24"/>
        </w:rPr>
        <w:lastRenderedPageBreak/>
        <w:t>期末结账</w:t>
      </w:r>
      <w:bookmarkEnd w:id="56"/>
    </w:p>
    <w:p w14:paraId="711DA1F0" w14:textId="77777777" w:rsidR="00E216F6" w:rsidRPr="00D77533" w:rsidRDefault="003F62D9" w:rsidP="000E0D93">
      <w:pPr>
        <w:ind w:firstLineChars="150" w:firstLine="36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期末结账基于流程引导，结合各项结账处理与平衡性校验规则，实现期</w:t>
      </w:r>
      <w:r w:rsidR="00627E94" w:rsidRPr="00D77533">
        <w:rPr>
          <w:rFonts w:asciiTheme="minorEastAsia" w:eastAsiaTheme="minorEastAsia" w:hAnsiTheme="minorEastAsia" w:hint="eastAsia"/>
          <w:sz w:val="24"/>
          <w:szCs w:val="24"/>
        </w:rPr>
        <w:t>末自</w:t>
      </w:r>
      <w:r w:rsidRPr="00D77533">
        <w:rPr>
          <w:rFonts w:asciiTheme="minorEastAsia" w:eastAsiaTheme="minorEastAsia" w:hAnsiTheme="minorEastAsia" w:hint="eastAsia"/>
          <w:sz w:val="24"/>
          <w:szCs w:val="24"/>
        </w:rPr>
        <w:t>动结账。</w:t>
      </w:r>
    </w:p>
    <w:p w14:paraId="18DA6FD2"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57" w:name="_Toc491264196"/>
      <w:r w:rsidRPr="00D77533">
        <w:rPr>
          <w:rFonts w:asciiTheme="minorEastAsia" w:eastAsiaTheme="minorEastAsia" w:hAnsiTheme="minorEastAsia" w:hint="eastAsia"/>
          <w:sz w:val="24"/>
          <w:szCs w:val="24"/>
        </w:rPr>
        <w:t>年终结转</w:t>
      </w:r>
      <w:bookmarkEnd w:id="57"/>
    </w:p>
    <w:p w14:paraId="0F009A0B" w14:textId="77777777" w:rsidR="00E216F6" w:rsidRPr="00D77533" w:rsidRDefault="003F62D9" w:rsidP="000E0D93">
      <w:pPr>
        <w:ind w:firstLineChars="150" w:firstLine="36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年终结转基于流程引导，实现对各会计科目的年终结转，在结转过程中支持跨科目结转。</w:t>
      </w:r>
    </w:p>
    <w:p w14:paraId="252247CD"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58" w:name="_Toc491264197"/>
      <w:r w:rsidRPr="00D77533">
        <w:rPr>
          <w:rFonts w:asciiTheme="minorEastAsia" w:eastAsiaTheme="minorEastAsia" w:hAnsiTheme="minorEastAsia" w:hint="eastAsia"/>
          <w:sz w:val="24"/>
          <w:szCs w:val="24"/>
        </w:rPr>
        <w:t>报表管理</w:t>
      </w:r>
      <w:bookmarkEnd w:id="58"/>
    </w:p>
    <w:p w14:paraId="2F2958F8"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会计核算系统具备丰富的报表功能，包括总账余额表、科目明细账、科目总账、序时账、</w:t>
      </w:r>
      <w:r w:rsidR="00627E94" w:rsidRPr="00D77533">
        <w:rPr>
          <w:rFonts w:asciiTheme="minorEastAsia" w:eastAsiaTheme="minorEastAsia" w:hAnsiTheme="minorEastAsia" w:hint="eastAsia"/>
          <w:sz w:val="24"/>
          <w:szCs w:val="24"/>
        </w:rPr>
        <w:t>行</w:t>
      </w:r>
      <w:r w:rsidRPr="00D77533">
        <w:rPr>
          <w:rFonts w:asciiTheme="minorEastAsia" w:eastAsiaTheme="minorEastAsia" w:hAnsiTheme="minorEastAsia" w:hint="eastAsia"/>
          <w:sz w:val="24"/>
          <w:szCs w:val="24"/>
        </w:rPr>
        <w:t>政单位收支总表，资产负债表，经费明细表等相关的表。</w:t>
      </w:r>
    </w:p>
    <w:p w14:paraId="6046DF3C" w14:textId="77777777" w:rsidR="00E216F6" w:rsidRPr="00D77533" w:rsidRDefault="003F62D9" w:rsidP="00761147">
      <w:pPr>
        <w:pStyle w:val="3"/>
        <w:numPr>
          <w:ilvl w:val="1"/>
          <w:numId w:val="6"/>
        </w:numPr>
        <w:spacing w:line="360" w:lineRule="auto"/>
        <w:ind w:firstLineChars="0"/>
        <w:rPr>
          <w:rFonts w:asciiTheme="minorEastAsia" w:eastAsiaTheme="minorEastAsia" w:hAnsiTheme="minorEastAsia"/>
          <w:sz w:val="28"/>
          <w:szCs w:val="28"/>
        </w:rPr>
      </w:pPr>
      <w:bookmarkStart w:id="59" w:name="_Toc491264198"/>
      <w:bookmarkStart w:id="60" w:name="_Toc493711632"/>
      <w:bookmarkStart w:id="61" w:name="_Toc505084881"/>
      <w:r w:rsidRPr="00D77533">
        <w:rPr>
          <w:rFonts w:asciiTheme="minorEastAsia" w:eastAsiaTheme="minorEastAsia" w:hAnsiTheme="minorEastAsia" w:hint="eastAsia"/>
          <w:sz w:val="28"/>
          <w:szCs w:val="28"/>
        </w:rPr>
        <w:t>采购管理</w:t>
      </w:r>
      <w:bookmarkEnd w:id="59"/>
      <w:bookmarkEnd w:id="60"/>
      <w:bookmarkEnd w:id="61"/>
    </w:p>
    <w:p w14:paraId="19EEE308"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62" w:name="_Toc491264199"/>
      <w:r w:rsidRPr="00D77533">
        <w:rPr>
          <w:rFonts w:asciiTheme="minorEastAsia" w:eastAsiaTheme="minorEastAsia" w:hAnsiTheme="minorEastAsia" w:hint="eastAsia"/>
          <w:sz w:val="24"/>
          <w:szCs w:val="24"/>
        </w:rPr>
        <w:t>采购预算导入</w:t>
      </w:r>
      <w:bookmarkEnd w:id="62"/>
    </w:p>
    <w:p w14:paraId="7C886266"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将年初预算中涉及采购的预算资金导入采购管理系统中，作为采购管理的年初控制数，该导入数据由财务科（处）直接对年初预算进行标记，并将标记好的预算数据推送到采购管理的采购预算导入模块；也可以从采购管理预算导入模块通过EXCEL直接导入。</w:t>
      </w:r>
    </w:p>
    <w:p w14:paraId="1733E19D"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导入详细内容：导入的采购预算主要包括年度、功能科目、经济科目、项目名称、是否政府采购、科室（处室）、金额。</w:t>
      </w:r>
    </w:p>
    <w:p w14:paraId="3C62EF92"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63" w:name="_Toc491264200"/>
      <w:r w:rsidRPr="00D77533">
        <w:rPr>
          <w:rFonts w:asciiTheme="minorEastAsia" w:eastAsiaTheme="minorEastAsia" w:hAnsiTheme="minorEastAsia" w:hint="eastAsia"/>
          <w:sz w:val="24"/>
          <w:szCs w:val="24"/>
        </w:rPr>
        <w:t>采购申请</w:t>
      </w:r>
      <w:bookmarkEnd w:id="63"/>
    </w:p>
    <w:p w14:paraId="3A8D7BF9"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采购申请由需求部门提出，需求部门根据年初上报预算的采购需求项目提出采购申请，采购申请经采购部门审核后由采购部门组织采购或单位自行采购。</w:t>
      </w:r>
    </w:p>
    <w:p w14:paraId="60D9C151"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采购申请所含内容：采购申请主要包括申请部门、申请时间、申请采购说明、申请人、申请采购清单（品名、数量）、申请金额、申请附件。</w:t>
      </w:r>
    </w:p>
    <w:p w14:paraId="1CDA33AB"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64" w:name="_Toc491264201"/>
      <w:r w:rsidRPr="00D77533">
        <w:rPr>
          <w:rFonts w:asciiTheme="minorEastAsia" w:eastAsiaTheme="minorEastAsia" w:hAnsiTheme="minorEastAsia" w:hint="eastAsia"/>
          <w:sz w:val="24"/>
          <w:szCs w:val="24"/>
        </w:rPr>
        <w:lastRenderedPageBreak/>
        <w:t>资金计划</w:t>
      </w:r>
      <w:bookmarkEnd w:id="64"/>
    </w:p>
    <w:p w14:paraId="79FCE888"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根据已审核的需求部门采购申请和对应的采购预算项目，向财政提交资金计划，为采购申请资金。</w:t>
      </w:r>
    </w:p>
    <w:p w14:paraId="76719932"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资金计划申请中应包括：资金计划名称、预算项目名称、预算项目编号、预算项目金额、相关附件及明细申请表。</w:t>
      </w:r>
    </w:p>
    <w:p w14:paraId="7F0F13AA"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65" w:name="_Toc491264202"/>
      <w:r w:rsidRPr="00D77533">
        <w:rPr>
          <w:rFonts w:asciiTheme="minorEastAsia" w:eastAsiaTheme="minorEastAsia" w:hAnsiTheme="minorEastAsia" w:hint="eastAsia"/>
          <w:sz w:val="24"/>
          <w:szCs w:val="24"/>
        </w:rPr>
        <w:t>项目分包</w:t>
      </w:r>
      <w:bookmarkEnd w:id="65"/>
    </w:p>
    <w:p w14:paraId="00724E62"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项目分包由采购部门人员直接录入，根据已审批的</w:t>
      </w:r>
      <w:r w:rsidR="003E0195" w:rsidRPr="00D77533">
        <w:rPr>
          <w:rFonts w:asciiTheme="minorEastAsia" w:eastAsiaTheme="minorEastAsia" w:hAnsiTheme="minorEastAsia" w:hint="eastAsia"/>
          <w:sz w:val="24"/>
          <w:szCs w:val="24"/>
        </w:rPr>
        <w:t>资金计划进行分包或对采购预算进行直接分包，分包填写内容主要包括：</w:t>
      </w:r>
      <w:r w:rsidRPr="00D77533">
        <w:rPr>
          <w:rFonts w:asciiTheme="minorEastAsia" w:eastAsiaTheme="minorEastAsia" w:hAnsiTheme="minorEastAsia" w:hint="eastAsia"/>
          <w:sz w:val="24"/>
          <w:szCs w:val="24"/>
        </w:rPr>
        <w:t>资金计划名称、资金计划编号、采购预算项目、分包项目名称、分包项目编号、分包金额、备注说明。</w:t>
      </w:r>
    </w:p>
    <w:p w14:paraId="3C35AF30"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66" w:name="_Toc491264203"/>
      <w:r w:rsidRPr="00D77533">
        <w:rPr>
          <w:rFonts w:asciiTheme="minorEastAsia" w:eastAsiaTheme="minorEastAsia" w:hAnsiTheme="minorEastAsia" w:hint="eastAsia"/>
          <w:sz w:val="24"/>
          <w:szCs w:val="24"/>
        </w:rPr>
        <w:t>采购实施</w:t>
      </w:r>
      <w:bookmarkEnd w:id="66"/>
    </w:p>
    <w:p w14:paraId="728E9702"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采购实施主要用于采购部门对整个</w:t>
      </w:r>
      <w:r w:rsidR="004B32BB" w:rsidRPr="00D77533">
        <w:rPr>
          <w:rFonts w:asciiTheme="minorEastAsia" w:eastAsiaTheme="minorEastAsia" w:hAnsiTheme="minorEastAsia" w:hint="eastAsia"/>
          <w:sz w:val="24"/>
          <w:szCs w:val="24"/>
        </w:rPr>
        <w:t>采购</w:t>
      </w:r>
      <w:r w:rsidRPr="00D77533">
        <w:rPr>
          <w:rFonts w:asciiTheme="minorEastAsia" w:eastAsiaTheme="minorEastAsia" w:hAnsiTheme="minorEastAsia" w:hint="eastAsia"/>
          <w:sz w:val="24"/>
          <w:szCs w:val="24"/>
        </w:rPr>
        <w:t>过程</w:t>
      </w:r>
      <w:r w:rsidR="003B694B" w:rsidRPr="00D77533">
        <w:rPr>
          <w:rFonts w:asciiTheme="minorEastAsia" w:eastAsiaTheme="minorEastAsia" w:hAnsiTheme="minorEastAsia" w:hint="eastAsia"/>
          <w:sz w:val="24"/>
          <w:szCs w:val="24"/>
        </w:rPr>
        <w:t>中</w:t>
      </w:r>
      <w:r w:rsidRPr="00D77533">
        <w:rPr>
          <w:rFonts w:asciiTheme="minorEastAsia" w:eastAsiaTheme="minorEastAsia" w:hAnsiTheme="minorEastAsia" w:hint="eastAsia"/>
          <w:sz w:val="24"/>
          <w:szCs w:val="24"/>
        </w:rPr>
        <w:t>各个阶段进行管理，包括采购的招标代理委托、招标文件制定审核、招标公示、招标评审、中标结果、合同签订、付款进度、项目移交、项目验收等全面管理。</w:t>
      </w:r>
    </w:p>
    <w:p w14:paraId="63441379"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采购的招标代理委托</w:t>
      </w:r>
    </w:p>
    <w:p w14:paraId="45ABEA97"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由采购部门线下确认后，直接录入系统，录入内容包括采购项目名称、委托时间、委托机构、委托说明、相关附件。</w:t>
      </w:r>
    </w:p>
    <w:p w14:paraId="6F537054"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招标文件管理</w:t>
      </w:r>
    </w:p>
    <w:p w14:paraId="6F093FAC"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由采购部门线下确认后，直接录入系统，录入内容包括项目名称、招标文件名称、相关附件。 </w:t>
      </w:r>
      <w:r w:rsidRPr="00D77533">
        <w:rPr>
          <w:rFonts w:asciiTheme="minorEastAsia" w:eastAsiaTheme="minorEastAsia" w:hAnsiTheme="minorEastAsia" w:hint="eastAsia"/>
          <w:sz w:val="24"/>
          <w:szCs w:val="24"/>
        </w:rPr>
        <w:tab/>
      </w:r>
    </w:p>
    <w:p w14:paraId="50DC9EBF"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招标公示</w:t>
      </w:r>
    </w:p>
    <w:p w14:paraId="3AC2E991"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由采购部门线下确认后，直接录入系统，录入内容包括项目名称、公示时间、公示天数、相关附件。</w:t>
      </w:r>
    </w:p>
    <w:p w14:paraId="628733E5"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项目招标</w:t>
      </w:r>
    </w:p>
    <w:p w14:paraId="77DEB852"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采购部门线下确认后，直接录入系统，录入的内容主要包括项目名称、招标时间、竞标单位、招标结果、中标单位、预算金额、中标金额、剩余金额、评审说明、评审附件、备注说明。</w:t>
      </w:r>
    </w:p>
    <w:p w14:paraId="365223B7"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采购合同 </w:t>
      </w:r>
    </w:p>
    <w:p w14:paraId="0830FC20"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采购申请经过审批后，需求部门根据采购实施进度将采购合同的相关内容在系统中进行填报并报采购部门进行备案，备案后形成采购项目基础数据。</w:t>
      </w:r>
    </w:p>
    <w:p w14:paraId="5A450687"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采购合同包括以下内容：合同名称、合同编号、合同签订单位、合同金额、申请采购项目名称、分包项目名称、约定</w:t>
      </w:r>
      <w:r w:rsidR="00115EC6" w:rsidRPr="00D77533">
        <w:rPr>
          <w:rFonts w:asciiTheme="minorEastAsia" w:eastAsiaTheme="minorEastAsia" w:hAnsiTheme="minorEastAsia" w:hint="eastAsia"/>
          <w:sz w:val="24"/>
          <w:szCs w:val="24"/>
        </w:rPr>
        <w:t>付</w:t>
      </w:r>
      <w:r w:rsidRPr="00D77533">
        <w:rPr>
          <w:rFonts w:asciiTheme="minorEastAsia" w:eastAsiaTheme="minorEastAsia" w:hAnsiTheme="minorEastAsia" w:hint="eastAsia"/>
          <w:sz w:val="24"/>
          <w:szCs w:val="24"/>
        </w:rPr>
        <w:t>款次数、付款比例（列表）、合同附件。</w:t>
      </w:r>
    </w:p>
    <w:p w14:paraId="25185E02"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付款进度</w:t>
      </w:r>
    </w:p>
    <w:p w14:paraId="32DB3AF5"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付款进度根据采购项目、采购合同、采购报销自动提取数据。</w:t>
      </w:r>
    </w:p>
    <w:p w14:paraId="1F71A6BE"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项目移交</w:t>
      </w:r>
    </w:p>
    <w:p w14:paraId="6616836A"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项目移交是指采购部门完成采购后，将采购的相关信息移交到采购需求部门，需求部门确认后，项目移交完成</w:t>
      </w:r>
      <w:r w:rsidR="00115EC6" w:rsidRPr="00D77533">
        <w:rPr>
          <w:rFonts w:asciiTheme="minorEastAsia" w:eastAsiaTheme="minorEastAsia" w:hAnsiTheme="minorEastAsia" w:hint="eastAsia"/>
          <w:sz w:val="24"/>
          <w:szCs w:val="24"/>
        </w:rPr>
        <w:t>。</w:t>
      </w:r>
    </w:p>
    <w:p w14:paraId="08BC62C9"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项目验收</w:t>
      </w:r>
    </w:p>
    <w:p w14:paraId="3E26745D"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项目验收是指项目移交到需求部门后，由需求部门组织验收采购部门采购的项目，并在系统中将验收的相关文件报采购部门备案。</w:t>
      </w:r>
    </w:p>
    <w:p w14:paraId="644AE83A"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采购报销</w:t>
      </w:r>
    </w:p>
    <w:p w14:paraId="28BBEE1C"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用于需求部门在签订合同后，根据采购执行</w:t>
      </w:r>
      <w:r w:rsidR="00115EC6" w:rsidRPr="00D77533">
        <w:rPr>
          <w:rFonts w:asciiTheme="minorEastAsia" w:eastAsiaTheme="minorEastAsia" w:hAnsiTheme="minorEastAsia" w:hint="eastAsia"/>
          <w:sz w:val="24"/>
          <w:szCs w:val="24"/>
        </w:rPr>
        <w:t>进度</w:t>
      </w:r>
      <w:r w:rsidRPr="00D77533">
        <w:rPr>
          <w:rFonts w:asciiTheme="minorEastAsia" w:eastAsiaTheme="minorEastAsia" w:hAnsiTheme="minorEastAsia" w:hint="eastAsia"/>
          <w:sz w:val="24"/>
          <w:szCs w:val="24"/>
        </w:rPr>
        <w:t>进行报销，采购报销必须根据采购部门已审核的采购申请、采购合同作为报销条件。</w:t>
      </w:r>
    </w:p>
    <w:p w14:paraId="4CAA775F" w14:textId="77777777" w:rsidR="00E216F6" w:rsidRPr="00D77533" w:rsidRDefault="003F62D9" w:rsidP="00761147">
      <w:pPr>
        <w:pStyle w:val="3"/>
        <w:numPr>
          <w:ilvl w:val="1"/>
          <w:numId w:val="6"/>
        </w:numPr>
        <w:spacing w:line="360" w:lineRule="auto"/>
        <w:ind w:firstLineChars="0"/>
        <w:rPr>
          <w:rFonts w:asciiTheme="minorEastAsia" w:eastAsiaTheme="minorEastAsia" w:hAnsiTheme="minorEastAsia"/>
          <w:sz w:val="28"/>
          <w:szCs w:val="28"/>
        </w:rPr>
      </w:pPr>
      <w:bookmarkStart w:id="67" w:name="_Toc491264204"/>
      <w:bookmarkStart w:id="68" w:name="_Toc493711633"/>
      <w:bookmarkStart w:id="69" w:name="_Toc505084882"/>
      <w:r w:rsidRPr="00D77533">
        <w:rPr>
          <w:rFonts w:asciiTheme="minorEastAsia" w:eastAsiaTheme="minorEastAsia" w:hAnsiTheme="minorEastAsia" w:hint="eastAsia"/>
          <w:sz w:val="28"/>
          <w:szCs w:val="28"/>
        </w:rPr>
        <w:lastRenderedPageBreak/>
        <w:t>固定资产</w:t>
      </w:r>
      <w:bookmarkEnd w:id="67"/>
      <w:bookmarkEnd w:id="68"/>
      <w:bookmarkEnd w:id="69"/>
    </w:p>
    <w:p w14:paraId="42B25120"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加强各级法院固定资产管理,不仅是司法行政工作管理的重要方面,也是深化部门预算改革,提高资金使用效益的重要措施。运用现代化信息技术，可以大大降低固定资产管理工作量，加强管理的便捷性，加快促进信息收集速度，加大财务部门的监督管理，减少人为损坏、丢失所带来的不必要的固定资产损失，切实做到固定资产入库、维护、检查以及清理的有效性。</w:t>
      </w:r>
    </w:p>
    <w:p w14:paraId="4DDF1BC1"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70" w:name="_Toc491264205"/>
      <w:r w:rsidRPr="00D77533">
        <w:rPr>
          <w:rFonts w:asciiTheme="minorEastAsia" w:eastAsiaTheme="minorEastAsia" w:hAnsiTheme="minorEastAsia" w:hint="eastAsia"/>
          <w:sz w:val="24"/>
          <w:szCs w:val="24"/>
        </w:rPr>
        <w:t>系统设置</w:t>
      </w:r>
      <w:bookmarkEnd w:id="70"/>
    </w:p>
    <w:p w14:paraId="0338A0DF"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由固定资产入库管理人员和固定资产管理人员实现对固定资产管理系统相关基础信息的设置。包括部门设置、资产分类设置、卡片项目设置、卡片样式设置、折旧方法设置等。</w:t>
      </w:r>
    </w:p>
    <w:p w14:paraId="2E8031C0" w14:textId="77777777" w:rsidR="000936D4" w:rsidRPr="00D77533" w:rsidRDefault="003F62D9" w:rsidP="00761147">
      <w:pPr>
        <w:numPr>
          <w:ilvl w:val="1"/>
          <w:numId w:val="13"/>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部门设置：设置固定资产的使用部门或使用人所在部门。</w:t>
      </w:r>
    </w:p>
    <w:p w14:paraId="07016913" w14:textId="77777777" w:rsidR="000936D4" w:rsidRPr="00D77533" w:rsidRDefault="003F62D9" w:rsidP="00761147">
      <w:pPr>
        <w:numPr>
          <w:ilvl w:val="1"/>
          <w:numId w:val="13"/>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资产分类设置：用于对固定资产进行分类。根据国家规定，固定资产的分类总体为六大类，六大类后再划分明细分类。</w:t>
      </w:r>
    </w:p>
    <w:p w14:paraId="5C28AB9B" w14:textId="77777777" w:rsidR="000936D4" w:rsidRPr="00D77533" w:rsidRDefault="003F62D9" w:rsidP="00761147">
      <w:pPr>
        <w:numPr>
          <w:ilvl w:val="1"/>
          <w:numId w:val="13"/>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卡片项目设置：用于自定义固定资产卡片项目的设置。</w:t>
      </w:r>
    </w:p>
    <w:p w14:paraId="1F4C51DF" w14:textId="77777777" w:rsidR="000936D4" w:rsidRPr="00D77533" w:rsidRDefault="003F62D9" w:rsidP="00761147">
      <w:pPr>
        <w:numPr>
          <w:ilvl w:val="1"/>
          <w:numId w:val="13"/>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卡片样式设置：用于针对不同的固定资产自定义不同的固定资产卡片设置。</w:t>
      </w:r>
    </w:p>
    <w:p w14:paraId="4DED9574" w14:textId="77777777" w:rsidR="000936D4" w:rsidRPr="00D77533" w:rsidRDefault="003F62D9" w:rsidP="00761147">
      <w:pPr>
        <w:numPr>
          <w:ilvl w:val="1"/>
          <w:numId w:val="13"/>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折旧方法设置：用于对固定资产进行折旧公式的定义设置。</w:t>
      </w:r>
    </w:p>
    <w:p w14:paraId="2E8B5AE2"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71" w:name="_Toc491264206"/>
      <w:r w:rsidRPr="00D77533">
        <w:rPr>
          <w:rFonts w:asciiTheme="minorEastAsia" w:eastAsiaTheme="minorEastAsia" w:hAnsiTheme="minorEastAsia" w:hint="eastAsia"/>
          <w:sz w:val="24"/>
          <w:szCs w:val="24"/>
        </w:rPr>
        <w:t>固定资产建卡登记</w:t>
      </w:r>
      <w:bookmarkEnd w:id="71"/>
    </w:p>
    <w:p w14:paraId="332A5E7A"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固定资产建卡登记主要是将新增加的固定资产建立固定资产卡片，并添加到固定资产管理系统中，以便于管理人员后期对固定资产进行统一的管理。</w:t>
      </w:r>
    </w:p>
    <w:p w14:paraId="7B774802"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固定资产入库的数据来自财务中转岗位对“政府采购与计划申请”等流程产生的财务报销数据，并进行相关的一系列处理后，完成标记为“固定资产”的数据。</w:t>
      </w:r>
    </w:p>
    <w:p w14:paraId="2A125ED4"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固定资产入库管理人员将针对固定资产进行类别</w:t>
      </w:r>
      <w:r w:rsidR="00AB0FCD" w:rsidRPr="00D77533">
        <w:rPr>
          <w:rFonts w:asciiTheme="minorEastAsia" w:eastAsiaTheme="minorEastAsia" w:hAnsiTheme="minorEastAsia" w:hint="eastAsia"/>
          <w:sz w:val="24"/>
          <w:szCs w:val="24"/>
        </w:rPr>
        <w:t>划分及归属部门，填写完成固定资产卡片。如果</w:t>
      </w:r>
      <w:r w:rsidRPr="00D77533">
        <w:rPr>
          <w:rFonts w:asciiTheme="minorEastAsia" w:eastAsiaTheme="minorEastAsia" w:hAnsiTheme="minorEastAsia" w:hint="eastAsia"/>
          <w:sz w:val="24"/>
          <w:szCs w:val="24"/>
        </w:rPr>
        <w:t>固定资产入库管理人员发现固定资产项的六大类类别划分不准</w:t>
      </w:r>
      <w:r w:rsidR="00453991" w:rsidRPr="00D77533">
        <w:rPr>
          <w:rFonts w:asciiTheme="minorEastAsia" w:eastAsiaTheme="minorEastAsia" w:hAnsiTheme="minorEastAsia" w:hint="eastAsia"/>
          <w:sz w:val="24"/>
          <w:szCs w:val="24"/>
        </w:rPr>
        <w:t>确，固定资产管理人员将此信息返回给财务中转岗位人员完成核对修改。如帐、</w:t>
      </w:r>
      <w:r w:rsidR="00453991" w:rsidRPr="00D77533">
        <w:rPr>
          <w:rFonts w:asciiTheme="minorEastAsia" w:eastAsiaTheme="minorEastAsia" w:hAnsiTheme="minorEastAsia" w:hint="eastAsia"/>
          <w:sz w:val="24"/>
          <w:szCs w:val="24"/>
        </w:rPr>
        <w:lastRenderedPageBreak/>
        <w:t>物相符，固定资产管理人员将对此固定</w:t>
      </w:r>
      <w:r w:rsidRPr="00D77533">
        <w:rPr>
          <w:rFonts w:asciiTheme="minorEastAsia" w:eastAsiaTheme="minorEastAsia" w:hAnsiTheme="minorEastAsia" w:hint="eastAsia"/>
          <w:sz w:val="24"/>
          <w:szCs w:val="24"/>
        </w:rPr>
        <w:t>资产完成登记入库，并生成固定资产台账。固定资产入库管理人员不具有修改六大类固定资产类别的权限。</w:t>
      </w:r>
    </w:p>
    <w:p w14:paraId="1DCCA649"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72" w:name="_Toc491264207"/>
      <w:r w:rsidRPr="00D77533">
        <w:rPr>
          <w:rFonts w:asciiTheme="minorEastAsia" w:eastAsiaTheme="minorEastAsia" w:hAnsiTheme="minorEastAsia" w:hint="eastAsia"/>
          <w:sz w:val="24"/>
          <w:szCs w:val="24"/>
        </w:rPr>
        <w:t>资产分配</w:t>
      </w:r>
      <w:bookmarkEnd w:id="72"/>
    </w:p>
    <w:p w14:paraId="4F140BFF"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固定资产分配主要实现对已经入库，即已建立固定资产卡片，并生成固定资产台账的固定资产，进行统一的分配与管理。</w:t>
      </w:r>
    </w:p>
    <w:p w14:paraId="4F1D086F"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当一批新的固定资产需要入库时，固定资产管理人员需要按照相关规定，将该固定资产分配到部门或直接分配到使用人。</w:t>
      </w:r>
    </w:p>
    <w:p w14:paraId="27D95927"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当固定资产被分配到部门后，将会由该部门的内勤完成对所分配到的固定资产进一步的分配与管理。</w:t>
      </w:r>
    </w:p>
    <w:p w14:paraId="583DE3F0"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73" w:name="_Toc491264208"/>
      <w:r w:rsidRPr="00D77533">
        <w:rPr>
          <w:rFonts w:asciiTheme="minorEastAsia" w:eastAsiaTheme="minorEastAsia" w:hAnsiTheme="minorEastAsia" w:hint="eastAsia"/>
          <w:sz w:val="24"/>
          <w:szCs w:val="24"/>
        </w:rPr>
        <w:t>资产借用</w:t>
      </w:r>
      <w:bookmarkEnd w:id="73"/>
    </w:p>
    <w:p w14:paraId="595E65EC"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使用人员借用固定资产时，需要填写固定资产借用申请单，然后提交所在部门领导人审核，再提交固定资产管理部门领导人审核（固定资产管理部门领导人可选择上级部门领导人再次进行审核），若审核通过，信息将反馈到固定资产管理人员，固定资产管理人员再根据固定资产借用申请单中的管理类型来进行固定资产分配，并在固定资产借用申请单中填写相关</w:t>
      </w:r>
      <w:r w:rsidR="00453991" w:rsidRPr="00D77533">
        <w:rPr>
          <w:rFonts w:asciiTheme="minorEastAsia" w:eastAsiaTheme="minorEastAsia" w:hAnsiTheme="minorEastAsia" w:hint="eastAsia"/>
          <w:sz w:val="24"/>
          <w:szCs w:val="24"/>
        </w:rPr>
        <w:t>信息</w:t>
      </w:r>
      <w:r w:rsidRPr="00D77533">
        <w:rPr>
          <w:rFonts w:asciiTheme="minorEastAsia" w:eastAsiaTheme="minorEastAsia" w:hAnsiTheme="minorEastAsia" w:hint="eastAsia"/>
          <w:sz w:val="24"/>
          <w:szCs w:val="24"/>
        </w:rPr>
        <w:t xml:space="preserve">。若管理类型为个人管理，则直接分配到固定资产使用人，若管理类型为部门管理，则分配到固定资产使用部门，再由部门内勤进行分配管理，完成固定资产的借用流程。 </w:t>
      </w:r>
    </w:p>
    <w:p w14:paraId="1578F29E"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74" w:name="_Toc491264209"/>
      <w:r w:rsidRPr="00D77533">
        <w:rPr>
          <w:rFonts w:asciiTheme="minorEastAsia" w:eastAsiaTheme="minorEastAsia" w:hAnsiTheme="minorEastAsia" w:hint="eastAsia"/>
          <w:sz w:val="24"/>
          <w:szCs w:val="24"/>
        </w:rPr>
        <w:t>资产归还</w:t>
      </w:r>
      <w:bookmarkEnd w:id="74"/>
    </w:p>
    <w:p w14:paraId="5C004FBE"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固定资产归还主要用于登记已被借用的固定资产的归还情况，以实时了解固定资产的动向，便于对固定资产进行统一的跟踪管理。</w:t>
      </w:r>
    </w:p>
    <w:p w14:paraId="13001CA5"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当已借出的固定资产归还后，固定资产管理人员需要变更相应的固定资产借用申请单中相关的</w:t>
      </w:r>
      <w:r w:rsidR="00453991" w:rsidRPr="00D77533">
        <w:rPr>
          <w:rFonts w:asciiTheme="minorEastAsia" w:eastAsiaTheme="minorEastAsia" w:hAnsiTheme="minorEastAsia" w:hint="eastAsia"/>
          <w:sz w:val="24"/>
          <w:szCs w:val="24"/>
        </w:rPr>
        <w:t>信息</w:t>
      </w:r>
      <w:r w:rsidRPr="00D77533">
        <w:rPr>
          <w:rFonts w:asciiTheme="minorEastAsia" w:eastAsiaTheme="minorEastAsia" w:hAnsiTheme="minorEastAsia" w:hint="eastAsia"/>
          <w:sz w:val="24"/>
          <w:szCs w:val="24"/>
        </w:rPr>
        <w:t>，并完成固定资产的归还。</w:t>
      </w:r>
    </w:p>
    <w:p w14:paraId="065799A5"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当固定资产管理人员根据固定资产的归还情况，变更相应的固定资产借用申请单中相关的</w:t>
      </w:r>
      <w:r w:rsidR="00453991" w:rsidRPr="00D77533">
        <w:rPr>
          <w:rFonts w:asciiTheme="minorEastAsia" w:eastAsiaTheme="minorEastAsia" w:hAnsiTheme="minorEastAsia" w:hint="eastAsia"/>
          <w:sz w:val="24"/>
          <w:szCs w:val="24"/>
        </w:rPr>
        <w:t>信息</w:t>
      </w:r>
      <w:r w:rsidRPr="00D77533">
        <w:rPr>
          <w:rFonts w:asciiTheme="minorEastAsia" w:eastAsiaTheme="minorEastAsia" w:hAnsiTheme="minorEastAsia" w:hint="eastAsia"/>
          <w:sz w:val="24"/>
          <w:szCs w:val="24"/>
        </w:rPr>
        <w:t>时，该固定资产借用申请单中将自动会增加“已归还”栏目，用于固定资产管理人员对固定资产的归还情况进行登记。若该固定资产借用流程中所借用的固定资产均已归还，则该固定资产借用流程的状态将自动变为“已归</w:t>
      </w:r>
      <w:r w:rsidRPr="00D77533">
        <w:rPr>
          <w:rFonts w:asciiTheme="minorEastAsia" w:eastAsiaTheme="minorEastAsia" w:hAnsiTheme="minorEastAsia" w:hint="eastAsia"/>
          <w:sz w:val="24"/>
          <w:szCs w:val="24"/>
        </w:rPr>
        <w:lastRenderedPageBreak/>
        <w:t>还”。</w:t>
      </w:r>
    </w:p>
    <w:p w14:paraId="69AE0F27"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75" w:name="_Toc491264210"/>
      <w:r w:rsidRPr="00D77533">
        <w:rPr>
          <w:rFonts w:asciiTheme="minorEastAsia" w:eastAsiaTheme="minorEastAsia" w:hAnsiTheme="minorEastAsia" w:hint="eastAsia"/>
          <w:sz w:val="24"/>
          <w:szCs w:val="24"/>
        </w:rPr>
        <w:t>资产变更</w:t>
      </w:r>
      <w:bookmarkEnd w:id="75"/>
    </w:p>
    <w:p w14:paraId="55883E8E"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固定资产变更主要用于固定资产使用人员发生外调、临聘、内部调动、上挂等情况时，对所使用的固定资产进行变更操作，以实现对固定资产进行准确的跟踪管理。</w:t>
      </w:r>
    </w:p>
    <w:p w14:paraId="66D4C34C"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当固定资产需要发生变更时，由调入部门内勤填写固定资产变更申请单，然后提交相关部门确认。若确认通过，再由调入部门领导确认。若为内部调动，需调出部门内勤进行确认（若调出人员带走其使用的固定资产，需要在确认时进行说明），再由调出部门领导进行确认。此时，流程将会返回到调入部门内勤，由调入部门内勤打印固定资产变更申请单，并提交固定资产变更申请到固定资产管理部</w:t>
      </w:r>
      <w:r w:rsidR="00453991" w:rsidRPr="00D77533">
        <w:rPr>
          <w:rFonts w:asciiTheme="minorEastAsia" w:eastAsiaTheme="minorEastAsia" w:hAnsiTheme="minorEastAsia" w:hint="eastAsia"/>
          <w:sz w:val="24"/>
          <w:szCs w:val="24"/>
        </w:rPr>
        <w:t>门，最后由资产管理人员变更固定资产台账，完成固定资产</w:t>
      </w:r>
      <w:r w:rsidRPr="00D77533">
        <w:rPr>
          <w:rFonts w:asciiTheme="minorEastAsia" w:eastAsiaTheme="minorEastAsia" w:hAnsiTheme="minorEastAsia" w:hint="eastAsia"/>
          <w:sz w:val="24"/>
          <w:szCs w:val="24"/>
        </w:rPr>
        <w:t>变更流程。</w:t>
      </w:r>
    </w:p>
    <w:p w14:paraId="0B55222A"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76" w:name="_Toc491264211"/>
      <w:r w:rsidRPr="00D77533">
        <w:rPr>
          <w:rFonts w:asciiTheme="minorEastAsia" w:eastAsiaTheme="minorEastAsia" w:hAnsiTheme="minorEastAsia" w:hint="eastAsia"/>
          <w:sz w:val="24"/>
          <w:szCs w:val="24"/>
        </w:rPr>
        <w:t>资产折旧</w:t>
      </w:r>
      <w:bookmarkEnd w:id="76"/>
    </w:p>
    <w:p w14:paraId="5C0C59C8"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折旧为固定资产管理人员提供了计提折旧向导。在各项基础数据设置的基础上，能够自动计提本期各项固定资产的折旧，并将折旧费用根据使用部门的情况分别计入有关的费用科目，自动生成计提折旧的会计凭证，并传送到</w:t>
      </w:r>
      <w:r w:rsidR="00453991" w:rsidRPr="00D77533">
        <w:rPr>
          <w:rFonts w:asciiTheme="minorEastAsia" w:eastAsiaTheme="minorEastAsia" w:hAnsiTheme="minorEastAsia" w:hint="eastAsia"/>
          <w:sz w:val="24"/>
          <w:szCs w:val="24"/>
        </w:rPr>
        <w:t>资产</w:t>
      </w:r>
      <w:r w:rsidR="00453991" w:rsidRPr="00D77533">
        <w:rPr>
          <w:rFonts w:asciiTheme="minorEastAsia" w:eastAsiaTheme="minorEastAsia" w:hAnsiTheme="minorEastAsia"/>
          <w:sz w:val="24"/>
          <w:szCs w:val="24"/>
        </w:rPr>
        <w:t>负债表</w:t>
      </w:r>
      <w:r w:rsidR="00453991" w:rsidRPr="00D77533">
        <w:rPr>
          <w:rFonts w:asciiTheme="minorEastAsia" w:eastAsiaTheme="minorEastAsia" w:hAnsiTheme="minorEastAsia" w:hint="eastAsia"/>
          <w:sz w:val="24"/>
          <w:szCs w:val="24"/>
        </w:rPr>
        <w:t>内</w:t>
      </w:r>
      <w:r w:rsidRPr="00D77533">
        <w:rPr>
          <w:rFonts w:asciiTheme="minorEastAsia" w:eastAsiaTheme="minorEastAsia" w:hAnsiTheme="minorEastAsia" w:hint="eastAsia"/>
          <w:sz w:val="24"/>
          <w:szCs w:val="24"/>
        </w:rPr>
        <w:t>。</w:t>
      </w:r>
    </w:p>
    <w:p w14:paraId="60DD3428"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77" w:name="_Toc491264212"/>
      <w:r w:rsidRPr="00D77533">
        <w:rPr>
          <w:rFonts w:asciiTheme="minorEastAsia" w:eastAsiaTheme="minorEastAsia" w:hAnsiTheme="minorEastAsia" w:hint="eastAsia"/>
          <w:sz w:val="24"/>
          <w:szCs w:val="24"/>
        </w:rPr>
        <w:t>资产报废</w:t>
      </w:r>
      <w:bookmarkEnd w:id="77"/>
    </w:p>
    <w:p w14:paraId="2126CEF4"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由固定资产使用部门内勤填写固定资产报废申请单，经固定资产使用部门领导人审核后，再提交技术室确认，</w:t>
      </w:r>
      <w:r w:rsidR="002A6E67" w:rsidRPr="00D77533">
        <w:rPr>
          <w:rFonts w:asciiTheme="minorEastAsia" w:eastAsiaTheme="minorEastAsia" w:hAnsiTheme="minorEastAsia" w:hint="eastAsia"/>
          <w:sz w:val="24"/>
          <w:szCs w:val="24"/>
        </w:rPr>
        <w:t>由</w:t>
      </w:r>
      <w:r w:rsidR="002A6E67" w:rsidRPr="00D77533">
        <w:rPr>
          <w:rFonts w:asciiTheme="minorEastAsia" w:eastAsiaTheme="minorEastAsia" w:hAnsiTheme="minorEastAsia"/>
          <w:sz w:val="24"/>
          <w:szCs w:val="24"/>
        </w:rPr>
        <w:t>技术室确认</w:t>
      </w:r>
      <w:r w:rsidR="002A6E67" w:rsidRPr="00D77533">
        <w:rPr>
          <w:rFonts w:asciiTheme="minorEastAsia" w:eastAsiaTheme="minorEastAsia" w:hAnsiTheme="minorEastAsia" w:hint="eastAsia"/>
          <w:sz w:val="24"/>
          <w:szCs w:val="24"/>
        </w:rPr>
        <w:t>后</w:t>
      </w:r>
      <w:r w:rsidRPr="00D77533">
        <w:rPr>
          <w:rFonts w:asciiTheme="minorEastAsia" w:eastAsiaTheme="minorEastAsia" w:hAnsiTheme="minorEastAsia" w:hint="eastAsia"/>
          <w:sz w:val="24"/>
          <w:szCs w:val="24"/>
        </w:rPr>
        <w:t>再反馈给固定资产使用部门内勤。此时，由固定资产使用部门内勤打印出固定资产报废申请单，并提交固定资产报废申请到固定资产管理部门，再由固定资产管理人员变更固定资产台账，完成固定资产报废流程。</w:t>
      </w:r>
    </w:p>
    <w:p w14:paraId="68DE3A1C" w14:textId="77777777" w:rsidR="00E216F6" w:rsidRPr="00D77533" w:rsidRDefault="003F62D9" w:rsidP="00761147">
      <w:pPr>
        <w:pStyle w:val="3"/>
        <w:numPr>
          <w:ilvl w:val="1"/>
          <w:numId w:val="6"/>
        </w:numPr>
        <w:spacing w:line="360" w:lineRule="auto"/>
        <w:ind w:firstLineChars="0"/>
        <w:rPr>
          <w:rFonts w:asciiTheme="minorEastAsia" w:eastAsiaTheme="minorEastAsia" w:hAnsiTheme="minorEastAsia"/>
          <w:sz w:val="28"/>
          <w:szCs w:val="28"/>
        </w:rPr>
      </w:pPr>
      <w:bookmarkStart w:id="78" w:name="_Toc491264215"/>
      <w:bookmarkStart w:id="79" w:name="_Toc493711634"/>
      <w:bookmarkStart w:id="80" w:name="_Toc505084883"/>
      <w:r w:rsidRPr="00D77533">
        <w:rPr>
          <w:rFonts w:asciiTheme="minorEastAsia" w:eastAsiaTheme="minorEastAsia" w:hAnsiTheme="minorEastAsia" w:hint="eastAsia"/>
          <w:sz w:val="28"/>
          <w:szCs w:val="28"/>
        </w:rPr>
        <w:t>装备管理</w:t>
      </w:r>
      <w:bookmarkEnd w:id="78"/>
      <w:bookmarkEnd w:id="79"/>
      <w:bookmarkEnd w:id="80"/>
    </w:p>
    <w:p w14:paraId="30682B59"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为了响应国家的政策及信息化建设管理，该功能模块主要是对装备进行管理，</w:t>
      </w:r>
      <w:r w:rsidRPr="00D77533">
        <w:rPr>
          <w:rFonts w:asciiTheme="minorEastAsia" w:eastAsiaTheme="minorEastAsia" w:hAnsiTheme="minorEastAsia" w:hint="eastAsia"/>
          <w:sz w:val="24"/>
          <w:szCs w:val="24"/>
        </w:rPr>
        <w:lastRenderedPageBreak/>
        <w:t>为装备管理起到数据可追溯性，历史查询等信息。结合基础权限，人员管理，在申请时该流程时可对工作提供快速、有效的管理及工作效率。</w:t>
      </w:r>
    </w:p>
    <w:p w14:paraId="2753D3BE"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81" w:name="_Toc491264216"/>
      <w:r w:rsidRPr="00D77533">
        <w:rPr>
          <w:rFonts w:asciiTheme="minorEastAsia" w:eastAsiaTheme="minorEastAsia" w:hAnsiTheme="minorEastAsia" w:hint="eastAsia"/>
          <w:sz w:val="24"/>
          <w:szCs w:val="24"/>
        </w:rPr>
        <w:t>服装管理</w:t>
      </w:r>
      <w:bookmarkEnd w:id="81"/>
    </w:p>
    <w:p w14:paraId="55EEF4C4"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该模块功能主要是对服装进行管理，由基础信息、申请、汇总作为服装管理模块的主要功能。基础服装数据的建设。基础数据包含规格型号、单价、数量等管理，基</w:t>
      </w:r>
      <w:r w:rsidR="00DE6A53" w:rsidRPr="00D77533">
        <w:rPr>
          <w:rFonts w:asciiTheme="minorEastAsia" w:eastAsiaTheme="minorEastAsia" w:hAnsiTheme="minorEastAsia" w:hint="eastAsia"/>
          <w:sz w:val="24"/>
          <w:szCs w:val="24"/>
        </w:rPr>
        <w:t>层</w:t>
      </w:r>
      <w:r w:rsidRPr="00D77533">
        <w:rPr>
          <w:rFonts w:asciiTheme="minorEastAsia" w:eastAsiaTheme="minorEastAsia" w:hAnsiTheme="minorEastAsia" w:hint="eastAsia"/>
          <w:sz w:val="24"/>
          <w:szCs w:val="24"/>
        </w:rPr>
        <w:t>法院可向中级法院申请服装数量、规格等信息，中级法院进行汇总，并再次申请到高级法院，由高级法院进行汇总所有法院服装信息。</w:t>
      </w:r>
    </w:p>
    <w:p w14:paraId="4B30EDC0"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82" w:name="_Toc491264217"/>
      <w:r w:rsidRPr="00D77533">
        <w:rPr>
          <w:rFonts w:asciiTheme="minorEastAsia" w:eastAsiaTheme="minorEastAsia" w:hAnsiTheme="minorEastAsia" w:hint="eastAsia"/>
          <w:sz w:val="24"/>
          <w:szCs w:val="24"/>
        </w:rPr>
        <w:t>车辆装备管理</w:t>
      </w:r>
      <w:bookmarkEnd w:id="82"/>
    </w:p>
    <w:p w14:paraId="2F1DC3D4" w14:textId="77777777" w:rsidR="00E216F6" w:rsidRPr="00D77533" w:rsidRDefault="00DE6A53"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该模块信息主要对车辆信息管理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车辆申请</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使用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汇总为一体的车辆管理体系，主要是为了对车辆有效管理，车辆使用情况汇总。该模块包含</w:t>
      </w:r>
      <w:r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sz w:val="24"/>
          <w:szCs w:val="24"/>
        </w:rPr>
        <w:t>车辆信息、车辆审核、车辆报废（申请）、车辆报废（审核）、各级单位车辆配置标准、各级单位车辆建设情况、车辆信息对比。</w:t>
      </w:r>
    </w:p>
    <w:p w14:paraId="23EE7721" w14:textId="77777777" w:rsidR="00E216F6" w:rsidRPr="00D77533" w:rsidRDefault="003F62D9" w:rsidP="00761147">
      <w:pPr>
        <w:pStyle w:val="3"/>
        <w:numPr>
          <w:ilvl w:val="1"/>
          <w:numId w:val="6"/>
        </w:numPr>
        <w:spacing w:line="360" w:lineRule="auto"/>
        <w:ind w:firstLineChars="0"/>
        <w:rPr>
          <w:rFonts w:asciiTheme="minorEastAsia" w:eastAsiaTheme="minorEastAsia" w:hAnsiTheme="minorEastAsia"/>
          <w:sz w:val="28"/>
          <w:szCs w:val="28"/>
        </w:rPr>
      </w:pPr>
      <w:bookmarkStart w:id="83" w:name="_Toc491264219"/>
      <w:bookmarkStart w:id="84" w:name="_Toc493711635"/>
      <w:bookmarkStart w:id="85" w:name="_Toc505084884"/>
      <w:r w:rsidRPr="00D77533">
        <w:rPr>
          <w:rFonts w:asciiTheme="minorEastAsia" w:eastAsiaTheme="minorEastAsia" w:hAnsiTheme="minorEastAsia" w:hint="eastAsia"/>
          <w:sz w:val="28"/>
          <w:szCs w:val="28"/>
        </w:rPr>
        <w:t>物资管理</w:t>
      </w:r>
      <w:bookmarkEnd w:id="83"/>
      <w:bookmarkEnd w:id="84"/>
      <w:bookmarkEnd w:id="85"/>
    </w:p>
    <w:p w14:paraId="0E5D0209"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物资管理模块主要针对法院低</w:t>
      </w:r>
      <w:r w:rsidR="006664BC" w:rsidRPr="00D77533">
        <w:rPr>
          <w:rFonts w:asciiTheme="minorEastAsia" w:eastAsiaTheme="minorEastAsia" w:hAnsiTheme="minorEastAsia" w:hint="eastAsia"/>
          <w:sz w:val="24"/>
          <w:szCs w:val="24"/>
        </w:rPr>
        <w:t>值易耗品采购、库存、领用等信息进行管理，并可设置各类物资的</w:t>
      </w:r>
      <w:r w:rsidRPr="00D77533">
        <w:rPr>
          <w:rFonts w:asciiTheme="minorEastAsia" w:eastAsiaTheme="minorEastAsia" w:hAnsiTheme="minorEastAsia" w:hint="eastAsia"/>
          <w:sz w:val="24"/>
          <w:szCs w:val="24"/>
        </w:rPr>
        <w:t>库存上限和下限，及时给物资管理员进行提醒，确保法院物资保障充分又不浪费，保障法院工作的正常开展。</w:t>
      </w:r>
    </w:p>
    <w:p w14:paraId="2123CCF7" w14:textId="77777777" w:rsidR="00E216F6" w:rsidRPr="00D77533" w:rsidRDefault="006664BC"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物资管理在使用流程上可以划分为两种模式：有库存模式及</w:t>
      </w:r>
      <w:r w:rsidR="003F62D9" w:rsidRPr="00D77533">
        <w:rPr>
          <w:rFonts w:asciiTheme="minorEastAsia" w:eastAsiaTheme="minorEastAsia" w:hAnsiTheme="minorEastAsia" w:hint="eastAsia"/>
          <w:sz w:val="24"/>
          <w:szCs w:val="24"/>
        </w:rPr>
        <w:t>零</w:t>
      </w:r>
      <w:r w:rsidRPr="00D77533">
        <w:rPr>
          <w:rFonts w:asciiTheme="minorEastAsia" w:eastAsiaTheme="minorEastAsia" w:hAnsiTheme="minorEastAsia" w:hint="eastAsia"/>
          <w:sz w:val="24"/>
          <w:szCs w:val="24"/>
        </w:rPr>
        <w:t>库存模式。</w:t>
      </w:r>
      <w:r w:rsidR="003F62D9" w:rsidRPr="00D77533">
        <w:rPr>
          <w:rFonts w:asciiTheme="minorEastAsia" w:eastAsiaTheme="minorEastAsia" w:hAnsiTheme="minorEastAsia" w:hint="eastAsia"/>
          <w:sz w:val="24"/>
          <w:szCs w:val="24"/>
        </w:rPr>
        <w:t>有库</w:t>
      </w:r>
      <w:r w:rsidRPr="00D77533">
        <w:rPr>
          <w:rFonts w:asciiTheme="minorEastAsia" w:eastAsiaTheme="minorEastAsia" w:hAnsiTheme="minorEastAsia" w:hint="eastAsia"/>
          <w:sz w:val="24"/>
          <w:szCs w:val="24"/>
        </w:rPr>
        <w:t>存</w:t>
      </w:r>
      <w:r w:rsidR="003F62D9" w:rsidRPr="00D77533">
        <w:rPr>
          <w:rFonts w:asciiTheme="minorEastAsia" w:eastAsiaTheme="minorEastAsia" w:hAnsiTheme="minorEastAsia" w:hint="eastAsia"/>
          <w:sz w:val="24"/>
          <w:szCs w:val="24"/>
        </w:rPr>
        <w:t>模式为先进行物资购买入库，再由各使用部门进行领用申请；而零库存模式由各需求部门先把物资使用需求再进行汇总购买。</w:t>
      </w:r>
    </w:p>
    <w:p w14:paraId="757AF452"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86" w:name="_Toc491264220"/>
      <w:r w:rsidRPr="00D77533">
        <w:rPr>
          <w:rFonts w:asciiTheme="minorEastAsia" w:eastAsiaTheme="minorEastAsia" w:hAnsiTheme="minorEastAsia" w:hint="eastAsia"/>
          <w:sz w:val="24"/>
          <w:szCs w:val="24"/>
        </w:rPr>
        <w:t>物资分类设置</w:t>
      </w:r>
      <w:bookmarkEnd w:id="86"/>
    </w:p>
    <w:p w14:paraId="08FBF0C4"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物资分类设置主要对物资的类型进行分</w:t>
      </w:r>
      <w:r w:rsidR="006664BC" w:rsidRPr="00D77533">
        <w:rPr>
          <w:rFonts w:asciiTheme="minorEastAsia" w:eastAsiaTheme="minorEastAsia" w:hAnsiTheme="minorEastAsia" w:hint="eastAsia"/>
          <w:sz w:val="24"/>
          <w:szCs w:val="24"/>
        </w:rPr>
        <w:t>类</w:t>
      </w:r>
      <w:r w:rsidRPr="00D77533">
        <w:rPr>
          <w:rFonts w:asciiTheme="minorEastAsia" w:eastAsiaTheme="minorEastAsia" w:hAnsiTheme="minorEastAsia" w:hint="eastAsia"/>
          <w:sz w:val="24"/>
          <w:szCs w:val="24"/>
        </w:rPr>
        <w:t>，划分为办公用品、维修维护、会议用品、物业耗材等类型。</w:t>
      </w:r>
    </w:p>
    <w:p w14:paraId="44505629"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87" w:name="_Toc491264221"/>
      <w:r w:rsidRPr="00D77533">
        <w:rPr>
          <w:rFonts w:asciiTheme="minorEastAsia" w:eastAsiaTheme="minorEastAsia" w:hAnsiTheme="minorEastAsia" w:hint="eastAsia"/>
          <w:sz w:val="24"/>
          <w:szCs w:val="24"/>
        </w:rPr>
        <w:lastRenderedPageBreak/>
        <w:t>物资信息设置</w:t>
      </w:r>
      <w:bookmarkEnd w:id="87"/>
    </w:p>
    <w:p w14:paraId="59063D42"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物资信息设置，主要用于设置法院所有物资的名称、单价、图片等相关信息，便于物资申请。</w:t>
      </w:r>
    </w:p>
    <w:p w14:paraId="5F68E910"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88" w:name="_Toc491264222"/>
      <w:r w:rsidRPr="00D77533">
        <w:rPr>
          <w:rFonts w:asciiTheme="minorEastAsia" w:eastAsiaTheme="minorEastAsia" w:hAnsiTheme="minorEastAsia" w:hint="eastAsia"/>
          <w:sz w:val="24"/>
          <w:szCs w:val="24"/>
        </w:rPr>
        <w:t>物资入库</w:t>
      </w:r>
      <w:bookmarkEnd w:id="88"/>
    </w:p>
    <w:p w14:paraId="56C1EDB7"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对采购入库的物资进行入库登记</w:t>
      </w:r>
      <w:r w:rsidR="006664BC" w:rsidRPr="00D77533">
        <w:rPr>
          <w:rFonts w:asciiTheme="minorEastAsia" w:eastAsiaTheme="minorEastAsia" w:hAnsiTheme="minorEastAsia" w:hint="eastAsia"/>
          <w:sz w:val="24"/>
          <w:szCs w:val="24"/>
        </w:rPr>
        <w:t>。</w:t>
      </w:r>
    </w:p>
    <w:p w14:paraId="68C97CB0"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89" w:name="_Toc491264223"/>
      <w:r w:rsidRPr="00D77533">
        <w:rPr>
          <w:rFonts w:asciiTheme="minorEastAsia" w:eastAsiaTheme="minorEastAsia" w:hAnsiTheme="minorEastAsia" w:hint="eastAsia"/>
          <w:sz w:val="24"/>
          <w:szCs w:val="24"/>
        </w:rPr>
        <w:t>物资领用</w:t>
      </w:r>
      <w:bookmarkEnd w:id="89"/>
    </w:p>
    <w:p w14:paraId="14C16BC5" w14:textId="77777777" w:rsidR="00E216F6" w:rsidRPr="00D77533" w:rsidRDefault="006664BC"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由各物资领取</w:t>
      </w:r>
      <w:r w:rsidR="003F62D9" w:rsidRPr="00D77533">
        <w:rPr>
          <w:rFonts w:asciiTheme="minorEastAsia" w:eastAsiaTheme="minorEastAsia" w:hAnsiTheme="minorEastAsia" w:hint="eastAsia"/>
          <w:sz w:val="24"/>
          <w:szCs w:val="24"/>
        </w:rPr>
        <w:t>申请部门进行填写，填写内容主要包括物资品名、需求数量、用途等相关信息，并报部门领导审核后，由物资管理员进行领用确认，并由领用人在系统中进行手写签名，确认领用。</w:t>
      </w:r>
    </w:p>
    <w:p w14:paraId="5B501365"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90" w:name="_Toc491264224"/>
      <w:r w:rsidRPr="00D77533">
        <w:rPr>
          <w:rFonts w:asciiTheme="minorEastAsia" w:eastAsiaTheme="minorEastAsia" w:hAnsiTheme="minorEastAsia" w:hint="eastAsia"/>
          <w:sz w:val="24"/>
          <w:szCs w:val="24"/>
        </w:rPr>
        <w:t>库存管理</w:t>
      </w:r>
      <w:bookmarkEnd w:id="90"/>
    </w:p>
    <w:p w14:paraId="2A04F7B0"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库存管理中可查询当前库存中所有物资的库存情况及使用历史记录，并可根据不同的物资分类进行查询。</w:t>
      </w:r>
    </w:p>
    <w:p w14:paraId="1B9EE74B"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91" w:name="_Toc491264225"/>
      <w:r w:rsidRPr="00D77533">
        <w:rPr>
          <w:rFonts w:asciiTheme="minorEastAsia" w:eastAsiaTheme="minorEastAsia" w:hAnsiTheme="minorEastAsia" w:hint="eastAsia"/>
          <w:sz w:val="24"/>
          <w:szCs w:val="24"/>
        </w:rPr>
        <w:t>库存预警</w:t>
      </w:r>
      <w:bookmarkEnd w:id="91"/>
    </w:p>
    <w:p w14:paraId="3A1BDF3F"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根据各类型物资的最低下限和最高上限，并对比库存中的实际库存，实现自动对物资管理员的提示。</w:t>
      </w:r>
    </w:p>
    <w:p w14:paraId="5A5033CD" w14:textId="77777777" w:rsidR="00E216F6" w:rsidRPr="00D77533" w:rsidRDefault="003F62D9" w:rsidP="00761147">
      <w:pPr>
        <w:pStyle w:val="3"/>
        <w:numPr>
          <w:ilvl w:val="1"/>
          <w:numId w:val="6"/>
        </w:numPr>
        <w:spacing w:line="360" w:lineRule="auto"/>
        <w:ind w:firstLineChars="0"/>
        <w:rPr>
          <w:rFonts w:asciiTheme="minorEastAsia" w:eastAsiaTheme="minorEastAsia" w:hAnsiTheme="minorEastAsia"/>
          <w:sz w:val="28"/>
          <w:szCs w:val="28"/>
        </w:rPr>
      </w:pPr>
      <w:bookmarkStart w:id="92" w:name="_Toc491264226"/>
      <w:bookmarkStart w:id="93" w:name="_Toc493711636"/>
      <w:bookmarkStart w:id="94" w:name="_Toc505084885"/>
      <w:r w:rsidRPr="00D77533">
        <w:rPr>
          <w:rFonts w:asciiTheme="minorEastAsia" w:eastAsiaTheme="minorEastAsia" w:hAnsiTheme="minorEastAsia" w:hint="eastAsia"/>
          <w:sz w:val="28"/>
          <w:szCs w:val="28"/>
        </w:rPr>
        <w:t>车辆管理</w:t>
      </w:r>
      <w:bookmarkEnd w:id="92"/>
      <w:bookmarkEnd w:id="93"/>
      <w:bookmarkEnd w:id="94"/>
    </w:p>
    <w:p w14:paraId="51E016FD"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车辆管理主要用于对全院的车辆配置情况、车辆基本信息及驾驶员信息、派车申请、车辆费用等相关信息进</w:t>
      </w:r>
      <w:r w:rsidR="00BE1FBE" w:rsidRPr="00D77533">
        <w:rPr>
          <w:rFonts w:asciiTheme="minorEastAsia" w:eastAsiaTheme="minorEastAsia" w:hAnsiTheme="minorEastAsia" w:hint="eastAsia"/>
          <w:sz w:val="24"/>
          <w:szCs w:val="24"/>
        </w:rPr>
        <w:t>行管理。</w:t>
      </w:r>
      <w:r w:rsidRPr="00D77533">
        <w:rPr>
          <w:rFonts w:asciiTheme="minorEastAsia" w:eastAsiaTheme="minorEastAsia" w:hAnsiTheme="minorEastAsia" w:hint="eastAsia"/>
          <w:sz w:val="24"/>
          <w:szCs w:val="24"/>
        </w:rPr>
        <w:t>通过平台化、网络化、电子化的管理，便于车辆使用人用车申请填报和管理部门进行数据统计、汇总。</w:t>
      </w:r>
    </w:p>
    <w:p w14:paraId="1CDEC7BF"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95" w:name="_Toc491264227"/>
      <w:r w:rsidRPr="00D77533">
        <w:rPr>
          <w:rFonts w:asciiTheme="minorEastAsia" w:eastAsiaTheme="minorEastAsia" w:hAnsiTheme="minorEastAsia" w:hint="eastAsia"/>
          <w:sz w:val="24"/>
          <w:szCs w:val="24"/>
        </w:rPr>
        <w:t>车辆信息管理</w:t>
      </w:r>
      <w:bookmarkEnd w:id="95"/>
    </w:p>
    <w:p w14:paraId="29A1AA14"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设置各级法院及部门各类车辆配备标准，并根据固定资产登记中的车辆信息，</w:t>
      </w:r>
      <w:r w:rsidRPr="00D77533">
        <w:rPr>
          <w:rFonts w:asciiTheme="minorEastAsia" w:eastAsiaTheme="minorEastAsia" w:hAnsiTheme="minorEastAsia" w:hint="eastAsia"/>
          <w:sz w:val="24"/>
          <w:szCs w:val="24"/>
        </w:rPr>
        <w:lastRenderedPageBreak/>
        <w:t>进行自动同步，同步完成后只需要完善车辆的附加信息即可，减少录入的工作量。通过车辆信息管理，可查看各级法院车辆的配置标准和配备情况。</w:t>
      </w:r>
    </w:p>
    <w:p w14:paraId="3A0683E1"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96" w:name="_Toc491264228"/>
      <w:r w:rsidRPr="00D77533">
        <w:rPr>
          <w:rFonts w:asciiTheme="minorEastAsia" w:eastAsiaTheme="minorEastAsia" w:hAnsiTheme="minorEastAsia" w:hint="eastAsia"/>
          <w:sz w:val="24"/>
          <w:szCs w:val="24"/>
        </w:rPr>
        <w:t>驾驶员设置</w:t>
      </w:r>
      <w:bookmarkEnd w:id="96"/>
    </w:p>
    <w:p w14:paraId="26FE1493"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设置每台车辆所对应的驾驶员，一个驾驶员可以对应多台车辆，便于在派出时可以根据所选车辆自动对应驾驶员，驾驶员信息应包括姓名、手机号码，以便短信的推送。</w:t>
      </w:r>
    </w:p>
    <w:p w14:paraId="7C6809F7"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97" w:name="_Toc491264229"/>
      <w:r w:rsidRPr="00D77533">
        <w:rPr>
          <w:rFonts w:asciiTheme="minorEastAsia" w:eastAsiaTheme="minorEastAsia" w:hAnsiTheme="minorEastAsia" w:hint="eastAsia"/>
          <w:sz w:val="24"/>
          <w:szCs w:val="24"/>
        </w:rPr>
        <w:t>派车管理</w:t>
      </w:r>
      <w:bookmarkEnd w:id="97"/>
    </w:p>
    <w:p w14:paraId="3E533C45"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车人可通过车辆管理员的派车申请，在网上实现派车单的填报，填报主要内容包括用车人、用车部门、用车人手机号、用车开始时间、用车结束时间、到达地点、用车事由等相关信息，用车申请通过部门领导审核后，由车管理中心安排车辆并确认派车，确认派车时车管中心管理员可以临时修改指定车辆对应在的驾驶员，派车成功后系统会将派车详细信息以短信的方式发送给驾驶员及用车申请人。</w:t>
      </w:r>
    </w:p>
    <w:p w14:paraId="1A3C0081"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98" w:name="_Toc491264230"/>
      <w:r w:rsidRPr="00D77533">
        <w:rPr>
          <w:rFonts w:asciiTheme="minorEastAsia" w:eastAsiaTheme="minorEastAsia" w:hAnsiTheme="minorEastAsia" w:hint="eastAsia"/>
          <w:sz w:val="24"/>
          <w:szCs w:val="24"/>
        </w:rPr>
        <w:t>车辆费用报销</w:t>
      </w:r>
      <w:bookmarkEnd w:id="98"/>
    </w:p>
    <w:p w14:paraId="0AEC1BC0"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车辆费用报销主要</w:t>
      </w:r>
      <w:r w:rsidR="00DC0DAE" w:rsidRPr="00D77533">
        <w:rPr>
          <w:rFonts w:asciiTheme="minorEastAsia" w:eastAsiaTheme="minorEastAsia" w:hAnsiTheme="minorEastAsia" w:hint="eastAsia"/>
          <w:sz w:val="24"/>
          <w:szCs w:val="24"/>
        </w:rPr>
        <w:t>用于管理</w:t>
      </w:r>
      <w:r w:rsidRPr="00D77533">
        <w:rPr>
          <w:rFonts w:asciiTheme="minorEastAsia" w:eastAsiaTheme="minorEastAsia" w:hAnsiTheme="minorEastAsia" w:hint="eastAsia"/>
          <w:sz w:val="24"/>
          <w:szCs w:val="24"/>
        </w:rPr>
        <w:t>车辆在使用过程中</w:t>
      </w:r>
      <w:r w:rsidR="00DC0DAE" w:rsidRPr="00D77533">
        <w:rPr>
          <w:rFonts w:asciiTheme="minorEastAsia" w:eastAsiaTheme="minorEastAsia" w:hAnsiTheme="minorEastAsia" w:hint="eastAsia"/>
          <w:sz w:val="24"/>
          <w:szCs w:val="24"/>
        </w:rPr>
        <w:t>产生的</w:t>
      </w:r>
      <w:r w:rsidRPr="00D77533">
        <w:rPr>
          <w:rFonts w:asciiTheme="minorEastAsia" w:eastAsiaTheme="minorEastAsia" w:hAnsiTheme="minorEastAsia" w:hint="eastAsia"/>
          <w:sz w:val="24"/>
          <w:szCs w:val="24"/>
        </w:rPr>
        <w:t>油费、过路费、洗车费、保养费、维修费等相关费用。</w:t>
      </w:r>
    </w:p>
    <w:p w14:paraId="1EF141C9"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99" w:name="_Toc491264231"/>
      <w:r w:rsidRPr="00D77533">
        <w:rPr>
          <w:rFonts w:asciiTheme="minorEastAsia" w:eastAsiaTheme="minorEastAsia" w:hAnsiTheme="minorEastAsia" w:hint="eastAsia"/>
          <w:sz w:val="24"/>
          <w:szCs w:val="24"/>
        </w:rPr>
        <w:t>用车情况统计</w:t>
      </w:r>
      <w:bookmarkEnd w:id="99"/>
    </w:p>
    <w:p w14:paraId="287575DE" w14:textId="77777777" w:rsidR="00E216F6" w:rsidRPr="00D77533" w:rsidRDefault="0019289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对每台车辆的派车情况、行驶里程、及相关费用进行统计</w:t>
      </w:r>
      <w:r w:rsidRPr="00D77533">
        <w:rPr>
          <w:rFonts w:asciiTheme="minorEastAsia" w:eastAsiaTheme="minorEastAsia" w:hAnsiTheme="minorEastAsia"/>
          <w:sz w:val="24"/>
          <w:szCs w:val="24"/>
        </w:rPr>
        <w:t>。</w:t>
      </w:r>
    </w:p>
    <w:p w14:paraId="3D3781D1" w14:textId="77777777" w:rsidR="00E216F6" w:rsidRPr="00D77533" w:rsidRDefault="003F62D9" w:rsidP="00761147">
      <w:pPr>
        <w:pStyle w:val="3"/>
        <w:numPr>
          <w:ilvl w:val="1"/>
          <w:numId w:val="6"/>
        </w:numPr>
        <w:spacing w:line="360" w:lineRule="auto"/>
        <w:ind w:firstLineChars="0"/>
        <w:rPr>
          <w:rFonts w:asciiTheme="minorEastAsia" w:eastAsiaTheme="minorEastAsia" w:hAnsiTheme="minorEastAsia"/>
          <w:sz w:val="28"/>
          <w:szCs w:val="28"/>
        </w:rPr>
      </w:pPr>
      <w:bookmarkStart w:id="100" w:name="_Toc505084886"/>
      <w:r w:rsidRPr="00D77533">
        <w:rPr>
          <w:rFonts w:asciiTheme="minorEastAsia" w:eastAsiaTheme="minorEastAsia" w:hAnsiTheme="minorEastAsia" w:hint="eastAsia"/>
          <w:sz w:val="28"/>
          <w:szCs w:val="28"/>
        </w:rPr>
        <w:t>诉讼费管理</w:t>
      </w:r>
      <w:bookmarkEnd w:id="100"/>
    </w:p>
    <w:p w14:paraId="157C034C"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立案流程说明</w:t>
      </w:r>
    </w:p>
    <w:p w14:paraId="51974251" w14:textId="77777777" w:rsidR="00E216F6" w:rsidRPr="00D77533" w:rsidRDefault="003F62D9" w:rsidP="000E0D93">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立案庭在执行立案后，将立案信息录入到诉讼费管理系统，该数据来自办案业务系统，后期通过开发接口，可从办案业务系统中读取相关数据信息（此工作需</w:t>
      </w:r>
      <w:r w:rsidR="00192899" w:rsidRPr="00D77533">
        <w:rPr>
          <w:rFonts w:asciiTheme="minorEastAsia" w:eastAsiaTheme="minorEastAsia" w:hAnsiTheme="minorEastAsia" w:cs="宋体" w:hint="eastAsia"/>
          <w:kern w:val="0"/>
          <w:sz w:val="24"/>
          <w:szCs w:val="24"/>
        </w:rPr>
        <w:t>与办</w:t>
      </w:r>
      <w:r w:rsidR="00192899" w:rsidRPr="00D77533">
        <w:rPr>
          <w:rFonts w:asciiTheme="minorEastAsia" w:eastAsiaTheme="minorEastAsia" w:hAnsiTheme="minorEastAsia" w:cs="宋体"/>
          <w:kern w:val="0"/>
          <w:sz w:val="24"/>
          <w:szCs w:val="24"/>
        </w:rPr>
        <w:t>公办案系统</w:t>
      </w:r>
      <w:r w:rsidRPr="00D77533">
        <w:rPr>
          <w:rFonts w:asciiTheme="minorEastAsia" w:eastAsiaTheme="minorEastAsia" w:hAnsiTheme="minorEastAsia" w:cs="宋体" w:hint="eastAsia"/>
          <w:kern w:val="0"/>
          <w:sz w:val="24"/>
          <w:szCs w:val="24"/>
        </w:rPr>
        <w:t>公司沟通确认）。</w:t>
      </w:r>
    </w:p>
    <w:p w14:paraId="32D7F0BF"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 xml:space="preserve"> 案件</w:t>
      </w:r>
      <w:r w:rsidRPr="00D77533">
        <w:rPr>
          <w:rFonts w:asciiTheme="minorEastAsia" w:eastAsiaTheme="minorEastAsia" w:hAnsiTheme="minorEastAsia"/>
          <w:sz w:val="24"/>
          <w:szCs w:val="24"/>
        </w:rPr>
        <w:t>信息录入</w:t>
      </w:r>
    </w:p>
    <w:p w14:paraId="213BA8A1" w14:textId="77777777" w:rsidR="00E216F6" w:rsidRPr="00D77533" w:rsidRDefault="00192899" w:rsidP="000E0D93">
      <w:pPr>
        <w:widowControl/>
        <w:ind w:firstLine="480"/>
        <w:jc w:val="left"/>
        <w:rPr>
          <w:rFonts w:asciiTheme="minorEastAsia" w:eastAsiaTheme="minorEastAsia" w:hAnsiTheme="minorEastAsia"/>
          <w:sz w:val="24"/>
          <w:szCs w:val="24"/>
        </w:rPr>
      </w:pPr>
      <w:r w:rsidRPr="00D77533">
        <w:rPr>
          <w:rFonts w:asciiTheme="minorEastAsia" w:eastAsiaTheme="minorEastAsia" w:hAnsiTheme="minorEastAsia" w:cs="宋体" w:hint="eastAsia"/>
          <w:kern w:val="0"/>
          <w:sz w:val="24"/>
          <w:szCs w:val="24"/>
        </w:rPr>
        <w:t>执行立案法官将案件信息录入到系统中，只需</w:t>
      </w:r>
      <w:r w:rsidR="003F62D9" w:rsidRPr="00D77533">
        <w:rPr>
          <w:rFonts w:asciiTheme="minorEastAsia" w:eastAsiaTheme="minorEastAsia" w:hAnsiTheme="minorEastAsia" w:cs="宋体" w:hint="eastAsia"/>
          <w:kern w:val="0"/>
          <w:sz w:val="24"/>
          <w:szCs w:val="24"/>
        </w:rPr>
        <w:t>录入案款管理必要的信息，包括案号、立案日期</w:t>
      </w:r>
      <w:r w:rsidRPr="00D77533">
        <w:rPr>
          <w:rFonts w:asciiTheme="minorEastAsia" w:eastAsiaTheme="minorEastAsia" w:hAnsiTheme="minorEastAsia" w:cs="宋体" w:hint="eastAsia"/>
          <w:kern w:val="0"/>
          <w:sz w:val="24"/>
          <w:szCs w:val="24"/>
        </w:rPr>
        <w:t>、</w:t>
      </w:r>
      <w:r w:rsidR="003F62D9" w:rsidRPr="00D77533">
        <w:rPr>
          <w:rFonts w:asciiTheme="minorEastAsia" w:eastAsiaTheme="minorEastAsia" w:hAnsiTheme="minorEastAsia" w:cs="宋体" w:hint="eastAsia"/>
          <w:kern w:val="0"/>
          <w:sz w:val="24"/>
          <w:szCs w:val="24"/>
        </w:rPr>
        <w:t>当事人信息、承办人、</w:t>
      </w:r>
      <w:r w:rsidR="003F62D9" w:rsidRPr="00D77533">
        <w:rPr>
          <w:rFonts w:asciiTheme="minorEastAsia" w:eastAsiaTheme="minorEastAsia" w:hAnsiTheme="minorEastAsia" w:cs="宋体"/>
          <w:kern w:val="0"/>
          <w:sz w:val="24"/>
          <w:szCs w:val="24"/>
        </w:rPr>
        <w:t>预收信息</w:t>
      </w:r>
      <w:r w:rsidR="003F62D9" w:rsidRPr="00D77533">
        <w:rPr>
          <w:rFonts w:asciiTheme="minorEastAsia" w:eastAsiaTheme="minorEastAsia" w:hAnsiTheme="minorEastAsia" w:cs="宋体" w:hint="eastAsia"/>
          <w:kern w:val="0"/>
          <w:sz w:val="24"/>
          <w:szCs w:val="24"/>
        </w:rPr>
        <w:t>等。系统</w:t>
      </w:r>
      <w:r w:rsidRPr="00D77533">
        <w:rPr>
          <w:rFonts w:asciiTheme="minorEastAsia" w:eastAsiaTheme="minorEastAsia" w:hAnsiTheme="minorEastAsia" w:cs="宋体" w:hint="eastAsia"/>
          <w:kern w:val="0"/>
          <w:sz w:val="24"/>
          <w:szCs w:val="24"/>
        </w:rPr>
        <w:t>可</w:t>
      </w:r>
      <w:r w:rsidR="003F62D9" w:rsidRPr="00D77533">
        <w:rPr>
          <w:rFonts w:asciiTheme="minorEastAsia" w:eastAsiaTheme="minorEastAsia" w:hAnsiTheme="minorEastAsia" w:cs="宋体" w:hint="eastAsia"/>
          <w:kern w:val="0"/>
          <w:sz w:val="24"/>
          <w:szCs w:val="24"/>
        </w:rPr>
        <w:t>与</w:t>
      </w:r>
      <w:r w:rsidRPr="00D77533">
        <w:rPr>
          <w:rFonts w:asciiTheme="minorEastAsia" w:eastAsiaTheme="minorEastAsia" w:hAnsiTheme="minorEastAsia" w:cs="宋体" w:hint="eastAsia"/>
          <w:kern w:val="0"/>
          <w:sz w:val="24"/>
          <w:szCs w:val="24"/>
        </w:rPr>
        <w:t>办公</w:t>
      </w:r>
      <w:r w:rsidRPr="00D77533">
        <w:rPr>
          <w:rFonts w:asciiTheme="minorEastAsia" w:eastAsiaTheme="minorEastAsia" w:hAnsiTheme="minorEastAsia" w:cs="宋体"/>
          <w:kern w:val="0"/>
          <w:sz w:val="24"/>
          <w:szCs w:val="24"/>
        </w:rPr>
        <w:t>办案</w:t>
      </w:r>
      <w:r w:rsidRPr="00D77533">
        <w:rPr>
          <w:rFonts w:asciiTheme="minorEastAsia" w:eastAsiaTheme="minorEastAsia" w:hAnsiTheme="minorEastAsia" w:cs="宋体" w:hint="eastAsia"/>
          <w:kern w:val="0"/>
          <w:sz w:val="24"/>
          <w:szCs w:val="24"/>
        </w:rPr>
        <w:t>业务系统对接，能通过案号</w:t>
      </w:r>
      <w:r w:rsidR="003F62D9" w:rsidRPr="00D77533">
        <w:rPr>
          <w:rFonts w:asciiTheme="minorEastAsia" w:eastAsiaTheme="minorEastAsia" w:hAnsiTheme="minorEastAsia" w:cs="宋体" w:hint="eastAsia"/>
          <w:kern w:val="0"/>
          <w:sz w:val="24"/>
          <w:szCs w:val="24"/>
        </w:rPr>
        <w:t>直接获取所有信息，避免重复录入，减轻工作人员工作量。</w:t>
      </w:r>
    </w:p>
    <w:p w14:paraId="08C0E8C8"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预收</w:t>
      </w:r>
      <w:r w:rsidRPr="00D77533">
        <w:rPr>
          <w:rFonts w:asciiTheme="minorEastAsia" w:eastAsiaTheme="minorEastAsia" w:hAnsiTheme="minorEastAsia"/>
          <w:sz w:val="24"/>
          <w:szCs w:val="24"/>
        </w:rPr>
        <w:t>票据打印</w:t>
      </w:r>
    </w:p>
    <w:p w14:paraId="6BAEEE49" w14:textId="77777777" w:rsidR="000936D4" w:rsidRPr="00D77533" w:rsidRDefault="00703BF4" w:rsidP="00946185">
      <w:pPr>
        <w:widowControl/>
        <w:ind w:firstLine="480"/>
        <w:jc w:val="left"/>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当事人</w:t>
      </w:r>
      <w:r w:rsidRPr="00D77533">
        <w:rPr>
          <w:rFonts w:asciiTheme="minorEastAsia" w:eastAsiaTheme="minorEastAsia" w:hAnsiTheme="minorEastAsia" w:cs="宋体"/>
          <w:kern w:val="0"/>
          <w:sz w:val="24"/>
          <w:szCs w:val="24"/>
        </w:rPr>
        <w:t>通过不</w:t>
      </w:r>
      <w:r w:rsidRPr="00D77533">
        <w:rPr>
          <w:rFonts w:asciiTheme="minorEastAsia" w:eastAsiaTheme="minorEastAsia" w:hAnsiTheme="minorEastAsia" w:cs="宋体" w:hint="eastAsia"/>
          <w:kern w:val="0"/>
          <w:sz w:val="24"/>
          <w:szCs w:val="24"/>
        </w:rPr>
        <w:t>同</w:t>
      </w:r>
      <w:r w:rsidRPr="00D77533">
        <w:rPr>
          <w:rFonts w:asciiTheme="minorEastAsia" w:eastAsiaTheme="minorEastAsia" w:hAnsiTheme="minorEastAsia" w:cs="宋体"/>
          <w:kern w:val="0"/>
          <w:sz w:val="24"/>
          <w:szCs w:val="24"/>
        </w:rPr>
        <w:t>的途径进行缴费后，系统</w:t>
      </w:r>
      <w:r w:rsidR="00C50C3F">
        <w:rPr>
          <w:rFonts w:asciiTheme="minorEastAsia" w:eastAsiaTheme="minorEastAsia" w:hAnsiTheme="minorEastAsia" w:cs="宋体"/>
          <w:kern w:val="0"/>
          <w:sz w:val="24"/>
          <w:szCs w:val="24"/>
        </w:rPr>
        <w:t>将案号</w:t>
      </w:r>
      <w:r w:rsidR="00C50C3F">
        <w:rPr>
          <w:rFonts w:asciiTheme="minorEastAsia" w:eastAsiaTheme="minorEastAsia" w:hAnsiTheme="minorEastAsia" w:cs="宋体" w:hint="eastAsia"/>
          <w:kern w:val="0"/>
          <w:sz w:val="24"/>
          <w:szCs w:val="24"/>
        </w:rPr>
        <w:t>、</w:t>
      </w:r>
      <w:r w:rsidR="00C50C3F">
        <w:rPr>
          <w:rFonts w:asciiTheme="minorEastAsia" w:eastAsiaTheme="minorEastAsia" w:hAnsiTheme="minorEastAsia" w:cs="宋体"/>
          <w:kern w:val="0"/>
          <w:sz w:val="24"/>
          <w:szCs w:val="24"/>
        </w:rPr>
        <w:t>当事人</w:t>
      </w:r>
      <w:r w:rsidR="00C50C3F">
        <w:rPr>
          <w:rFonts w:asciiTheme="minorEastAsia" w:eastAsiaTheme="minorEastAsia" w:hAnsiTheme="minorEastAsia" w:cs="宋体" w:hint="eastAsia"/>
          <w:kern w:val="0"/>
          <w:sz w:val="24"/>
          <w:szCs w:val="24"/>
        </w:rPr>
        <w:t>、</w:t>
      </w:r>
      <w:r w:rsidR="00C50C3F">
        <w:rPr>
          <w:rFonts w:asciiTheme="minorEastAsia" w:eastAsiaTheme="minorEastAsia" w:hAnsiTheme="minorEastAsia" w:cs="宋体"/>
          <w:kern w:val="0"/>
          <w:sz w:val="24"/>
          <w:szCs w:val="24"/>
        </w:rPr>
        <w:t>缴费金额与预收信息相结合并</w:t>
      </w:r>
      <w:r w:rsidRPr="00D77533">
        <w:rPr>
          <w:rFonts w:asciiTheme="minorEastAsia" w:eastAsiaTheme="minorEastAsia" w:hAnsiTheme="minorEastAsia" w:cs="宋体" w:hint="eastAsia"/>
          <w:kern w:val="0"/>
          <w:sz w:val="24"/>
          <w:szCs w:val="24"/>
        </w:rPr>
        <w:t>打印</w:t>
      </w:r>
      <w:r w:rsidRPr="00D77533">
        <w:rPr>
          <w:rFonts w:asciiTheme="minorEastAsia" w:eastAsiaTheme="minorEastAsia" w:hAnsiTheme="minorEastAsia" w:cs="宋体"/>
          <w:kern w:val="0"/>
          <w:sz w:val="24"/>
          <w:szCs w:val="24"/>
        </w:rPr>
        <w:t>预收票据信息。</w:t>
      </w:r>
    </w:p>
    <w:p w14:paraId="30F8581D"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诉讼费匹配</w:t>
      </w:r>
    </w:p>
    <w:p w14:paraId="42591219" w14:textId="77777777" w:rsidR="000936D4" w:rsidRPr="00D77533" w:rsidRDefault="003F62D9" w:rsidP="0094618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通过虚拟</w:t>
      </w:r>
      <w:r w:rsidRPr="00D77533">
        <w:rPr>
          <w:rFonts w:asciiTheme="minorEastAsia" w:eastAsiaTheme="minorEastAsia" w:hAnsiTheme="minorEastAsia"/>
          <w:sz w:val="24"/>
          <w:szCs w:val="24"/>
        </w:rPr>
        <w:t>账号缴费系统</w:t>
      </w:r>
      <w:r w:rsidR="00C50C3F">
        <w:rPr>
          <w:rFonts w:asciiTheme="minorEastAsia" w:eastAsiaTheme="minorEastAsia" w:hAnsiTheme="minorEastAsia"/>
          <w:sz w:val="24"/>
          <w:szCs w:val="24"/>
        </w:rPr>
        <w:t>与银行推送的银行流水进行</w:t>
      </w:r>
      <w:r w:rsidRPr="00D77533">
        <w:rPr>
          <w:rFonts w:asciiTheme="minorEastAsia" w:eastAsiaTheme="minorEastAsia" w:hAnsiTheme="minorEastAsia"/>
          <w:sz w:val="24"/>
          <w:szCs w:val="24"/>
        </w:rPr>
        <w:t>自动匹配到案件</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如果</w:t>
      </w:r>
      <w:r w:rsidRPr="00D77533">
        <w:rPr>
          <w:rFonts w:asciiTheme="minorEastAsia" w:eastAsiaTheme="minorEastAsia" w:hAnsiTheme="minorEastAsia" w:hint="eastAsia"/>
          <w:sz w:val="24"/>
          <w:szCs w:val="24"/>
        </w:rPr>
        <w:t>通过</w:t>
      </w:r>
      <w:r w:rsidRPr="00D77533">
        <w:rPr>
          <w:rFonts w:asciiTheme="minorEastAsia" w:eastAsiaTheme="minorEastAsia" w:hAnsiTheme="minorEastAsia"/>
          <w:sz w:val="24"/>
          <w:szCs w:val="24"/>
        </w:rPr>
        <w:t>其它方式可手动进行匹配。</w:t>
      </w:r>
      <w:r w:rsidRPr="00D77533">
        <w:rPr>
          <w:rFonts w:asciiTheme="minorEastAsia" w:eastAsiaTheme="minorEastAsia" w:hAnsiTheme="minorEastAsia" w:hint="eastAsia"/>
          <w:sz w:val="24"/>
          <w:szCs w:val="24"/>
        </w:rPr>
        <w:t>多笔</w:t>
      </w:r>
      <w:r w:rsidRPr="00D77533">
        <w:rPr>
          <w:rFonts w:asciiTheme="minorEastAsia" w:eastAsiaTheme="minorEastAsia" w:hAnsiTheme="minorEastAsia"/>
          <w:sz w:val="24"/>
          <w:szCs w:val="24"/>
        </w:rPr>
        <w:t>费用一并入账的情况，可在系统中进行</w:t>
      </w:r>
      <w:r w:rsidRPr="00D77533">
        <w:rPr>
          <w:rFonts w:asciiTheme="minorEastAsia" w:eastAsiaTheme="minorEastAsia" w:hAnsiTheme="minorEastAsia" w:hint="eastAsia"/>
          <w:sz w:val="24"/>
          <w:szCs w:val="24"/>
        </w:rPr>
        <w:t>拆分</w:t>
      </w:r>
      <w:r w:rsidRPr="00D77533">
        <w:rPr>
          <w:rFonts w:asciiTheme="minorEastAsia" w:eastAsiaTheme="minorEastAsia" w:hAnsiTheme="minorEastAsia"/>
          <w:sz w:val="24"/>
          <w:szCs w:val="24"/>
        </w:rPr>
        <w:t>到不同的案件。</w:t>
      </w:r>
    </w:p>
    <w:p w14:paraId="6E182072"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诉讼费结案</w:t>
      </w:r>
      <w:r w:rsidRPr="00D77533">
        <w:rPr>
          <w:rFonts w:asciiTheme="minorEastAsia" w:eastAsiaTheme="minorEastAsia" w:hAnsiTheme="minorEastAsia"/>
          <w:sz w:val="24"/>
          <w:szCs w:val="24"/>
        </w:rPr>
        <w:t>流程</w:t>
      </w:r>
    </w:p>
    <w:p w14:paraId="2EA1ADAD" w14:textId="77777777" w:rsidR="00E216F6" w:rsidRPr="00D77533" w:rsidRDefault="003F62D9" w:rsidP="00DC0DA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已审结</w:t>
      </w:r>
      <w:r w:rsidRPr="00D77533">
        <w:rPr>
          <w:rFonts w:asciiTheme="minorEastAsia" w:eastAsiaTheme="minorEastAsia" w:hAnsiTheme="minorEastAsia"/>
          <w:sz w:val="24"/>
          <w:szCs w:val="24"/>
        </w:rPr>
        <w:t>完成的案件，承办法官</w:t>
      </w:r>
      <w:r w:rsidRPr="00D77533">
        <w:rPr>
          <w:rFonts w:asciiTheme="minorEastAsia" w:eastAsiaTheme="minorEastAsia" w:hAnsiTheme="minorEastAsia" w:hint="eastAsia"/>
          <w:sz w:val="24"/>
          <w:szCs w:val="24"/>
        </w:rPr>
        <w:t>将</w:t>
      </w:r>
      <w:r w:rsidRPr="00D77533">
        <w:rPr>
          <w:rFonts w:asciiTheme="minorEastAsia" w:eastAsiaTheme="minorEastAsia" w:hAnsiTheme="minorEastAsia"/>
          <w:sz w:val="24"/>
          <w:szCs w:val="24"/>
        </w:rPr>
        <w:t>案件的审判信息录入到系统当中</w:t>
      </w:r>
      <w:r w:rsidRPr="00D77533">
        <w:rPr>
          <w:rFonts w:asciiTheme="minorEastAsia" w:eastAsiaTheme="minorEastAsia" w:hAnsiTheme="minorEastAsia" w:hint="eastAsia"/>
          <w:sz w:val="24"/>
          <w:szCs w:val="24"/>
        </w:rPr>
        <w:t>并通过</w:t>
      </w:r>
      <w:r w:rsidRPr="00D77533">
        <w:rPr>
          <w:rFonts w:asciiTheme="minorEastAsia" w:eastAsiaTheme="minorEastAsia" w:hAnsiTheme="minorEastAsia"/>
          <w:sz w:val="24"/>
          <w:szCs w:val="24"/>
        </w:rPr>
        <w:t>审核流程</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在</w:t>
      </w:r>
      <w:r w:rsidRPr="00D77533">
        <w:rPr>
          <w:rFonts w:asciiTheme="minorEastAsia" w:eastAsiaTheme="minorEastAsia" w:hAnsiTheme="minorEastAsia" w:hint="eastAsia"/>
          <w:sz w:val="24"/>
          <w:szCs w:val="24"/>
        </w:rPr>
        <w:t>系统</w:t>
      </w:r>
      <w:r w:rsidRPr="00D77533">
        <w:rPr>
          <w:rFonts w:asciiTheme="minorEastAsia" w:eastAsiaTheme="minorEastAsia" w:hAnsiTheme="minorEastAsia"/>
          <w:sz w:val="24"/>
          <w:szCs w:val="24"/>
        </w:rPr>
        <w:t>中</w:t>
      </w:r>
      <w:r w:rsidRPr="00D77533">
        <w:rPr>
          <w:rFonts w:asciiTheme="minorEastAsia" w:eastAsiaTheme="minorEastAsia" w:hAnsiTheme="minorEastAsia" w:hint="eastAsia"/>
          <w:sz w:val="24"/>
          <w:szCs w:val="24"/>
        </w:rPr>
        <w:t>打印</w:t>
      </w:r>
      <w:r w:rsidRPr="00D77533">
        <w:rPr>
          <w:rFonts w:asciiTheme="minorEastAsia" w:eastAsiaTheme="minorEastAsia" w:hAnsiTheme="minorEastAsia"/>
          <w:sz w:val="24"/>
          <w:szCs w:val="24"/>
        </w:rPr>
        <w:t>诉讼费退费通知书</w:t>
      </w:r>
      <w:r w:rsidRPr="00D77533">
        <w:rPr>
          <w:rFonts w:asciiTheme="minorEastAsia" w:eastAsiaTheme="minorEastAsia" w:hAnsiTheme="minorEastAsia" w:hint="eastAsia"/>
          <w:sz w:val="24"/>
          <w:szCs w:val="24"/>
        </w:rPr>
        <w:t>交予</w:t>
      </w:r>
      <w:r w:rsidRPr="00D77533">
        <w:rPr>
          <w:rFonts w:asciiTheme="minorEastAsia" w:eastAsiaTheme="minorEastAsia" w:hAnsiTheme="minorEastAsia"/>
          <w:sz w:val="24"/>
          <w:szCs w:val="24"/>
        </w:rPr>
        <w:t>当事人</w:t>
      </w:r>
      <w:r w:rsidR="00DC0DAE" w:rsidRPr="00D77533">
        <w:rPr>
          <w:rFonts w:asciiTheme="minorEastAsia" w:eastAsiaTheme="minorEastAsia" w:hAnsiTheme="minorEastAsia" w:hint="eastAsia"/>
          <w:sz w:val="24"/>
          <w:szCs w:val="24"/>
        </w:rPr>
        <w:t>，当事人</w:t>
      </w:r>
      <w:r w:rsidRPr="00D77533">
        <w:rPr>
          <w:rFonts w:asciiTheme="minorEastAsia" w:eastAsiaTheme="minorEastAsia" w:hAnsiTheme="minorEastAsia"/>
          <w:sz w:val="24"/>
          <w:szCs w:val="24"/>
        </w:rPr>
        <w:t>到</w:t>
      </w:r>
      <w:r w:rsidRPr="00D77533">
        <w:rPr>
          <w:rFonts w:asciiTheme="minorEastAsia" w:eastAsiaTheme="minorEastAsia" w:hAnsiTheme="minorEastAsia" w:hint="eastAsia"/>
          <w:sz w:val="24"/>
          <w:szCs w:val="24"/>
        </w:rPr>
        <w:t>财务</w:t>
      </w:r>
      <w:r w:rsidRPr="00D77533">
        <w:rPr>
          <w:rFonts w:asciiTheme="minorEastAsia" w:eastAsiaTheme="minorEastAsia" w:hAnsiTheme="minorEastAsia"/>
          <w:sz w:val="24"/>
          <w:szCs w:val="24"/>
        </w:rPr>
        <w:t>处</w:t>
      </w:r>
      <w:r w:rsidRPr="00D77533">
        <w:rPr>
          <w:rFonts w:asciiTheme="minorEastAsia" w:eastAsiaTheme="minorEastAsia" w:hAnsiTheme="minorEastAsia" w:hint="eastAsia"/>
          <w:sz w:val="24"/>
          <w:szCs w:val="24"/>
        </w:rPr>
        <w:t>领取</w:t>
      </w:r>
      <w:r w:rsidRPr="00D77533">
        <w:rPr>
          <w:rFonts w:asciiTheme="minorEastAsia" w:eastAsiaTheme="minorEastAsia" w:hAnsiTheme="minorEastAsia"/>
          <w:sz w:val="24"/>
          <w:szCs w:val="24"/>
        </w:rPr>
        <w:t>退费票据以及退</w:t>
      </w:r>
      <w:r w:rsidRPr="00D77533">
        <w:rPr>
          <w:rFonts w:asciiTheme="minorEastAsia" w:eastAsiaTheme="minorEastAsia" w:hAnsiTheme="minorEastAsia" w:hint="eastAsia"/>
          <w:sz w:val="24"/>
          <w:szCs w:val="24"/>
        </w:rPr>
        <w:t>还</w:t>
      </w:r>
      <w:r w:rsidRPr="00D77533">
        <w:rPr>
          <w:rFonts w:asciiTheme="minorEastAsia" w:eastAsiaTheme="minorEastAsia" w:hAnsiTheme="minorEastAsia"/>
          <w:sz w:val="24"/>
          <w:szCs w:val="24"/>
        </w:rPr>
        <w:t>相应诉讼费。</w:t>
      </w:r>
    </w:p>
    <w:p w14:paraId="0B908DDB"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诉讼费台账及</w:t>
      </w:r>
      <w:r w:rsidRPr="00D77533">
        <w:rPr>
          <w:rFonts w:asciiTheme="minorEastAsia" w:eastAsiaTheme="minorEastAsia" w:hAnsiTheme="minorEastAsia"/>
          <w:sz w:val="24"/>
          <w:szCs w:val="24"/>
        </w:rPr>
        <w:t>其它统计查询</w:t>
      </w:r>
    </w:p>
    <w:p w14:paraId="439ED364"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出纳办理完</w:t>
      </w:r>
      <w:r w:rsidRPr="00D77533">
        <w:rPr>
          <w:rFonts w:asciiTheme="minorEastAsia" w:eastAsiaTheme="minorEastAsia" w:hAnsiTheme="minorEastAsia"/>
          <w:sz w:val="24"/>
          <w:szCs w:val="24"/>
        </w:rPr>
        <w:t>退费后，系统形成</w:t>
      </w:r>
      <w:r w:rsidRPr="00D77533">
        <w:rPr>
          <w:rFonts w:asciiTheme="minorEastAsia" w:eastAsiaTheme="minorEastAsia" w:hAnsiTheme="minorEastAsia" w:hint="eastAsia"/>
          <w:sz w:val="24"/>
          <w:szCs w:val="24"/>
        </w:rPr>
        <w:t>以</w:t>
      </w:r>
      <w:r w:rsidRPr="00D77533">
        <w:rPr>
          <w:rFonts w:asciiTheme="minorEastAsia" w:eastAsiaTheme="minorEastAsia" w:hAnsiTheme="minorEastAsia"/>
          <w:sz w:val="24"/>
          <w:szCs w:val="24"/>
        </w:rPr>
        <w:t>案</w:t>
      </w:r>
      <w:r w:rsidRPr="00D77533">
        <w:rPr>
          <w:rFonts w:asciiTheme="minorEastAsia" w:eastAsiaTheme="minorEastAsia" w:hAnsiTheme="minorEastAsia" w:hint="eastAsia"/>
          <w:sz w:val="24"/>
          <w:szCs w:val="24"/>
        </w:rPr>
        <w:t>号</w:t>
      </w:r>
      <w:r w:rsidRPr="00D77533">
        <w:rPr>
          <w:rFonts w:asciiTheme="minorEastAsia" w:eastAsiaTheme="minorEastAsia" w:hAnsiTheme="minorEastAsia"/>
          <w:sz w:val="24"/>
          <w:szCs w:val="24"/>
        </w:rPr>
        <w:t>为基准的台账</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并可</w:t>
      </w:r>
      <w:r w:rsidRPr="00D77533">
        <w:rPr>
          <w:rFonts w:asciiTheme="minorEastAsia" w:eastAsiaTheme="minorEastAsia" w:hAnsiTheme="minorEastAsia" w:hint="eastAsia"/>
          <w:sz w:val="24"/>
          <w:szCs w:val="24"/>
        </w:rPr>
        <w:t>生成</w:t>
      </w:r>
      <w:r w:rsidR="00564E60" w:rsidRPr="00D77533">
        <w:rPr>
          <w:rFonts w:asciiTheme="minorEastAsia" w:eastAsiaTheme="minorEastAsia" w:hAnsiTheme="minorEastAsia"/>
          <w:sz w:val="24"/>
          <w:szCs w:val="24"/>
        </w:rPr>
        <w:t>按</w:t>
      </w:r>
      <w:r w:rsidRPr="00D77533">
        <w:rPr>
          <w:rFonts w:asciiTheme="minorEastAsia" w:eastAsiaTheme="minorEastAsia" w:hAnsiTheme="minorEastAsia"/>
          <w:sz w:val="24"/>
          <w:szCs w:val="24"/>
        </w:rPr>
        <w:t>月份</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部门为条件的</w:t>
      </w:r>
      <w:r w:rsidRPr="00D77533">
        <w:rPr>
          <w:rFonts w:asciiTheme="minorEastAsia" w:eastAsiaTheme="minorEastAsia" w:hAnsiTheme="minorEastAsia" w:hint="eastAsia"/>
          <w:sz w:val="24"/>
          <w:szCs w:val="24"/>
        </w:rPr>
        <w:t>收支</w:t>
      </w:r>
      <w:r w:rsidRPr="00D77533">
        <w:rPr>
          <w:rFonts w:asciiTheme="minorEastAsia" w:eastAsiaTheme="minorEastAsia" w:hAnsiTheme="minorEastAsia"/>
          <w:sz w:val="24"/>
          <w:szCs w:val="24"/>
        </w:rPr>
        <w:t>明细帐。</w:t>
      </w:r>
    </w:p>
    <w:p w14:paraId="3F206C15"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诉讼费预收</w:t>
      </w:r>
      <w:r w:rsidRPr="00D77533">
        <w:rPr>
          <w:rFonts w:asciiTheme="minorEastAsia" w:eastAsiaTheme="minorEastAsia" w:hAnsiTheme="minorEastAsia"/>
          <w:sz w:val="24"/>
          <w:szCs w:val="24"/>
        </w:rPr>
        <w:t>票据管理</w:t>
      </w:r>
    </w:p>
    <w:p w14:paraId="59DF49C7"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w:t>
      </w:r>
      <w:r w:rsidRPr="00D77533">
        <w:rPr>
          <w:rFonts w:asciiTheme="minorEastAsia" w:eastAsiaTheme="minorEastAsia" w:hAnsiTheme="minorEastAsia"/>
          <w:sz w:val="24"/>
          <w:szCs w:val="24"/>
        </w:rPr>
        <w:t>预收票据管理中对预收票据进行管理</w:t>
      </w:r>
      <w:r w:rsidRPr="00D77533">
        <w:rPr>
          <w:rFonts w:asciiTheme="minorEastAsia" w:eastAsiaTheme="minorEastAsia" w:hAnsiTheme="minorEastAsia" w:hint="eastAsia"/>
          <w:sz w:val="24"/>
          <w:szCs w:val="24"/>
        </w:rPr>
        <w:t>，</w:t>
      </w:r>
      <w:r w:rsidR="00564E60" w:rsidRPr="00D77533">
        <w:rPr>
          <w:rFonts w:asciiTheme="minorEastAsia" w:eastAsiaTheme="minorEastAsia" w:hAnsiTheme="minorEastAsia"/>
          <w:sz w:val="24"/>
          <w:szCs w:val="24"/>
        </w:rPr>
        <w:t>实现导入</w:t>
      </w:r>
      <w:r w:rsidR="00564E60"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作废，并</w:t>
      </w:r>
      <w:r w:rsidRPr="00D77533">
        <w:rPr>
          <w:rFonts w:asciiTheme="minorEastAsia" w:eastAsiaTheme="minorEastAsia" w:hAnsiTheme="minorEastAsia" w:hint="eastAsia"/>
          <w:sz w:val="24"/>
          <w:szCs w:val="24"/>
        </w:rPr>
        <w:t>追溯</w:t>
      </w:r>
      <w:r w:rsidRPr="00D77533">
        <w:rPr>
          <w:rFonts w:asciiTheme="minorEastAsia" w:eastAsiaTheme="minorEastAsia" w:hAnsiTheme="minorEastAsia"/>
          <w:sz w:val="24"/>
          <w:szCs w:val="24"/>
        </w:rPr>
        <w:t>每张票据的使用情况。统计</w:t>
      </w:r>
      <w:r w:rsidRPr="00D77533">
        <w:rPr>
          <w:rFonts w:asciiTheme="minorEastAsia" w:eastAsiaTheme="minorEastAsia" w:hAnsiTheme="minorEastAsia" w:hint="eastAsia"/>
          <w:sz w:val="24"/>
          <w:szCs w:val="24"/>
        </w:rPr>
        <w:t>每天</w:t>
      </w:r>
      <w:r w:rsidRPr="00D77533">
        <w:rPr>
          <w:rFonts w:asciiTheme="minorEastAsia" w:eastAsiaTheme="minorEastAsia" w:hAnsiTheme="minorEastAsia"/>
          <w:sz w:val="24"/>
          <w:szCs w:val="24"/>
        </w:rPr>
        <w:t>、每月的票据使用情况</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并且</w:t>
      </w:r>
      <w:r w:rsidRPr="00D77533">
        <w:rPr>
          <w:rFonts w:asciiTheme="minorEastAsia" w:eastAsiaTheme="minorEastAsia" w:hAnsiTheme="minorEastAsia" w:hint="eastAsia"/>
          <w:sz w:val="24"/>
          <w:szCs w:val="24"/>
        </w:rPr>
        <w:t>有效</w:t>
      </w:r>
      <w:r w:rsidRPr="00D77533">
        <w:rPr>
          <w:rFonts w:asciiTheme="minorEastAsia" w:eastAsiaTheme="minorEastAsia" w:hAnsiTheme="minorEastAsia"/>
          <w:sz w:val="24"/>
          <w:szCs w:val="24"/>
        </w:rPr>
        <w:t>的</w:t>
      </w:r>
      <w:r w:rsidRPr="00D77533">
        <w:rPr>
          <w:rFonts w:asciiTheme="minorEastAsia" w:eastAsiaTheme="minorEastAsia" w:hAnsiTheme="minorEastAsia" w:hint="eastAsia"/>
          <w:sz w:val="24"/>
          <w:szCs w:val="24"/>
        </w:rPr>
        <w:t>防止</w:t>
      </w:r>
      <w:r w:rsidR="00564E60" w:rsidRPr="00D77533">
        <w:rPr>
          <w:rFonts w:asciiTheme="minorEastAsia" w:eastAsiaTheme="minorEastAsia" w:hAnsiTheme="minorEastAsia" w:hint="eastAsia"/>
          <w:sz w:val="24"/>
          <w:szCs w:val="24"/>
        </w:rPr>
        <w:t>同</w:t>
      </w:r>
      <w:r w:rsidRPr="00D77533">
        <w:rPr>
          <w:rFonts w:asciiTheme="minorEastAsia" w:eastAsiaTheme="minorEastAsia" w:hAnsiTheme="minorEastAsia" w:hint="eastAsia"/>
          <w:sz w:val="24"/>
          <w:szCs w:val="24"/>
        </w:rPr>
        <w:t>一</w:t>
      </w:r>
      <w:r w:rsidRPr="00D77533">
        <w:rPr>
          <w:rFonts w:asciiTheme="minorEastAsia" w:eastAsiaTheme="minorEastAsia" w:hAnsiTheme="minorEastAsia"/>
          <w:sz w:val="24"/>
          <w:szCs w:val="24"/>
        </w:rPr>
        <w:t>案号票据重复打印的情况。</w:t>
      </w:r>
    </w:p>
    <w:p w14:paraId="661E4390"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生成凭证流程说明</w:t>
      </w:r>
    </w:p>
    <w:p w14:paraId="3212D736" w14:textId="77777777" w:rsidR="00E216F6" w:rsidRPr="00D77533" w:rsidRDefault="00DC0DAE" w:rsidP="002D3841">
      <w:pPr>
        <w:ind w:firstLine="480"/>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w:t>
      </w:r>
      <w:r w:rsidR="003F62D9" w:rsidRPr="00D77533">
        <w:rPr>
          <w:rFonts w:asciiTheme="minorEastAsia" w:eastAsiaTheme="minorEastAsia" w:hAnsiTheme="minorEastAsia" w:hint="eastAsia"/>
          <w:b/>
          <w:sz w:val="24"/>
          <w:szCs w:val="24"/>
        </w:rPr>
        <w:t>收款凭证</w:t>
      </w:r>
    </w:p>
    <w:p w14:paraId="17D6FBAD"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财务确认收到案款，在会计核算系统内自动生成。</w:t>
      </w:r>
    </w:p>
    <w:p w14:paraId="2D81D325" w14:textId="77777777" w:rsidR="00E216F6" w:rsidRPr="00D77533" w:rsidRDefault="00DC0DAE" w:rsidP="002D3841">
      <w:pPr>
        <w:ind w:firstLine="480"/>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2.</w:t>
      </w:r>
      <w:r w:rsidR="003F62D9" w:rsidRPr="00D77533">
        <w:rPr>
          <w:rFonts w:asciiTheme="minorEastAsia" w:eastAsiaTheme="minorEastAsia" w:hAnsiTheme="minorEastAsia" w:hint="eastAsia"/>
          <w:b/>
          <w:sz w:val="24"/>
          <w:szCs w:val="24"/>
        </w:rPr>
        <w:t>划款凭证</w:t>
      </w:r>
    </w:p>
    <w:p w14:paraId="688E0E3A" w14:textId="77777777" w:rsidR="00E216F6" w:rsidRPr="00D77533" w:rsidRDefault="003F62D9" w:rsidP="00C259E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财务通过银行转账给申请人之后，在会计核算系统内自动生成</w:t>
      </w:r>
      <w:r w:rsidR="00564E60" w:rsidRPr="00D77533">
        <w:rPr>
          <w:rFonts w:asciiTheme="minorEastAsia" w:eastAsiaTheme="minorEastAsia" w:hAnsiTheme="minorEastAsia" w:hint="eastAsia"/>
          <w:sz w:val="24"/>
          <w:szCs w:val="24"/>
        </w:rPr>
        <w:t>。</w:t>
      </w:r>
    </w:p>
    <w:p w14:paraId="2CC4B478" w14:textId="77777777" w:rsidR="00E216F6" w:rsidRPr="00D77533" w:rsidRDefault="00DC0DAE" w:rsidP="00761147">
      <w:pPr>
        <w:pStyle w:val="3"/>
        <w:numPr>
          <w:ilvl w:val="1"/>
          <w:numId w:val="6"/>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 xml:space="preserve"> </w:t>
      </w:r>
      <w:bookmarkStart w:id="101" w:name="_Toc505084887"/>
      <w:r w:rsidR="003F62D9" w:rsidRPr="00D77533">
        <w:rPr>
          <w:rFonts w:asciiTheme="minorEastAsia" w:eastAsiaTheme="minorEastAsia" w:hAnsiTheme="minorEastAsia" w:hint="eastAsia"/>
          <w:sz w:val="28"/>
          <w:szCs w:val="28"/>
        </w:rPr>
        <w:t>案款及拍卖保证金管理</w:t>
      </w:r>
      <w:bookmarkEnd w:id="101"/>
    </w:p>
    <w:p w14:paraId="114C1A91"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立案流程说明</w:t>
      </w:r>
    </w:p>
    <w:p w14:paraId="2FA3DE48" w14:textId="77777777" w:rsidR="00E216F6" w:rsidRPr="00D77533" w:rsidRDefault="003F62D9" w:rsidP="000E0D93">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立案庭在执行立案后，将立案信息录入到案款管理系统，该数据来自办案业务系统，后期通过开发接口，可从办案业务系统中读取相关数据信息（此工作需</w:t>
      </w:r>
      <w:r w:rsidR="00545B61" w:rsidRPr="00D77533">
        <w:rPr>
          <w:rFonts w:asciiTheme="minorEastAsia" w:eastAsiaTheme="minorEastAsia" w:hAnsiTheme="minorEastAsia" w:cs="宋体" w:hint="eastAsia"/>
          <w:kern w:val="0"/>
          <w:sz w:val="24"/>
          <w:szCs w:val="24"/>
        </w:rPr>
        <w:t>与办</w:t>
      </w:r>
      <w:r w:rsidR="00545B61" w:rsidRPr="00D77533">
        <w:rPr>
          <w:rFonts w:asciiTheme="minorEastAsia" w:eastAsiaTheme="minorEastAsia" w:hAnsiTheme="minorEastAsia" w:cs="宋体"/>
          <w:kern w:val="0"/>
          <w:sz w:val="24"/>
          <w:szCs w:val="24"/>
        </w:rPr>
        <w:t>公办案</w:t>
      </w:r>
      <w:r w:rsidRPr="00D77533">
        <w:rPr>
          <w:rFonts w:asciiTheme="minorEastAsia" w:eastAsiaTheme="minorEastAsia" w:hAnsiTheme="minorEastAsia" w:cs="宋体" w:hint="eastAsia"/>
          <w:kern w:val="0"/>
          <w:sz w:val="24"/>
          <w:szCs w:val="24"/>
        </w:rPr>
        <w:t>公司沟通确认）。</w:t>
      </w:r>
    </w:p>
    <w:p w14:paraId="3C932D13" w14:textId="77777777" w:rsidR="00E216F6" w:rsidRPr="00D77533" w:rsidRDefault="00E216F6" w:rsidP="00761147">
      <w:pPr>
        <w:keepNext/>
        <w:keepLines/>
        <w:numPr>
          <w:ilvl w:val="0"/>
          <w:numId w:val="3"/>
        </w:numPr>
        <w:ind w:firstLineChars="0"/>
        <w:outlineLvl w:val="2"/>
        <w:rPr>
          <w:rFonts w:asciiTheme="minorEastAsia" w:eastAsiaTheme="minorEastAsia" w:hAnsiTheme="minorEastAsia"/>
          <w:b/>
          <w:bCs/>
          <w:vanish/>
          <w:kern w:val="0"/>
          <w:sz w:val="24"/>
          <w:szCs w:val="24"/>
        </w:rPr>
      </w:pPr>
      <w:bookmarkStart w:id="102" w:name="_Toc496728859"/>
      <w:bookmarkStart w:id="103" w:name="_Toc496729169"/>
      <w:bookmarkStart w:id="104" w:name="_Toc498058869"/>
      <w:bookmarkStart w:id="105" w:name="_Toc498061581"/>
      <w:bookmarkStart w:id="106" w:name="_Toc499710751"/>
      <w:bookmarkStart w:id="107" w:name="_Toc500240990"/>
      <w:bookmarkStart w:id="108" w:name="_Toc500413242"/>
      <w:bookmarkStart w:id="109" w:name="_Toc500436732"/>
      <w:bookmarkStart w:id="110" w:name="_Toc500436800"/>
      <w:bookmarkStart w:id="111" w:name="_Toc500460078"/>
      <w:bookmarkStart w:id="112" w:name="_Toc504999132"/>
      <w:bookmarkStart w:id="113" w:name="_Toc504999188"/>
      <w:bookmarkStart w:id="114" w:name="_Toc505070399"/>
      <w:bookmarkStart w:id="115" w:name="_Toc505082713"/>
      <w:bookmarkStart w:id="116" w:name="_Toc505084888"/>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7534FF3A" w14:textId="77777777" w:rsidR="00E216F6" w:rsidRPr="00D77533" w:rsidRDefault="00E216F6" w:rsidP="00761147">
      <w:pPr>
        <w:keepNext/>
        <w:keepLines/>
        <w:numPr>
          <w:ilvl w:val="1"/>
          <w:numId w:val="3"/>
        </w:numPr>
        <w:ind w:firstLineChars="0"/>
        <w:outlineLvl w:val="2"/>
        <w:rPr>
          <w:rFonts w:asciiTheme="minorEastAsia" w:eastAsiaTheme="minorEastAsia" w:hAnsiTheme="minorEastAsia"/>
          <w:b/>
          <w:bCs/>
          <w:vanish/>
          <w:kern w:val="0"/>
          <w:sz w:val="24"/>
          <w:szCs w:val="24"/>
        </w:rPr>
      </w:pPr>
      <w:bookmarkStart w:id="117" w:name="_Toc496728860"/>
      <w:bookmarkStart w:id="118" w:name="_Toc496729170"/>
      <w:bookmarkStart w:id="119" w:name="_Toc498058870"/>
      <w:bookmarkStart w:id="120" w:name="_Toc498061582"/>
      <w:bookmarkStart w:id="121" w:name="_Toc499710752"/>
      <w:bookmarkStart w:id="122" w:name="_Toc500240991"/>
      <w:bookmarkStart w:id="123" w:name="_Toc500413243"/>
      <w:bookmarkStart w:id="124" w:name="_Toc500436733"/>
      <w:bookmarkStart w:id="125" w:name="_Toc500436801"/>
      <w:bookmarkStart w:id="126" w:name="_Toc500460079"/>
      <w:bookmarkStart w:id="127" w:name="_Toc504999133"/>
      <w:bookmarkStart w:id="128" w:name="_Toc504999189"/>
      <w:bookmarkStart w:id="129" w:name="_Toc505070400"/>
      <w:bookmarkStart w:id="130" w:name="_Toc505082714"/>
      <w:bookmarkStart w:id="131" w:name="_Toc505084889"/>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0D303F4C" w14:textId="77777777" w:rsidR="00E216F6" w:rsidRPr="00D77533" w:rsidRDefault="00E216F6" w:rsidP="00761147">
      <w:pPr>
        <w:keepNext/>
        <w:keepLines/>
        <w:numPr>
          <w:ilvl w:val="1"/>
          <w:numId w:val="3"/>
        </w:numPr>
        <w:ind w:firstLineChars="0"/>
        <w:outlineLvl w:val="2"/>
        <w:rPr>
          <w:rFonts w:asciiTheme="minorEastAsia" w:eastAsiaTheme="minorEastAsia" w:hAnsiTheme="minorEastAsia"/>
          <w:b/>
          <w:bCs/>
          <w:vanish/>
          <w:kern w:val="0"/>
          <w:sz w:val="24"/>
          <w:szCs w:val="24"/>
        </w:rPr>
      </w:pPr>
      <w:bookmarkStart w:id="132" w:name="_Toc496728861"/>
      <w:bookmarkStart w:id="133" w:name="_Toc496729171"/>
      <w:bookmarkStart w:id="134" w:name="_Toc498058871"/>
      <w:bookmarkStart w:id="135" w:name="_Toc498061583"/>
      <w:bookmarkStart w:id="136" w:name="_Toc499710753"/>
      <w:bookmarkStart w:id="137" w:name="_Toc500240992"/>
      <w:bookmarkStart w:id="138" w:name="_Toc500413244"/>
      <w:bookmarkStart w:id="139" w:name="_Toc500436734"/>
      <w:bookmarkStart w:id="140" w:name="_Toc500436802"/>
      <w:bookmarkStart w:id="141" w:name="_Toc500460080"/>
      <w:bookmarkStart w:id="142" w:name="_Toc504999134"/>
      <w:bookmarkStart w:id="143" w:name="_Toc504999190"/>
      <w:bookmarkStart w:id="144" w:name="_Toc505070401"/>
      <w:bookmarkStart w:id="145" w:name="_Toc505082715"/>
      <w:bookmarkStart w:id="146" w:name="_Toc505084890"/>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0EF8F764"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147" w:name="_Toc402193371"/>
      <w:r w:rsidRPr="00D77533">
        <w:rPr>
          <w:rFonts w:asciiTheme="minorEastAsia" w:eastAsiaTheme="minorEastAsia" w:hAnsiTheme="minorEastAsia" w:hint="eastAsia"/>
          <w:sz w:val="24"/>
          <w:szCs w:val="24"/>
        </w:rPr>
        <w:t>案件信息录入</w:t>
      </w:r>
      <w:bookmarkEnd w:id="147"/>
    </w:p>
    <w:p w14:paraId="00377453" w14:textId="77777777" w:rsidR="00E216F6" w:rsidRPr="00D77533" w:rsidRDefault="003F62D9" w:rsidP="000E0D93">
      <w:pPr>
        <w:widowControl/>
        <w:ind w:firstLine="480"/>
        <w:jc w:val="left"/>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执行立案法官将案件信息录入到系统中，只需要录入案款管理必要的信息，包括执行立案号、立案日期、申请标的、履行期限、当事人信息、承办人信息等。对多个申请人或有多个被执行人的，需要录入原审判结果中的分配金额。</w:t>
      </w:r>
    </w:p>
    <w:p w14:paraId="6A764215" w14:textId="77777777" w:rsidR="00E216F6" w:rsidRPr="00D77533" w:rsidRDefault="003F62D9" w:rsidP="000E0D93">
      <w:pPr>
        <w:widowControl/>
        <w:ind w:firstLine="480"/>
        <w:jc w:val="left"/>
        <w:rPr>
          <w:rFonts w:asciiTheme="minorEastAsia" w:eastAsiaTheme="minorEastAsia" w:hAnsiTheme="minorEastAsia"/>
          <w:sz w:val="24"/>
          <w:szCs w:val="24"/>
        </w:rPr>
      </w:pPr>
      <w:r w:rsidRPr="00D77533">
        <w:rPr>
          <w:rFonts w:asciiTheme="minorEastAsia" w:eastAsiaTheme="minorEastAsia" w:hAnsiTheme="minorEastAsia" w:cs="宋体" w:hint="eastAsia"/>
          <w:kern w:val="0"/>
          <w:sz w:val="24"/>
          <w:szCs w:val="24"/>
        </w:rPr>
        <w:t>系统</w:t>
      </w:r>
      <w:r w:rsidR="00545B61" w:rsidRPr="00D77533">
        <w:rPr>
          <w:rFonts w:asciiTheme="minorEastAsia" w:eastAsiaTheme="minorEastAsia" w:hAnsiTheme="minorEastAsia" w:cs="宋体" w:hint="eastAsia"/>
          <w:kern w:val="0"/>
          <w:sz w:val="24"/>
          <w:szCs w:val="24"/>
        </w:rPr>
        <w:t>可与</w:t>
      </w:r>
      <w:r w:rsidR="00545B61" w:rsidRPr="00D77533">
        <w:rPr>
          <w:rFonts w:asciiTheme="minorEastAsia" w:eastAsiaTheme="minorEastAsia" w:hAnsiTheme="minorEastAsia" w:cs="宋体"/>
          <w:kern w:val="0"/>
          <w:sz w:val="24"/>
          <w:szCs w:val="24"/>
        </w:rPr>
        <w:t>办公办案</w:t>
      </w:r>
      <w:r w:rsidRPr="00D77533">
        <w:rPr>
          <w:rFonts w:asciiTheme="minorEastAsia" w:eastAsiaTheme="minorEastAsia" w:hAnsiTheme="minorEastAsia" w:cs="宋体" w:hint="eastAsia"/>
          <w:kern w:val="0"/>
          <w:sz w:val="24"/>
          <w:szCs w:val="24"/>
        </w:rPr>
        <w:t>业务系统对接，可</w:t>
      </w:r>
      <w:r w:rsidR="00545B61" w:rsidRPr="00D77533">
        <w:rPr>
          <w:rFonts w:asciiTheme="minorEastAsia" w:eastAsiaTheme="minorEastAsia" w:hAnsiTheme="minorEastAsia" w:cs="宋体" w:hint="eastAsia"/>
          <w:kern w:val="0"/>
          <w:sz w:val="24"/>
          <w:szCs w:val="24"/>
        </w:rPr>
        <w:t>以</w:t>
      </w:r>
      <w:r w:rsidRPr="00D77533">
        <w:rPr>
          <w:rFonts w:asciiTheme="minorEastAsia" w:eastAsiaTheme="minorEastAsia" w:hAnsiTheme="minorEastAsia" w:cs="宋体" w:hint="eastAsia"/>
          <w:kern w:val="0"/>
          <w:sz w:val="24"/>
          <w:szCs w:val="24"/>
        </w:rPr>
        <w:t>通过案号，直接获取所有信息，避免重复录入，减轻工作人员工作量。</w:t>
      </w:r>
    </w:p>
    <w:p w14:paraId="55D206BB"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148" w:name="_Toc402193372"/>
      <w:r w:rsidRPr="00D77533">
        <w:rPr>
          <w:rFonts w:asciiTheme="minorEastAsia" w:eastAsiaTheme="minorEastAsia" w:hAnsiTheme="minorEastAsia" w:hint="eastAsia"/>
          <w:sz w:val="24"/>
          <w:szCs w:val="24"/>
        </w:rPr>
        <w:t>案件信息变更</w:t>
      </w:r>
      <w:bookmarkEnd w:id="148"/>
    </w:p>
    <w:p w14:paraId="755919C2" w14:textId="77777777" w:rsidR="00E216F6" w:rsidRPr="00D77533" w:rsidRDefault="003F62D9" w:rsidP="000E0D93">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 xml:space="preserve">执行局在执行过程中, </w:t>
      </w:r>
      <w:r w:rsidR="00DC0DAE" w:rsidRPr="00D77533">
        <w:rPr>
          <w:rFonts w:asciiTheme="minorEastAsia" w:eastAsiaTheme="minorEastAsia" w:hAnsiTheme="minorEastAsia" w:cs="宋体" w:hint="eastAsia"/>
          <w:kern w:val="0"/>
          <w:sz w:val="24"/>
          <w:szCs w:val="24"/>
        </w:rPr>
        <w:t>若</w:t>
      </w:r>
      <w:r w:rsidR="00F3025E" w:rsidRPr="00D77533">
        <w:rPr>
          <w:rFonts w:asciiTheme="minorEastAsia" w:eastAsiaTheme="minorEastAsia" w:hAnsiTheme="minorEastAsia" w:cs="宋体" w:hint="eastAsia"/>
          <w:kern w:val="0"/>
          <w:sz w:val="24"/>
          <w:szCs w:val="24"/>
        </w:rPr>
        <w:t>出现</w:t>
      </w:r>
      <w:r w:rsidRPr="00D77533">
        <w:rPr>
          <w:rFonts w:asciiTheme="minorEastAsia" w:eastAsiaTheme="minorEastAsia" w:hAnsiTheme="minorEastAsia" w:cs="宋体" w:hint="eastAsia"/>
          <w:kern w:val="0"/>
          <w:sz w:val="24"/>
          <w:szCs w:val="24"/>
        </w:rPr>
        <w:t>执行标的不足以支付案款，或者同一被执行人</w:t>
      </w:r>
      <w:r w:rsidR="00257B9E" w:rsidRPr="00D77533">
        <w:rPr>
          <w:rFonts w:asciiTheme="minorEastAsia" w:eastAsiaTheme="minorEastAsia" w:hAnsiTheme="minorEastAsia" w:cs="宋体" w:hint="eastAsia"/>
          <w:kern w:val="0"/>
          <w:sz w:val="24"/>
          <w:szCs w:val="24"/>
        </w:rPr>
        <w:t>涉及</w:t>
      </w:r>
      <w:r w:rsidRPr="00D77533">
        <w:rPr>
          <w:rFonts w:asciiTheme="minorEastAsia" w:eastAsiaTheme="minorEastAsia" w:hAnsiTheme="minorEastAsia" w:cs="宋体" w:hint="eastAsia"/>
          <w:kern w:val="0"/>
          <w:sz w:val="24"/>
          <w:szCs w:val="24"/>
        </w:rPr>
        <w:t>多个案件等特殊情况</w:t>
      </w:r>
      <w:r w:rsidR="00F3025E" w:rsidRPr="00D77533">
        <w:rPr>
          <w:rFonts w:asciiTheme="minorEastAsia" w:eastAsiaTheme="minorEastAsia" w:hAnsiTheme="minorEastAsia" w:cs="宋体" w:hint="eastAsia"/>
          <w:kern w:val="0"/>
          <w:sz w:val="24"/>
          <w:szCs w:val="24"/>
        </w:rPr>
        <w:t>时</w:t>
      </w:r>
      <w:r w:rsidRPr="00D77533">
        <w:rPr>
          <w:rFonts w:asciiTheme="minorEastAsia" w:eastAsiaTheme="minorEastAsia" w:hAnsiTheme="minorEastAsia" w:cs="宋体" w:hint="eastAsia"/>
          <w:kern w:val="0"/>
          <w:sz w:val="24"/>
          <w:szCs w:val="24"/>
        </w:rPr>
        <w:t>，需要修改变更案件相关信息，将由执行法官完成修改</w:t>
      </w:r>
      <w:r w:rsidR="00257B9E" w:rsidRPr="00D77533">
        <w:rPr>
          <w:rFonts w:asciiTheme="minorEastAsia" w:eastAsiaTheme="minorEastAsia" w:hAnsiTheme="minorEastAsia" w:cs="宋体" w:hint="eastAsia"/>
          <w:kern w:val="0"/>
          <w:sz w:val="24"/>
          <w:szCs w:val="24"/>
        </w:rPr>
        <w:t>，并</w:t>
      </w:r>
      <w:r w:rsidRPr="00D77533">
        <w:rPr>
          <w:rFonts w:asciiTheme="minorEastAsia" w:eastAsiaTheme="minorEastAsia" w:hAnsiTheme="minorEastAsia" w:cs="宋体" w:hint="eastAsia"/>
          <w:kern w:val="0"/>
          <w:sz w:val="24"/>
          <w:szCs w:val="24"/>
        </w:rPr>
        <w:t>重新进行案款的分配。案件每一次的变更记录将保存在系统中备查</w:t>
      </w:r>
      <w:r w:rsidR="00257B9E" w:rsidRPr="00D77533">
        <w:rPr>
          <w:rFonts w:asciiTheme="minorEastAsia" w:eastAsiaTheme="minorEastAsia" w:hAnsiTheme="minorEastAsia" w:cs="宋体" w:hint="eastAsia"/>
          <w:kern w:val="0"/>
          <w:sz w:val="24"/>
          <w:szCs w:val="24"/>
        </w:rPr>
        <w:t>，</w:t>
      </w:r>
      <w:r w:rsidRPr="00D77533">
        <w:rPr>
          <w:rFonts w:asciiTheme="minorEastAsia" w:eastAsiaTheme="minorEastAsia" w:hAnsiTheme="minorEastAsia" w:cs="宋体" w:hint="eastAsia"/>
          <w:kern w:val="0"/>
          <w:sz w:val="24"/>
          <w:szCs w:val="24"/>
        </w:rPr>
        <w:t>执行局以最终变更信息作为案款执行依据。</w:t>
      </w:r>
    </w:p>
    <w:p w14:paraId="763E21E8"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149" w:name="_Toc402193373"/>
      <w:r w:rsidRPr="00D77533">
        <w:rPr>
          <w:rFonts w:asciiTheme="minorEastAsia" w:eastAsiaTheme="minorEastAsia" w:hAnsiTheme="minorEastAsia" w:hint="eastAsia"/>
          <w:sz w:val="24"/>
          <w:szCs w:val="24"/>
        </w:rPr>
        <w:t>案款收款流程</w:t>
      </w:r>
      <w:bookmarkEnd w:id="149"/>
    </w:p>
    <w:p w14:paraId="48A7B9FE" w14:textId="77777777" w:rsidR="00E216F6" w:rsidRPr="00D77533" w:rsidRDefault="00E216F6" w:rsidP="00761147">
      <w:pPr>
        <w:keepNext/>
        <w:keepLines/>
        <w:numPr>
          <w:ilvl w:val="1"/>
          <w:numId w:val="3"/>
        </w:numPr>
        <w:ind w:firstLineChars="0"/>
        <w:outlineLvl w:val="2"/>
        <w:rPr>
          <w:rFonts w:asciiTheme="minorEastAsia" w:eastAsiaTheme="minorEastAsia" w:hAnsiTheme="minorEastAsia"/>
          <w:b/>
          <w:bCs/>
          <w:vanish/>
          <w:kern w:val="0"/>
          <w:sz w:val="24"/>
          <w:szCs w:val="24"/>
        </w:rPr>
      </w:pPr>
      <w:bookmarkStart w:id="150" w:name="_Toc496728862"/>
      <w:bookmarkStart w:id="151" w:name="_Toc496729172"/>
      <w:bookmarkStart w:id="152" w:name="_Toc498058872"/>
      <w:bookmarkStart w:id="153" w:name="_Toc498061584"/>
      <w:bookmarkStart w:id="154" w:name="_Toc499710754"/>
      <w:bookmarkStart w:id="155" w:name="_Toc500240993"/>
      <w:bookmarkStart w:id="156" w:name="_Toc500413245"/>
      <w:bookmarkStart w:id="157" w:name="_Toc500436735"/>
      <w:bookmarkStart w:id="158" w:name="_Toc500436803"/>
      <w:bookmarkStart w:id="159" w:name="_Toc500460081"/>
      <w:bookmarkStart w:id="160" w:name="_Toc504999135"/>
      <w:bookmarkStart w:id="161" w:name="_Toc504999191"/>
      <w:bookmarkStart w:id="162" w:name="_Toc505070402"/>
      <w:bookmarkStart w:id="163" w:name="_Toc505082716"/>
      <w:bookmarkStart w:id="164" w:name="_Toc505084891"/>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659710B9" w14:textId="77777777" w:rsidR="000936D4" w:rsidRPr="00D77533" w:rsidRDefault="00545B61" w:rsidP="00946185">
      <w:pPr>
        <w:widowControl/>
        <w:ind w:firstLine="480"/>
        <w:jc w:val="left"/>
        <w:rPr>
          <w:rFonts w:asciiTheme="minorEastAsia" w:eastAsiaTheme="minorEastAsia" w:hAnsiTheme="minorEastAsia" w:cs="宋体"/>
          <w:b/>
          <w:kern w:val="0"/>
          <w:sz w:val="24"/>
          <w:szCs w:val="24"/>
        </w:rPr>
      </w:pPr>
      <w:r w:rsidRPr="00D77533">
        <w:rPr>
          <w:rFonts w:asciiTheme="minorEastAsia" w:eastAsiaTheme="minorEastAsia" w:hAnsiTheme="minorEastAsia" w:cs="宋体" w:hint="eastAsia"/>
          <w:b/>
          <w:kern w:val="0"/>
          <w:sz w:val="24"/>
          <w:szCs w:val="24"/>
        </w:rPr>
        <w:t>1</w:t>
      </w:r>
      <w:r w:rsidR="00F3025E" w:rsidRPr="00D77533">
        <w:rPr>
          <w:rFonts w:asciiTheme="minorEastAsia" w:eastAsiaTheme="minorEastAsia" w:hAnsiTheme="minorEastAsia" w:cs="宋体" w:hint="eastAsia"/>
          <w:b/>
          <w:kern w:val="0"/>
          <w:sz w:val="24"/>
          <w:szCs w:val="24"/>
        </w:rPr>
        <w:t>.</w:t>
      </w:r>
      <w:r w:rsidR="003F62D9" w:rsidRPr="00D77533">
        <w:rPr>
          <w:rFonts w:asciiTheme="minorEastAsia" w:eastAsiaTheme="minorEastAsia" w:hAnsiTheme="minorEastAsia" w:cs="宋体" w:hint="eastAsia"/>
          <w:b/>
          <w:kern w:val="0"/>
          <w:sz w:val="24"/>
          <w:szCs w:val="24"/>
        </w:rPr>
        <w:t>相互履行</w:t>
      </w:r>
    </w:p>
    <w:p w14:paraId="6F698609" w14:textId="77777777" w:rsidR="000936D4" w:rsidRPr="00D77533" w:rsidRDefault="003F62D9" w:rsidP="00946185">
      <w:pPr>
        <w:widowControl/>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以下案款情况都划归为被执行人相互履行：</w:t>
      </w:r>
    </w:p>
    <w:p w14:paraId="3E47F8A3" w14:textId="77777777" w:rsidR="00E216F6" w:rsidRPr="00D77533" w:rsidRDefault="003F62D9" w:rsidP="000E0D93">
      <w:pPr>
        <w:widowControl/>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A</w:t>
      </w:r>
      <w:r w:rsidRPr="00D77533">
        <w:rPr>
          <w:rFonts w:asciiTheme="minorEastAsia" w:eastAsiaTheme="minorEastAsia" w:hAnsiTheme="minorEastAsia" w:hint="eastAsia"/>
          <w:sz w:val="24"/>
          <w:szCs w:val="24"/>
        </w:rPr>
        <w:t>.被执行人通过银行转账向申请人支付全部或部份案款。</w:t>
      </w:r>
    </w:p>
    <w:p w14:paraId="6A1A584F" w14:textId="77777777" w:rsidR="00E216F6" w:rsidRPr="00D77533" w:rsidRDefault="003F62D9" w:rsidP="000E0D93">
      <w:pPr>
        <w:widowControl/>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B</w:t>
      </w:r>
      <w:r w:rsidRPr="00D77533">
        <w:rPr>
          <w:rFonts w:asciiTheme="minorEastAsia" w:eastAsiaTheme="minorEastAsia" w:hAnsiTheme="minorEastAsia" w:hint="eastAsia"/>
          <w:sz w:val="24"/>
          <w:szCs w:val="24"/>
        </w:rPr>
        <w:t>.被执行人通过现场以现金方式向申请人支付全部或部份案款。</w:t>
      </w:r>
    </w:p>
    <w:p w14:paraId="0FBAB966" w14:textId="77777777" w:rsidR="00E216F6" w:rsidRPr="00D77533" w:rsidRDefault="003F62D9" w:rsidP="000E0D93">
      <w:pPr>
        <w:widowControl/>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C</w:t>
      </w:r>
      <w:r w:rsidRPr="00D77533">
        <w:rPr>
          <w:rFonts w:asciiTheme="minorEastAsia" w:eastAsiaTheme="minorEastAsia" w:hAnsiTheme="minorEastAsia" w:hint="eastAsia"/>
          <w:sz w:val="24"/>
          <w:szCs w:val="24"/>
        </w:rPr>
        <w:t>.被执行人现场以一定物品以估价方式交与申请人以抵扣全部或部份案款。</w:t>
      </w:r>
    </w:p>
    <w:p w14:paraId="09674AB6" w14:textId="77777777" w:rsidR="00E216F6" w:rsidRPr="00D77533" w:rsidRDefault="00346E0E" w:rsidP="00346E0E">
      <w:pPr>
        <w:widowControl/>
        <w:ind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sidR="003F62D9" w:rsidRPr="00D77533">
        <w:rPr>
          <w:rFonts w:asciiTheme="minorEastAsia" w:eastAsiaTheme="minorEastAsia" w:hAnsiTheme="minorEastAsia" w:hint="eastAsia"/>
          <w:sz w:val="24"/>
          <w:szCs w:val="24"/>
        </w:rPr>
        <w:t>相互履行的情况：在执行法官的鉴证下，申请人与被执行人之间达成协议，由被执行人以现金支付，物品抵扣案款等方式履行自己的缴款义务。相互履行需由申请人、被执行人、承办人三方签字方可生效。相互履行的待确认案款信息不需财务再进行确认。</w:t>
      </w:r>
      <w:r w:rsidR="003F62D9" w:rsidRPr="00D77533">
        <w:rPr>
          <w:rFonts w:asciiTheme="minorEastAsia" w:eastAsiaTheme="minorEastAsia" w:hAnsiTheme="minorEastAsia" w:cs="宋体" w:hint="eastAsia"/>
          <w:kern w:val="0"/>
          <w:sz w:val="24"/>
          <w:szCs w:val="24"/>
        </w:rPr>
        <w:t>该信息并不涉及法院案款往来，仅</w:t>
      </w:r>
      <w:r w:rsidR="00545B61" w:rsidRPr="00D77533">
        <w:rPr>
          <w:rFonts w:asciiTheme="minorEastAsia" w:eastAsiaTheme="minorEastAsia" w:hAnsiTheme="minorEastAsia" w:cs="宋体" w:hint="eastAsia"/>
          <w:kern w:val="0"/>
          <w:sz w:val="24"/>
          <w:szCs w:val="24"/>
        </w:rPr>
        <w:t>作</w:t>
      </w:r>
      <w:r w:rsidR="003F62D9" w:rsidRPr="00D77533">
        <w:rPr>
          <w:rFonts w:asciiTheme="minorEastAsia" w:eastAsiaTheme="minorEastAsia" w:hAnsiTheme="minorEastAsia" w:cs="宋体" w:hint="eastAsia"/>
          <w:kern w:val="0"/>
          <w:sz w:val="24"/>
          <w:szCs w:val="24"/>
        </w:rPr>
        <w:t>为案款执行进度信息记录。</w:t>
      </w:r>
    </w:p>
    <w:p w14:paraId="5AA9D4A0" w14:textId="77777777" w:rsidR="00E216F6" w:rsidRPr="00D77533" w:rsidRDefault="003F62D9" w:rsidP="001F7B39">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hint="eastAsia"/>
          <w:sz w:val="24"/>
          <w:szCs w:val="24"/>
        </w:rPr>
        <w:t>缴纳案款到法院的情况：由承办人填写待确认信息填入系统，财务人员收到银行</w:t>
      </w:r>
      <w:r w:rsidR="00545B61" w:rsidRPr="00D77533">
        <w:rPr>
          <w:rFonts w:asciiTheme="minorEastAsia" w:eastAsiaTheme="minorEastAsia" w:hAnsiTheme="minorEastAsia" w:cs="宋体" w:hint="eastAsia"/>
          <w:kern w:val="0"/>
          <w:sz w:val="24"/>
          <w:szCs w:val="24"/>
        </w:rPr>
        <w:t>回单，或</w:t>
      </w:r>
      <w:r w:rsidRPr="00D77533">
        <w:rPr>
          <w:rFonts w:asciiTheme="minorEastAsia" w:eastAsiaTheme="minorEastAsia" w:hAnsiTheme="minorEastAsia" w:cs="宋体" w:hint="eastAsia"/>
          <w:kern w:val="0"/>
          <w:sz w:val="24"/>
          <w:szCs w:val="24"/>
        </w:rPr>
        <w:t>由承办人收到的现金案款之后对承办人填写的待确认信息进行确认。</w:t>
      </w:r>
    </w:p>
    <w:p w14:paraId="404ED3EB" w14:textId="77777777" w:rsidR="000936D4" w:rsidRPr="00D77533" w:rsidRDefault="001F7B39" w:rsidP="00946185">
      <w:pPr>
        <w:widowControl/>
        <w:ind w:firstLine="480"/>
        <w:jc w:val="left"/>
        <w:rPr>
          <w:rFonts w:asciiTheme="minorEastAsia" w:eastAsiaTheme="minorEastAsia" w:hAnsiTheme="minorEastAsia" w:cs="宋体"/>
          <w:b/>
          <w:kern w:val="0"/>
          <w:sz w:val="24"/>
          <w:szCs w:val="24"/>
        </w:rPr>
      </w:pPr>
      <w:r w:rsidRPr="00D77533">
        <w:rPr>
          <w:rFonts w:asciiTheme="minorEastAsia" w:eastAsiaTheme="minorEastAsia" w:hAnsiTheme="minorEastAsia" w:cs="宋体" w:hint="eastAsia"/>
          <w:b/>
          <w:kern w:val="0"/>
          <w:sz w:val="24"/>
          <w:szCs w:val="24"/>
        </w:rPr>
        <w:t>2.</w:t>
      </w:r>
      <w:r w:rsidR="003F62D9" w:rsidRPr="00D77533">
        <w:rPr>
          <w:rFonts w:asciiTheme="minorEastAsia" w:eastAsiaTheme="minorEastAsia" w:hAnsiTheme="minorEastAsia" w:cs="宋体" w:hint="eastAsia"/>
          <w:b/>
          <w:kern w:val="0"/>
          <w:sz w:val="24"/>
          <w:szCs w:val="24"/>
        </w:rPr>
        <w:t>自动履行</w:t>
      </w:r>
    </w:p>
    <w:p w14:paraId="2B24B763" w14:textId="77777777" w:rsidR="000936D4" w:rsidRPr="00D77533" w:rsidRDefault="003F62D9" w:rsidP="00946185">
      <w:pPr>
        <w:widowControl/>
        <w:ind w:firstLine="480"/>
        <w:jc w:val="left"/>
        <w:rPr>
          <w:rFonts w:asciiTheme="minorEastAsia" w:eastAsiaTheme="minorEastAsia" w:hAnsiTheme="minorEastAsia" w:cs="宋体"/>
          <w:b/>
          <w:kern w:val="0"/>
          <w:sz w:val="24"/>
          <w:szCs w:val="24"/>
        </w:rPr>
      </w:pPr>
      <w:r w:rsidRPr="00D77533">
        <w:rPr>
          <w:rFonts w:asciiTheme="minorEastAsia" w:eastAsiaTheme="minorEastAsia" w:hAnsiTheme="minorEastAsia" w:hint="eastAsia"/>
          <w:sz w:val="24"/>
          <w:szCs w:val="24"/>
        </w:rPr>
        <w:t>以下案款情况都划归为被执行人自动履行</w:t>
      </w:r>
    </w:p>
    <w:p w14:paraId="3A9C22B6" w14:textId="77777777" w:rsidR="000936D4" w:rsidRPr="00D77533" w:rsidRDefault="001F7B39" w:rsidP="00946185">
      <w:pPr>
        <w:pStyle w:val="12"/>
        <w:widowControl/>
        <w:ind w:left="420" w:firstLineChars="0" w:firstLine="0"/>
        <w:rPr>
          <w:rFonts w:asciiTheme="minorEastAsia" w:eastAsiaTheme="minorEastAsia" w:hAnsiTheme="minorEastAsia"/>
          <w:sz w:val="24"/>
          <w:szCs w:val="24"/>
        </w:rPr>
      </w:pPr>
      <w:r w:rsidRPr="00D77533">
        <w:rPr>
          <w:rFonts w:asciiTheme="minorEastAsia" w:eastAsiaTheme="minorEastAsia" w:hAnsiTheme="minorEastAsia"/>
          <w:sz w:val="24"/>
          <w:szCs w:val="24"/>
        </w:rPr>
        <w:t>A</w:t>
      </w:r>
      <w:r w:rsidRPr="00D77533">
        <w:rPr>
          <w:rFonts w:asciiTheme="minorEastAsia" w:eastAsiaTheme="minorEastAsia" w:hAnsiTheme="minorEastAsia" w:hint="eastAsia"/>
          <w:sz w:val="24"/>
          <w:szCs w:val="24"/>
        </w:rPr>
        <w:t>.</w:t>
      </w:r>
      <w:r w:rsidR="003F62D9" w:rsidRPr="00D77533">
        <w:rPr>
          <w:rFonts w:asciiTheme="minorEastAsia" w:eastAsiaTheme="minorEastAsia" w:hAnsiTheme="minorEastAsia" w:hint="eastAsia"/>
          <w:sz w:val="24"/>
          <w:szCs w:val="24"/>
        </w:rPr>
        <w:t>被执行人通过转账方式向执行局案款专户缴纳案款。</w:t>
      </w:r>
    </w:p>
    <w:p w14:paraId="12EC807A" w14:textId="77777777" w:rsidR="000936D4" w:rsidRPr="00D77533" w:rsidRDefault="001F7B39" w:rsidP="00946185">
      <w:pPr>
        <w:pStyle w:val="12"/>
        <w:widowControl/>
        <w:ind w:left="420" w:firstLineChars="0" w:firstLine="0"/>
        <w:rPr>
          <w:rFonts w:asciiTheme="minorEastAsia" w:eastAsiaTheme="minorEastAsia" w:hAnsiTheme="minorEastAsia" w:cs="宋体"/>
          <w:kern w:val="0"/>
          <w:sz w:val="24"/>
          <w:szCs w:val="24"/>
        </w:rPr>
      </w:pPr>
      <w:r w:rsidRPr="00D77533">
        <w:rPr>
          <w:rFonts w:asciiTheme="minorEastAsia" w:eastAsiaTheme="minorEastAsia" w:hAnsiTheme="minorEastAsia" w:hint="eastAsia"/>
          <w:sz w:val="24"/>
          <w:szCs w:val="24"/>
        </w:rPr>
        <w:t>B.</w:t>
      </w:r>
      <w:r w:rsidR="003F62D9" w:rsidRPr="00D77533">
        <w:rPr>
          <w:rFonts w:asciiTheme="minorEastAsia" w:eastAsiaTheme="minorEastAsia" w:hAnsiTheme="minorEastAsia" w:hint="eastAsia"/>
          <w:sz w:val="24"/>
          <w:szCs w:val="24"/>
        </w:rPr>
        <w:t>被执行人将现金交与承</w:t>
      </w:r>
      <w:r w:rsidR="009D3862" w:rsidRPr="00D77533">
        <w:rPr>
          <w:rFonts w:asciiTheme="minorEastAsia" w:eastAsiaTheme="minorEastAsia" w:hAnsiTheme="minorEastAsia" w:hint="eastAsia"/>
          <w:sz w:val="24"/>
          <w:szCs w:val="24"/>
        </w:rPr>
        <w:t>办</w:t>
      </w:r>
      <w:r w:rsidR="003F62D9" w:rsidRPr="00D77533">
        <w:rPr>
          <w:rFonts w:asciiTheme="minorEastAsia" w:eastAsiaTheme="minorEastAsia" w:hAnsiTheme="minorEastAsia" w:hint="eastAsia"/>
          <w:sz w:val="24"/>
          <w:szCs w:val="24"/>
        </w:rPr>
        <w:t>人，由承办人代缴案款。</w:t>
      </w:r>
    </w:p>
    <w:p w14:paraId="1609926D" w14:textId="77777777" w:rsidR="000936D4" w:rsidRPr="00D77533" w:rsidRDefault="003F62D9" w:rsidP="00946185">
      <w:pPr>
        <w:widowControl/>
        <w:ind w:firstLine="480"/>
        <w:jc w:val="left"/>
        <w:rPr>
          <w:rFonts w:asciiTheme="minorEastAsia" w:eastAsiaTheme="minorEastAsia" w:hAnsiTheme="minorEastAsia" w:cs="宋体"/>
          <w:b/>
          <w:kern w:val="0"/>
          <w:sz w:val="24"/>
          <w:szCs w:val="24"/>
        </w:rPr>
      </w:pPr>
      <w:r w:rsidRPr="00D77533">
        <w:rPr>
          <w:rFonts w:asciiTheme="minorEastAsia" w:eastAsiaTheme="minorEastAsia" w:hAnsiTheme="minorEastAsia" w:cs="宋体" w:hint="eastAsia"/>
          <w:b/>
          <w:kern w:val="0"/>
          <w:sz w:val="24"/>
          <w:szCs w:val="24"/>
        </w:rPr>
        <w:t>3</w:t>
      </w:r>
      <w:r w:rsidR="001F7B39" w:rsidRPr="00D77533">
        <w:rPr>
          <w:rFonts w:asciiTheme="minorEastAsia" w:eastAsiaTheme="minorEastAsia" w:hAnsiTheme="minorEastAsia" w:cs="宋体" w:hint="eastAsia"/>
          <w:b/>
          <w:kern w:val="0"/>
          <w:sz w:val="24"/>
          <w:szCs w:val="24"/>
        </w:rPr>
        <w:t>.</w:t>
      </w:r>
      <w:r w:rsidRPr="00D77533">
        <w:rPr>
          <w:rFonts w:asciiTheme="minorEastAsia" w:eastAsiaTheme="minorEastAsia" w:hAnsiTheme="minorEastAsia" w:cs="宋体" w:hint="eastAsia"/>
          <w:b/>
          <w:kern w:val="0"/>
          <w:sz w:val="24"/>
          <w:szCs w:val="24"/>
        </w:rPr>
        <w:t>强制执行</w:t>
      </w:r>
    </w:p>
    <w:p w14:paraId="08432BBB" w14:textId="77777777" w:rsidR="000936D4" w:rsidRPr="00D77533" w:rsidRDefault="003F62D9" w:rsidP="00946185">
      <w:pPr>
        <w:widowControl/>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以下案款情况则划归为强制执行，涉及的案款均由法院专户进行案款管理：</w:t>
      </w:r>
    </w:p>
    <w:p w14:paraId="13F14707" w14:textId="77777777" w:rsidR="000936D4" w:rsidRPr="00D77533" w:rsidRDefault="001F7B39" w:rsidP="00946185">
      <w:pPr>
        <w:pStyle w:val="12"/>
        <w:ind w:left="480"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A.</w:t>
      </w:r>
      <w:r w:rsidR="003F62D9" w:rsidRPr="00D77533">
        <w:rPr>
          <w:rFonts w:asciiTheme="minorEastAsia" w:eastAsiaTheme="minorEastAsia" w:hAnsiTheme="minorEastAsia" w:hint="eastAsia"/>
          <w:sz w:val="24"/>
          <w:szCs w:val="24"/>
        </w:rPr>
        <w:t>由银行将被执行账户里面的钱强制划转到法院的账户。</w:t>
      </w:r>
    </w:p>
    <w:p w14:paraId="2A3EA3D2" w14:textId="77777777" w:rsidR="000936D4" w:rsidRPr="00D77533" w:rsidRDefault="001F7B39" w:rsidP="00946185">
      <w:pPr>
        <w:pStyle w:val="12"/>
        <w:ind w:left="480" w:firstLineChars="0" w:firstLine="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B.</w:t>
      </w:r>
      <w:r w:rsidR="003F62D9" w:rsidRPr="00D77533">
        <w:rPr>
          <w:rFonts w:asciiTheme="minorEastAsia" w:eastAsiaTheme="minorEastAsia" w:hAnsiTheme="minorEastAsia" w:hint="eastAsia"/>
          <w:sz w:val="24"/>
          <w:szCs w:val="24"/>
        </w:rPr>
        <w:t>将被执行人财产进行拍卖以抵扣案款。</w:t>
      </w:r>
    </w:p>
    <w:p w14:paraId="401F85AF"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165" w:name="_Toc402193375"/>
      <w:r w:rsidRPr="00D77533">
        <w:rPr>
          <w:rFonts w:asciiTheme="minorEastAsia" w:eastAsiaTheme="minorEastAsia" w:hAnsiTheme="minorEastAsia" w:hint="eastAsia"/>
          <w:sz w:val="24"/>
          <w:szCs w:val="24"/>
        </w:rPr>
        <w:t>案款收取及确认</w:t>
      </w:r>
      <w:bookmarkEnd w:id="165"/>
    </w:p>
    <w:p w14:paraId="14584E9D" w14:textId="77777777" w:rsidR="000936D4" w:rsidRPr="00D77533" w:rsidRDefault="001F7B39" w:rsidP="00946185">
      <w:pPr>
        <w:widowControl/>
        <w:ind w:firstLine="480"/>
        <w:rPr>
          <w:rFonts w:asciiTheme="minorEastAsia" w:eastAsiaTheme="minorEastAsia" w:hAnsiTheme="minorEastAsia" w:cs="宋体"/>
          <w:b/>
          <w:kern w:val="0"/>
          <w:sz w:val="24"/>
          <w:szCs w:val="24"/>
        </w:rPr>
      </w:pPr>
      <w:r w:rsidRPr="00D77533">
        <w:rPr>
          <w:rFonts w:asciiTheme="minorEastAsia" w:eastAsiaTheme="minorEastAsia" w:hAnsiTheme="minorEastAsia" w:cs="宋体" w:hint="eastAsia"/>
          <w:b/>
          <w:kern w:val="0"/>
          <w:sz w:val="24"/>
          <w:szCs w:val="24"/>
        </w:rPr>
        <w:t>1.</w:t>
      </w:r>
      <w:r w:rsidR="003F62D9" w:rsidRPr="00D77533">
        <w:rPr>
          <w:rFonts w:asciiTheme="minorEastAsia" w:eastAsiaTheme="minorEastAsia" w:hAnsiTheme="minorEastAsia" w:cs="宋体" w:hint="eastAsia"/>
          <w:b/>
          <w:kern w:val="0"/>
          <w:sz w:val="24"/>
          <w:szCs w:val="24"/>
        </w:rPr>
        <w:t>转账</w:t>
      </w:r>
    </w:p>
    <w:p w14:paraId="1ACC8DD1" w14:textId="77777777" w:rsidR="000936D4" w:rsidRPr="00D77533" w:rsidRDefault="003F62D9" w:rsidP="00946185">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财务收到银行回单，被执行人拿到银行票据、执行通知书</w:t>
      </w:r>
      <w:r w:rsidR="009D3862" w:rsidRPr="00D77533">
        <w:rPr>
          <w:rFonts w:asciiTheme="minorEastAsia" w:eastAsiaTheme="minorEastAsia" w:hAnsiTheme="minorEastAsia" w:cs="宋体" w:hint="eastAsia"/>
          <w:kern w:val="0"/>
          <w:sz w:val="24"/>
          <w:szCs w:val="24"/>
        </w:rPr>
        <w:t>等资料，到财务开取票据。财务将相应的案件收款信息（包括被执行人、交款金额、</w:t>
      </w:r>
      <w:r w:rsidRPr="00D77533">
        <w:rPr>
          <w:rFonts w:asciiTheme="minorEastAsia" w:eastAsiaTheme="minorEastAsia" w:hAnsiTheme="minorEastAsia" w:cs="宋体" w:hint="eastAsia"/>
          <w:kern w:val="0"/>
          <w:sz w:val="24"/>
          <w:szCs w:val="24"/>
        </w:rPr>
        <w:t>时间）在系统中完成录入。</w:t>
      </w:r>
    </w:p>
    <w:p w14:paraId="346947EB" w14:textId="77777777" w:rsidR="00E216F6" w:rsidRPr="00D77533" w:rsidRDefault="003F62D9" w:rsidP="001F7B39">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财务相关人员收到拍卖公司或银行划转的案款，财务将相应的案件收款信息（包括被执行人，交款金额，时间）在系统中完成录入。</w:t>
      </w:r>
    </w:p>
    <w:p w14:paraId="45F8D6AA" w14:textId="77777777" w:rsidR="00E216F6" w:rsidRPr="00D77533" w:rsidRDefault="001F7B39" w:rsidP="000E0D93">
      <w:pPr>
        <w:widowControl/>
        <w:ind w:firstLineChars="0" w:firstLine="420"/>
        <w:rPr>
          <w:rFonts w:asciiTheme="minorEastAsia" w:eastAsiaTheme="minorEastAsia" w:hAnsiTheme="minorEastAsia" w:cs="宋体"/>
          <w:b/>
          <w:kern w:val="0"/>
          <w:sz w:val="24"/>
          <w:szCs w:val="24"/>
        </w:rPr>
      </w:pPr>
      <w:r w:rsidRPr="00D77533">
        <w:rPr>
          <w:rFonts w:asciiTheme="minorEastAsia" w:eastAsiaTheme="minorEastAsia" w:hAnsiTheme="minorEastAsia" w:cs="宋体" w:hint="eastAsia"/>
          <w:b/>
          <w:kern w:val="0"/>
          <w:sz w:val="24"/>
          <w:szCs w:val="24"/>
        </w:rPr>
        <w:t>2.</w:t>
      </w:r>
      <w:r w:rsidR="003F62D9" w:rsidRPr="00D77533">
        <w:rPr>
          <w:rFonts w:asciiTheme="minorEastAsia" w:eastAsiaTheme="minorEastAsia" w:hAnsiTheme="minorEastAsia" w:cs="宋体" w:hint="eastAsia"/>
          <w:b/>
          <w:kern w:val="0"/>
          <w:sz w:val="24"/>
          <w:szCs w:val="24"/>
        </w:rPr>
        <w:t>现金</w:t>
      </w:r>
    </w:p>
    <w:p w14:paraId="76501EDB" w14:textId="77777777" w:rsidR="000936D4" w:rsidRPr="00D77533" w:rsidRDefault="003F62D9" w:rsidP="00946185">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lastRenderedPageBreak/>
        <w:t xml:space="preserve">被执行人缴纳现金给执行局承办人，则由承办人向被执行人开具缴款收据，承办人将现金交到财务处。最后被执行人凭缴款收据到财务处开取票据完成结案。 </w:t>
      </w:r>
    </w:p>
    <w:p w14:paraId="7ABCB55C" w14:textId="77777777" w:rsidR="00E216F6" w:rsidRPr="00D77533" w:rsidRDefault="001F7B39" w:rsidP="000E0D93">
      <w:pPr>
        <w:widowControl/>
        <w:ind w:firstLineChars="0" w:firstLine="420"/>
        <w:rPr>
          <w:rFonts w:asciiTheme="minorEastAsia" w:eastAsiaTheme="minorEastAsia" w:hAnsiTheme="minorEastAsia" w:cs="宋体"/>
          <w:b/>
          <w:kern w:val="0"/>
          <w:sz w:val="24"/>
          <w:szCs w:val="24"/>
        </w:rPr>
      </w:pPr>
      <w:r w:rsidRPr="00D77533">
        <w:rPr>
          <w:rFonts w:asciiTheme="minorEastAsia" w:eastAsiaTheme="minorEastAsia" w:hAnsiTheme="minorEastAsia" w:cs="宋体" w:hint="eastAsia"/>
          <w:b/>
          <w:kern w:val="0"/>
          <w:sz w:val="24"/>
          <w:szCs w:val="24"/>
        </w:rPr>
        <w:t>3.</w:t>
      </w:r>
      <w:r w:rsidR="003F62D9" w:rsidRPr="00D77533">
        <w:rPr>
          <w:rFonts w:asciiTheme="minorEastAsia" w:eastAsiaTheme="minorEastAsia" w:hAnsiTheme="minorEastAsia" w:cs="宋体" w:hint="eastAsia"/>
          <w:b/>
          <w:kern w:val="0"/>
          <w:sz w:val="24"/>
          <w:szCs w:val="24"/>
        </w:rPr>
        <w:t>POS机刷卡</w:t>
      </w:r>
    </w:p>
    <w:p w14:paraId="348689BA" w14:textId="77777777" w:rsidR="000936D4" w:rsidRPr="00D77533" w:rsidRDefault="003F62D9" w:rsidP="00946185">
      <w:pPr>
        <w:widowControl/>
        <w:ind w:firstLine="480"/>
        <w:rPr>
          <w:rFonts w:asciiTheme="minorEastAsia" w:eastAsiaTheme="minorEastAsia" w:hAnsiTheme="minorEastAsia"/>
          <w:sz w:val="24"/>
          <w:szCs w:val="24"/>
        </w:rPr>
      </w:pPr>
      <w:r w:rsidRPr="00D77533">
        <w:rPr>
          <w:rFonts w:asciiTheme="minorEastAsia" w:eastAsiaTheme="minorEastAsia" w:hAnsiTheme="minorEastAsia" w:cs="宋体" w:hint="eastAsia"/>
          <w:kern w:val="0"/>
          <w:sz w:val="24"/>
          <w:szCs w:val="24"/>
        </w:rPr>
        <w:t xml:space="preserve">被执行人缴纳现金给执行局承办人，则由承办人向被执行人开具缴款收据，承办人将现金交到财务处。最后被执行人凭缴款收据到财务处开取票据完成结案。 </w:t>
      </w:r>
    </w:p>
    <w:p w14:paraId="285E6F6D" w14:textId="77777777" w:rsidR="000936D4" w:rsidRPr="00D77533" w:rsidRDefault="001F7B39" w:rsidP="00946185">
      <w:pPr>
        <w:widowControl/>
        <w:ind w:firstLine="480"/>
        <w:rPr>
          <w:rFonts w:asciiTheme="minorEastAsia" w:eastAsiaTheme="minorEastAsia" w:hAnsiTheme="minorEastAsia" w:cs="宋体"/>
          <w:b/>
          <w:kern w:val="0"/>
          <w:sz w:val="24"/>
          <w:szCs w:val="24"/>
        </w:rPr>
      </w:pPr>
      <w:r w:rsidRPr="00D77533">
        <w:rPr>
          <w:rFonts w:asciiTheme="minorEastAsia" w:eastAsiaTheme="minorEastAsia" w:hAnsiTheme="minorEastAsia" w:cs="宋体" w:hint="eastAsia"/>
          <w:b/>
          <w:kern w:val="0"/>
          <w:sz w:val="24"/>
          <w:szCs w:val="24"/>
        </w:rPr>
        <w:t>4.</w:t>
      </w:r>
      <w:r w:rsidR="003F62D9" w:rsidRPr="00D77533">
        <w:rPr>
          <w:rFonts w:asciiTheme="minorEastAsia" w:eastAsiaTheme="minorEastAsia" w:hAnsiTheme="minorEastAsia" w:cs="宋体" w:hint="eastAsia"/>
          <w:b/>
          <w:kern w:val="0"/>
          <w:sz w:val="24"/>
          <w:szCs w:val="24"/>
        </w:rPr>
        <w:t>精确匹配</w:t>
      </w:r>
    </w:p>
    <w:p w14:paraId="49E56DAE" w14:textId="77777777" w:rsidR="000936D4" w:rsidRPr="00D77533" w:rsidRDefault="009D3862" w:rsidP="00946185">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如能</w:t>
      </w:r>
      <w:r w:rsidR="003F62D9" w:rsidRPr="00D77533">
        <w:rPr>
          <w:rFonts w:asciiTheme="minorEastAsia" w:eastAsiaTheme="minorEastAsia" w:hAnsiTheme="minorEastAsia" w:cs="宋体" w:hint="eastAsia"/>
          <w:kern w:val="0"/>
          <w:sz w:val="24"/>
          <w:szCs w:val="24"/>
        </w:rPr>
        <w:t>根据收到的</w:t>
      </w:r>
      <w:r w:rsidRPr="00D77533">
        <w:rPr>
          <w:rFonts w:asciiTheme="minorEastAsia" w:eastAsiaTheme="minorEastAsia" w:hAnsiTheme="minorEastAsia" w:cs="宋体" w:hint="eastAsia"/>
          <w:kern w:val="0"/>
          <w:sz w:val="24"/>
          <w:szCs w:val="24"/>
        </w:rPr>
        <w:t>案号、缴费人姓名</w:t>
      </w:r>
      <w:r w:rsidR="00257B9E" w:rsidRPr="00D77533">
        <w:rPr>
          <w:rFonts w:asciiTheme="minorEastAsia" w:eastAsiaTheme="minorEastAsia" w:hAnsiTheme="minorEastAsia" w:cs="宋体" w:hint="eastAsia"/>
          <w:kern w:val="0"/>
          <w:sz w:val="24"/>
          <w:szCs w:val="24"/>
        </w:rPr>
        <w:t>和</w:t>
      </w:r>
      <w:r w:rsidRPr="00D77533">
        <w:rPr>
          <w:rFonts w:asciiTheme="minorEastAsia" w:eastAsiaTheme="minorEastAsia" w:hAnsiTheme="minorEastAsia" w:cs="宋体" w:hint="eastAsia"/>
          <w:kern w:val="0"/>
          <w:sz w:val="24"/>
          <w:szCs w:val="24"/>
        </w:rPr>
        <w:t>执行通知书编号等</w:t>
      </w:r>
      <w:r w:rsidR="00257B9E" w:rsidRPr="00D77533">
        <w:rPr>
          <w:rFonts w:asciiTheme="minorEastAsia" w:eastAsiaTheme="minorEastAsia" w:hAnsiTheme="minorEastAsia" w:cs="宋体" w:hint="eastAsia"/>
          <w:kern w:val="0"/>
          <w:sz w:val="24"/>
          <w:szCs w:val="24"/>
        </w:rPr>
        <w:t>案款信息</w:t>
      </w:r>
      <w:r w:rsidR="00850B79" w:rsidRPr="00D77533">
        <w:rPr>
          <w:rFonts w:asciiTheme="minorEastAsia" w:eastAsiaTheme="minorEastAsia" w:hAnsiTheme="minorEastAsia" w:cs="宋体" w:hint="eastAsia"/>
          <w:kern w:val="0"/>
          <w:sz w:val="24"/>
          <w:szCs w:val="24"/>
        </w:rPr>
        <w:t>，</w:t>
      </w:r>
      <w:r w:rsidRPr="00D77533">
        <w:rPr>
          <w:rFonts w:asciiTheme="minorEastAsia" w:eastAsiaTheme="minorEastAsia" w:hAnsiTheme="minorEastAsia" w:cs="宋体" w:hint="eastAsia"/>
          <w:kern w:val="0"/>
          <w:sz w:val="24"/>
          <w:szCs w:val="24"/>
        </w:rPr>
        <w:t>明确是哪</w:t>
      </w:r>
      <w:r w:rsidR="00850B79" w:rsidRPr="00D77533">
        <w:rPr>
          <w:rFonts w:asciiTheme="minorEastAsia" w:eastAsiaTheme="minorEastAsia" w:hAnsiTheme="minorEastAsia" w:cs="宋体" w:hint="eastAsia"/>
          <w:kern w:val="0"/>
          <w:sz w:val="24"/>
          <w:szCs w:val="24"/>
        </w:rPr>
        <w:t>一</w:t>
      </w:r>
      <w:r w:rsidRPr="00D77533">
        <w:rPr>
          <w:rFonts w:asciiTheme="minorEastAsia" w:eastAsiaTheme="minorEastAsia" w:hAnsiTheme="minorEastAsia" w:cs="宋体" w:hint="eastAsia"/>
          <w:kern w:val="0"/>
          <w:sz w:val="24"/>
          <w:szCs w:val="24"/>
        </w:rPr>
        <w:t>条待</w:t>
      </w:r>
      <w:r w:rsidR="003F62D9" w:rsidRPr="00D77533">
        <w:rPr>
          <w:rFonts w:asciiTheme="minorEastAsia" w:eastAsiaTheme="minorEastAsia" w:hAnsiTheme="minorEastAsia" w:cs="宋体" w:hint="eastAsia"/>
          <w:kern w:val="0"/>
          <w:sz w:val="24"/>
          <w:szCs w:val="24"/>
        </w:rPr>
        <w:t>确认信息，系统将</w:t>
      </w:r>
      <w:r w:rsidR="00455A7D" w:rsidRPr="00D77533">
        <w:rPr>
          <w:rFonts w:asciiTheme="minorEastAsia" w:eastAsiaTheme="minorEastAsia" w:hAnsiTheme="minorEastAsia" w:cs="宋体" w:hint="eastAsia"/>
          <w:kern w:val="0"/>
          <w:sz w:val="24"/>
          <w:szCs w:val="24"/>
        </w:rPr>
        <w:t>进行</w:t>
      </w:r>
      <w:r w:rsidR="003F62D9" w:rsidRPr="00D77533">
        <w:rPr>
          <w:rFonts w:asciiTheme="minorEastAsia" w:eastAsiaTheme="minorEastAsia" w:hAnsiTheme="minorEastAsia" w:cs="宋体" w:hint="eastAsia"/>
          <w:kern w:val="0"/>
          <w:sz w:val="24"/>
          <w:szCs w:val="24"/>
        </w:rPr>
        <w:t>自动匹配。财务只需点击确认</w:t>
      </w:r>
      <w:r w:rsidR="00455A7D" w:rsidRPr="00D77533">
        <w:rPr>
          <w:rFonts w:asciiTheme="minorEastAsia" w:eastAsiaTheme="minorEastAsia" w:hAnsiTheme="minorEastAsia" w:cs="宋体" w:hint="eastAsia"/>
          <w:kern w:val="0"/>
          <w:sz w:val="24"/>
          <w:szCs w:val="24"/>
        </w:rPr>
        <w:t>即</w:t>
      </w:r>
      <w:r w:rsidR="003F62D9" w:rsidRPr="00D77533">
        <w:rPr>
          <w:rFonts w:asciiTheme="minorEastAsia" w:eastAsiaTheme="minorEastAsia" w:hAnsiTheme="minorEastAsia" w:cs="宋体" w:hint="eastAsia"/>
          <w:kern w:val="0"/>
          <w:sz w:val="24"/>
          <w:szCs w:val="24"/>
        </w:rPr>
        <w:t>可以</w:t>
      </w:r>
      <w:r w:rsidR="00455A7D" w:rsidRPr="00D77533">
        <w:rPr>
          <w:rFonts w:asciiTheme="minorEastAsia" w:eastAsiaTheme="minorEastAsia" w:hAnsiTheme="minorEastAsia" w:cs="宋体" w:hint="eastAsia"/>
          <w:kern w:val="0"/>
          <w:sz w:val="24"/>
          <w:szCs w:val="24"/>
        </w:rPr>
        <w:t>判定</w:t>
      </w:r>
      <w:r w:rsidR="003F62D9" w:rsidRPr="00D77533">
        <w:rPr>
          <w:rFonts w:asciiTheme="minorEastAsia" w:eastAsiaTheme="minorEastAsia" w:hAnsiTheme="minorEastAsia" w:cs="宋体" w:hint="eastAsia"/>
          <w:kern w:val="0"/>
          <w:sz w:val="24"/>
          <w:szCs w:val="24"/>
        </w:rPr>
        <w:t>案款信息</w:t>
      </w:r>
      <w:r w:rsidR="00455A7D" w:rsidRPr="00D77533">
        <w:rPr>
          <w:rFonts w:asciiTheme="minorEastAsia" w:eastAsiaTheme="minorEastAsia" w:hAnsiTheme="minorEastAsia" w:cs="宋体" w:hint="eastAsia"/>
          <w:kern w:val="0"/>
          <w:sz w:val="24"/>
          <w:szCs w:val="24"/>
        </w:rPr>
        <w:t>对应的</w:t>
      </w:r>
      <w:r w:rsidR="003F62D9" w:rsidRPr="00D77533">
        <w:rPr>
          <w:rFonts w:asciiTheme="minorEastAsia" w:eastAsiaTheme="minorEastAsia" w:hAnsiTheme="minorEastAsia" w:cs="宋体" w:hint="eastAsia"/>
          <w:kern w:val="0"/>
          <w:sz w:val="24"/>
          <w:szCs w:val="24"/>
        </w:rPr>
        <w:t>被执行缴纳</w:t>
      </w:r>
      <w:r w:rsidR="00455A7D" w:rsidRPr="00D77533">
        <w:rPr>
          <w:rFonts w:asciiTheme="minorEastAsia" w:eastAsiaTheme="minorEastAsia" w:hAnsiTheme="minorEastAsia" w:cs="宋体" w:hint="eastAsia"/>
          <w:kern w:val="0"/>
          <w:sz w:val="24"/>
          <w:szCs w:val="24"/>
        </w:rPr>
        <w:t>人</w:t>
      </w:r>
      <w:r w:rsidR="00850B79" w:rsidRPr="00D77533">
        <w:rPr>
          <w:rFonts w:asciiTheme="minorEastAsia" w:eastAsiaTheme="minorEastAsia" w:hAnsiTheme="minorEastAsia" w:cs="宋体" w:hint="eastAsia"/>
          <w:kern w:val="0"/>
          <w:sz w:val="24"/>
          <w:szCs w:val="24"/>
        </w:rPr>
        <w:t>，</w:t>
      </w:r>
      <w:r w:rsidR="00455A7D" w:rsidRPr="00D77533">
        <w:rPr>
          <w:rFonts w:asciiTheme="minorEastAsia" w:eastAsiaTheme="minorEastAsia" w:hAnsiTheme="minorEastAsia" w:cs="宋体" w:hint="eastAsia"/>
          <w:kern w:val="0"/>
          <w:sz w:val="24"/>
          <w:szCs w:val="24"/>
        </w:rPr>
        <w:t>实现</w:t>
      </w:r>
      <w:r w:rsidR="003F62D9" w:rsidRPr="00D77533">
        <w:rPr>
          <w:rFonts w:asciiTheme="minorEastAsia" w:eastAsiaTheme="minorEastAsia" w:hAnsiTheme="minorEastAsia" w:cs="宋体" w:hint="eastAsia"/>
          <w:kern w:val="0"/>
          <w:sz w:val="24"/>
          <w:szCs w:val="24"/>
        </w:rPr>
        <w:t>疑似待确认案款信息</w:t>
      </w:r>
      <w:r w:rsidR="00455A7D" w:rsidRPr="00D77533">
        <w:rPr>
          <w:rFonts w:asciiTheme="minorEastAsia" w:eastAsiaTheme="minorEastAsia" w:hAnsiTheme="minorEastAsia" w:cs="宋体" w:hint="eastAsia"/>
          <w:kern w:val="0"/>
          <w:sz w:val="24"/>
          <w:szCs w:val="24"/>
        </w:rPr>
        <w:t>的正确</w:t>
      </w:r>
      <w:r w:rsidR="003F62D9" w:rsidRPr="00D77533">
        <w:rPr>
          <w:rFonts w:asciiTheme="minorEastAsia" w:eastAsiaTheme="minorEastAsia" w:hAnsiTheme="minorEastAsia" w:cs="宋体" w:hint="eastAsia"/>
          <w:kern w:val="0"/>
          <w:sz w:val="24"/>
          <w:szCs w:val="24"/>
        </w:rPr>
        <w:t>匹配</w:t>
      </w:r>
      <w:r w:rsidR="00850B79" w:rsidRPr="00D77533">
        <w:rPr>
          <w:rFonts w:asciiTheme="minorEastAsia" w:eastAsiaTheme="minorEastAsia" w:hAnsiTheme="minorEastAsia" w:cs="宋体" w:hint="eastAsia"/>
          <w:kern w:val="0"/>
          <w:sz w:val="24"/>
          <w:szCs w:val="24"/>
        </w:rPr>
        <w:t>。</w:t>
      </w:r>
    </w:p>
    <w:p w14:paraId="01AD9830" w14:textId="77777777" w:rsidR="00E216F6" w:rsidRPr="00D77533" w:rsidRDefault="00455A7D" w:rsidP="000E0D93">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在疑似待确认案款信息中找到匹配：</w:t>
      </w:r>
      <w:r w:rsidR="003F62D9" w:rsidRPr="00D77533">
        <w:rPr>
          <w:rFonts w:asciiTheme="minorEastAsia" w:eastAsiaTheme="minorEastAsia" w:hAnsiTheme="minorEastAsia" w:cs="宋体" w:hint="eastAsia"/>
          <w:kern w:val="0"/>
          <w:sz w:val="24"/>
          <w:szCs w:val="24"/>
        </w:rPr>
        <w:t>如</w:t>
      </w:r>
      <w:r w:rsidRPr="00D77533">
        <w:rPr>
          <w:rFonts w:asciiTheme="minorEastAsia" w:eastAsiaTheme="minorEastAsia" w:hAnsiTheme="minorEastAsia" w:cs="宋体" w:hint="eastAsia"/>
          <w:kern w:val="0"/>
          <w:sz w:val="24"/>
          <w:szCs w:val="24"/>
        </w:rPr>
        <w:t>没有</w:t>
      </w:r>
      <w:r w:rsidR="003F62D9" w:rsidRPr="00D77533">
        <w:rPr>
          <w:rFonts w:asciiTheme="minorEastAsia" w:eastAsiaTheme="minorEastAsia" w:hAnsiTheme="minorEastAsia" w:cs="宋体" w:hint="eastAsia"/>
          <w:kern w:val="0"/>
          <w:sz w:val="24"/>
          <w:szCs w:val="24"/>
        </w:rPr>
        <w:t>明确匹配的案款信息</w:t>
      </w:r>
      <w:r w:rsidR="00850B79" w:rsidRPr="00D77533">
        <w:rPr>
          <w:rFonts w:asciiTheme="minorEastAsia" w:eastAsiaTheme="minorEastAsia" w:hAnsiTheme="minorEastAsia" w:cs="宋体" w:hint="eastAsia"/>
          <w:kern w:val="0"/>
          <w:sz w:val="24"/>
          <w:szCs w:val="24"/>
        </w:rPr>
        <w:t>，</w:t>
      </w:r>
      <w:r w:rsidR="003F62D9" w:rsidRPr="00D77533">
        <w:rPr>
          <w:rFonts w:asciiTheme="minorEastAsia" w:eastAsiaTheme="minorEastAsia" w:hAnsiTheme="minorEastAsia" w:cs="宋体" w:hint="eastAsia"/>
          <w:kern w:val="0"/>
          <w:sz w:val="24"/>
          <w:szCs w:val="24"/>
        </w:rPr>
        <w:t>系统</w:t>
      </w:r>
      <w:r w:rsidRPr="00D77533">
        <w:rPr>
          <w:rFonts w:asciiTheme="minorEastAsia" w:eastAsiaTheme="minorEastAsia" w:hAnsiTheme="minorEastAsia" w:cs="宋体" w:hint="eastAsia"/>
          <w:kern w:val="0"/>
          <w:sz w:val="24"/>
          <w:szCs w:val="24"/>
        </w:rPr>
        <w:t>将</w:t>
      </w:r>
      <w:r w:rsidR="003F62D9" w:rsidRPr="00D77533">
        <w:rPr>
          <w:rFonts w:asciiTheme="minorEastAsia" w:eastAsiaTheme="minorEastAsia" w:hAnsiTheme="minorEastAsia" w:cs="宋体" w:hint="eastAsia"/>
          <w:kern w:val="0"/>
          <w:sz w:val="24"/>
          <w:szCs w:val="24"/>
        </w:rPr>
        <w:t>会依照缴款人姓名、金额等条件进行模糊匹配</w:t>
      </w:r>
      <w:r w:rsidRPr="00D77533">
        <w:rPr>
          <w:rFonts w:asciiTheme="minorEastAsia" w:eastAsiaTheme="minorEastAsia" w:hAnsiTheme="minorEastAsia" w:cs="宋体" w:hint="eastAsia"/>
          <w:kern w:val="0"/>
          <w:sz w:val="24"/>
          <w:szCs w:val="24"/>
        </w:rPr>
        <w:t>，在此基础上</w:t>
      </w:r>
      <w:r w:rsidR="003F62D9" w:rsidRPr="00D77533">
        <w:rPr>
          <w:rFonts w:asciiTheme="minorEastAsia" w:eastAsiaTheme="minorEastAsia" w:hAnsiTheme="minorEastAsia" w:cs="宋体" w:hint="eastAsia"/>
          <w:kern w:val="0"/>
          <w:sz w:val="24"/>
          <w:szCs w:val="24"/>
        </w:rPr>
        <w:t>财务人</w:t>
      </w:r>
      <w:r w:rsidR="009D3862" w:rsidRPr="00D77533">
        <w:rPr>
          <w:rFonts w:asciiTheme="minorEastAsia" w:eastAsiaTheme="minorEastAsia" w:hAnsiTheme="minorEastAsia" w:cs="宋体" w:hint="eastAsia"/>
          <w:kern w:val="0"/>
          <w:sz w:val="24"/>
          <w:szCs w:val="24"/>
        </w:rPr>
        <w:t>员在疑似的被执行信息中选择</w:t>
      </w:r>
      <w:r w:rsidRPr="00D77533">
        <w:rPr>
          <w:rFonts w:asciiTheme="minorEastAsia" w:eastAsiaTheme="minorEastAsia" w:hAnsiTheme="minorEastAsia" w:cs="宋体" w:hint="eastAsia"/>
          <w:kern w:val="0"/>
          <w:sz w:val="24"/>
          <w:szCs w:val="24"/>
        </w:rPr>
        <w:t>可</w:t>
      </w:r>
      <w:r w:rsidR="003F62D9" w:rsidRPr="00D77533">
        <w:rPr>
          <w:rFonts w:asciiTheme="minorEastAsia" w:eastAsiaTheme="minorEastAsia" w:hAnsiTheme="minorEastAsia" w:cs="宋体" w:hint="eastAsia"/>
          <w:kern w:val="0"/>
          <w:sz w:val="24"/>
          <w:szCs w:val="24"/>
        </w:rPr>
        <w:t>匹配</w:t>
      </w:r>
      <w:r w:rsidRPr="00D77533">
        <w:rPr>
          <w:rFonts w:asciiTheme="minorEastAsia" w:eastAsiaTheme="minorEastAsia" w:hAnsiTheme="minorEastAsia" w:cs="宋体" w:hint="eastAsia"/>
          <w:kern w:val="0"/>
          <w:sz w:val="24"/>
          <w:szCs w:val="24"/>
        </w:rPr>
        <w:t>信息</w:t>
      </w:r>
      <w:r w:rsidR="003F62D9" w:rsidRPr="00D77533">
        <w:rPr>
          <w:rFonts w:asciiTheme="minorEastAsia" w:eastAsiaTheme="minorEastAsia" w:hAnsiTheme="minorEastAsia" w:cs="宋体" w:hint="eastAsia"/>
          <w:kern w:val="0"/>
          <w:sz w:val="24"/>
          <w:szCs w:val="24"/>
        </w:rPr>
        <w:t>。</w:t>
      </w:r>
    </w:p>
    <w:p w14:paraId="7BB41318" w14:textId="77777777" w:rsidR="00E216F6" w:rsidRPr="00D77533" w:rsidRDefault="003F62D9" w:rsidP="000E0D93">
      <w:pPr>
        <w:widowControl/>
        <w:ind w:firstLine="480"/>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公示收到案款信息</w:t>
      </w:r>
      <w:r w:rsidR="00850B79" w:rsidRPr="00D77533">
        <w:rPr>
          <w:rFonts w:asciiTheme="minorEastAsia" w:eastAsiaTheme="minorEastAsia" w:hAnsiTheme="minorEastAsia" w:cs="宋体" w:hint="eastAsia"/>
          <w:kern w:val="0"/>
          <w:sz w:val="24"/>
          <w:szCs w:val="24"/>
        </w:rPr>
        <w:t>：</w:t>
      </w:r>
      <w:r w:rsidRPr="00D77533">
        <w:rPr>
          <w:rFonts w:asciiTheme="minorEastAsia" w:eastAsiaTheme="minorEastAsia" w:hAnsiTheme="minorEastAsia" w:cs="宋体" w:hint="eastAsia"/>
          <w:kern w:val="0"/>
          <w:sz w:val="24"/>
          <w:szCs w:val="24"/>
        </w:rPr>
        <w:t>如财务通过以上两种途径都无法匹配到具体是哪一条待确认案款信息。则将此案款信息进行公示，让承办人自行认领。</w:t>
      </w:r>
    </w:p>
    <w:p w14:paraId="464D7FA0"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166" w:name="_Toc402193376"/>
      <w:r w:rsidRPr="00D77533">
        <w:rPr>
          <w:rFonts w:asciiTheme="minorEastAsia" w:eastAsiaTheme="minorEastAsia" w:hAnsiTheme="minorEastAsia" w:hint="eastAsia"/>
          <w:sz w:val="24"/>
          <w:szCs w:val="24"/>
        </w:rPr>
        <w:t>案款公示与认领</w:t>
      </w:r>
      <w:bookmarkEnd w:id="166"/>
    </w:p>
    <w:p w14:paraId="2625E9EE" w14:textId="77777777" w:rsidR="00E216F6" w:rsidRPr="00D77533" w:rsidRDefault="003F62D9" w:rsidP="000E0D93">
      <w:pPr>
        <w:widowControl/>
        <w:ind w:firstLine="480"/>
        <w:jc w:val="left"/>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如果被执行人未到财务处开</w:t>
      </w:r>
      <w:r w:rsidR="00710741" w:rsidRPr="00D77533">
        <w:rPr>
          <w:rFonts w:asciiTheme="minorEastAsia" w:eastAsiaTheme="minorEastAsia" w:hAnsiTheme="minorEastAsia" w:cs="宋体" w:hint="eastAsia"/>
          <w:kern w:val="0"/>
          <w:sz w:val="24"/>
          <w:szCs w:val="24"/>
        </w:rPr>
        <w:t>具</w:t>
      </w:r>
      <w:r w:rsidRPr="00D77533">
        <w:rPr>
          <w:rFonts w:asciiTheme="minorEastAsia" w:eastAsiaTheme="minorEastAsia" w:hAnsiTheme="minorEastAsia" w:cs="宋体" w:hint="eastAsia"/>
          <w:kern w:val="0"/>
          <w:sz w:val="24"/>
          <w:szCs w:val="24"/>
        </w:rPr>
        <w:t>票据且不能明确是哪一个案件的案款，则由财务相关人员将相应的信息发布到公示模块。承办人在认领界面可以看到由财务公示出来的收到案款信息，里面还包括其它承办人对此案款进行的认领信息。承办人点击认领按钮选择一条被执行人信息与之匹配。</w:t>
      </w:r>
    </w:p>
    <w:p w14:paraId="178C09E8" w14:textId="77777777" w:rsidR="00E216F6" w:rsidRPr="00D77533" w:rsidRDefault="003F62D9" w:rsidP="000E0D93">
      <w:pPr>
        <w:widowControl/>
        <w:ind w:firstLine="480"/>
        <w:jc w:val="left"/>
        <w:rPr>
          <w:rFonts w:asciiTheme="minorEastAsia" w:eastAsiaTheme="minorEastAsia" w:hAnsiTheme="minorEastAsia" w:cs="宋体"/>
          <w:kern w:val="0"/>
          <w:sz w:val="24"/>
          <w:szCs w:val="24"/>
        </w:rPr>
      </w:pPr>
      <w:r w:rsidRPr="00D77533">
        <w:rPr>
          <w:rFonts w:asciiTheme="minorEastAsia" w:eastAsiaTheme="minorEastAsia" w:hAnsiTheme="minorEastAsia" w:hint="eastAsia"/>
          <w:sz w:val="24"/>
          <w:szCs w:val="24"/>
        </w:rPr>
        <w:t>公示期结束后，</w:t>
      </w:r>
      <w:r w:rsidRPr="00D77533">
        <w:rPr>
          <w:rFonts w:asciiTheme="minorEastAsia" w:eastAsiaTheme="minorEastAsia" w:hAnsiTheme="minorEastAsia"/>
          <w:sz w:val="24"/>
          <w:szCs w:val="24"/>
        </w:rPr>
        <w:t>财务</w:t>
      </w:r>
      <w:r w:rsidRPr="00D77533">
        <w:rPr>
          <w:rFonts w:asciiTheme="minorEastAsia" w:eastAsiaTheme="minorEastAsia" w:hAnsiTheme="minorEastAsia" w:hint="eastAsia"/>
          <w:sz w:val="24"/>
          <w:szCs w:val="24"/>
        </w:rPr>
        <w:t>可以在认领的界面看到有哪些承办人对公示的信息进行了认领，如果有多个人承办人同时认领了一条信息，</w:t>
      </w:r>
      <w:r w:rsidRPr="00D77533">
        <w:rPr>
          <w:rFonts w:asciiTheme="minorEastAsia" w:eastAsiaTheme="minorEastAsia" w:hAnsiTheme="minorEastAsia"/>
          <w:sz w:val="24"/>
          <w:szCs w:val="24"/>
        </w:rPr>
        <w:t>则由</w:t>
      </w:r>
      <w:r w:rsidRPr="00D77533">
        <w:rPr>
          <w:rFonts w:asciiTheme="minorEastAsia" w:eastAsiaTheme="minorEastAsia" w:hAnsiTheme="minorEastAsia" w:hint="eastAsia"/>
          <w:sz w:val="24"/>
          <w:szCs w:val="24"/>
        </w:rPr>
        <w:t>财务和相关承办人商议之后，</w:t>
      </w:r>
      <w:r w:rsidRPr="00D77533">
        <w:rPr>
          <w:rFonts w:asciiTheme="minorEastAsia" w:eastAsiaTheme="minorEastAsia" w:hAnsiTheme="minorEastAsia"/>
          <w:sz w:val="24"/>
          <w:szCs w:val="24"/>
        </w:rPr>
        <w:t>最终</w:t>
      </w:r>
      <w:r w:rsidR="00710741" w:rsidRPr="00D77533">
        <w:rPr>
          <w:rFonts w:asciiTheme="minorEastAsia" w:eastAsiaTheme="minorEastAsia" w:hAnsiTheme="minorEastAsia" w:hint="eastAsia"/>
          <w:sz w:val="24"/>
          <w:szCs w:val="24"/>
        </w:rPr>
        <w:t>确定</w:t>
      </w:r>
      <w:r w:rsidRPr="00D77533">
        <w:rPr>
          <w:rFonts w:asciiTheme="minorEastAsia" w:eastAsiaTheme="minorEastAsia" w:hAnsiTheme="minorEastAsia" w:hint="eastAsia"/>
          <w:sz w:val="24"/>
          <w:szCs w:val="24"/>
        </w:rPr>
        <w:t>案款的归属。</w:t>
      </w:r>
    </w:p>
    <w:p w14:paraId="7264D6D4"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案款支付</w:t>
      </w:r>
    </w:p>
    <w:p w14:paraId="21928325" w14:textId="77777777" w:rsidR="00E216F6" w:rsidRPr="00D77533" w:rsidRDefault="00E216F6" w:rsidP="00761147">
      <w:pPr>
        <w:keepNext/>
        <w:keepLines/>
        <w:numPr>
          <w:ilvl w:val="1"/>
          <w:numId w:val="4"/>
        </w:numPr>
        <w:ind w:firstLineChars="0"/>
        <w:outlineLvl w:val="2"/>
        <w:rPr>
          <w:rFonts w:asciiTheme="minorEastAsia" w:eastAsiaTheme="minorEastAsia" w:hAnsiTheme="minorEastAsia"/>
          <w:b/>
          <w:bCs/>
          <w:vanish/>
          <w:kern w:val="0"/>
          <w:sz w:val="24"/>
          <w:szCs w:val="24"/>
        </w:rPr>
      </w:pPr>
      <w:bookmarkStart w:id="167" w:name="_Toc496728863"/>
      <w:bookmarkStart w:id="168" w:name="_Toc496729173"/>
      <w:bookmarkStart w:id="169" w:name="_Toc498058873"/>
      <w:bookmarkStart w:id="170" w:name="_Toc498061585"/>
      <w:bookmarkStart w:id="171" w:name="_Toc499710755"/>
      <w:bookmarkStart w:id="172" w:name="_Toc500240994"/>
      <w:bookmarkStart w:id="173" w:name="_Toc500413246"/>
      <w:bookmarkStart w:id="174" w:name="_Toc500436736"/>
      <w:bookmarkStart w:id="175" w:name="_Toc500436804"/>
      <w:bookmarkStart w:id="176" w:name="_Toc500460082"/>
      <w:bookmarkStart w:id="177" w:name="_Toc504999136"/>
      <w:bookmarkStart w:id="178" w:name="_Toc504999192"/>
      <w:bookmarkStart w:id="179" w:name="_Toc505070403"/>
      <w:bookmarkStart w:id="180" w:name="_Toc505082717"/>
      <w:bookmarkStart w:id="181" w:name="_Toc505084892"/>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0CBDED4C" w14:textId="77777777" w:rsidR="00E216F6" w:rsidRPr="00D77533" w:rsidRDefault="00E216F6" w:rsidP="00761147">
      <w:pPr>
        <w:keepNext/>
        <w:keepLines/>
        <w:numPr>
          <w:ilvl w:val="1"/>
          <w:numId w:val="4"/>
        </w:numPr>
        <w:ind w:firstLineChars="0"/>
        <w:outlineLvl w:val="2"/>
        <w:rPr>
          <w:rFonts w:asciiTheme="minorEastAsia" w:eastAsiaTheme="minorEastAsia" w:hAnsiTheme="minorEastAsia"/>
          <w:b/>
          <w:bCs/>
          <w:vanish/>
          <w:kern w:val="0"/>
          <w:sz w:val="24"/>
          <w:szCs w:val="24"/>
        </w:rPr>
      </w:pPr>
      <w:bookmarkStart w:id="182" w:name="_Toc496728864"/>
      <w:bookmarkStart w:id="183" w:name="_Toc496729174"/>
      <w:bookmarkStart w:id="184" w:name="_Toc498058874"/>
      <w:bookmarkStart w:id="185" w:name="_Toc498061586"/>
      <w:bookmarkStart w:id="186" w:name="_Toc499710756"/>
      <w:bookmarkStart w:id="187" w:name="_Toc500240995"/>
      <w:bookmarkStart w:id="188" w:name="_Toc500413247"/>
      <w:bookmarkStart w:id="189" w:name="_Toc500436737"/>
      <w:bookmarkStart w:id="190" w:name="_Toc500436805"/>
      <w:bookmarkStart w:id="191" w:name="_Toc500460083"/>
      <w:bookmarkStart w:id="192" w:name="_Toc504999137"/>
      <w:bookmarkStart w:id="193" w:name="_Toc504999193"/>
      <w:bookmarkStart w:id="194" w:name="_Toc505070404"/>
      <w:bookmarkStart w:id="195" w:name="_Toc505082718"/>
      <w:bookmarkStart w:id="196" w:name="_Toc505084893"/>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6D4541B1" w14:textId="77777777" w:rsidR="00E216F6" w:rsidRPr="00D77533" w:rsidRDefault="003F62D9" w:rsidP="002D3841">
      <w:pPr>
        <w:ind w:firstLine="480"/>
        <w:rPr>
          <w:rFonts w:asciiTheme="minorEastAsia" w:eastAsiaTheme="minorEastAsia" w:hAnsiTheme="minorEastAsia"/>
          <w:b/>
          <w:sz w:val="24"/>
          <w:szCs w:val="24"/>
        </w:rPr>
      </w:pPr>
      <w:bookmarkStart w:id="197" w:name="_Toc402193378"/>
      <w:r w:rsidRPr="00D77533">
        <w:rPr>
          <w:rFonts w:asciiTheme="minorEastAsia" w:eastAsiaTheme="minorEastAsia" w:hAnsiTheme="minorEastAsia" w:hint="eastAsia"/>
          <w:b/>
          <w:sz w:val="24"/>
          <w:szCs w:val="24"/>
        </w:rPr>
        <w:t>1</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划款通知书</w:t>
      </w:r>
      <w:bookmarkEnd w:id="197"/>
    </w:p>
    <w:p w14:paraId="14F60F47" w14:textId="77777777" w:rsidR="00E216F6" w:rsidRPr="00D77533" w:rsidRDefault="003F62D9" w:rsidP="00850B79">
      <w:pPr>
        <w:widowControl/>
        <w:ind w:firstLine="480"/>
        <w:jc w:val="left"/>
        <w:rPr>
          <w:rFonts w:asciiTheme="minorEastAsia" w:eastAsiaTheme="minorEastAsia" w:hAnsiTheme="minorEastAsia"/>
          <w:sz w:val="24"/>
          <w:szCs w:val="24"/>
        </w:rPr>
      </w:pPr>
      <w:r w:rsidRPr="00D77533">
        <w:rPr>
          <w:rFonts w:asciiTheme="minorEastAsia" w:eastAsiaTheme="minorEastAsia" w:hAnsiTheme="minorEastAsia" w:cs="宋体" w:hint="eastAsia"/>
          <w:kern w:val="0"/>
          <w:sz w:val="24"/>
          <w:szCs w:val="24"/>
        </w:rPr>
        <w:t>符合支付条件的案款，应在规定期限内通知申请人领款。支付时，按相关规定扣划执行、评估、拍卖等产生的费用。</w:t>
      </w:r>
    </w:p>
    <w:p w14:paraId="3EB4C087" w14:textId="77777777" w:rsidR="00E216F6" w:rsidRPr="00D77533" w:rsidRDefault="003F62D9" w:rsidP="00850B79">
      <w:pPr>
        <w:widowControl/>
        <w:ind w:firstLine="480"/>
        <w:jc w:val="left"/>
        <w:rPr>
          <w:rFonts w:asciiTheme="minorEastAsia" w:eastAsiaTheme="minorEastAsia" w:hAnsiTheme="minorEastAsia"/>
          <w:sz w:val="24"/>
          <w:szCs w:val="24"/>
        </w:rPr>
      </w:pPr>
      <w:r w:rsidRPr="00D77533">
        <w:rPr>
          <w:rFonts w:asciiTheme="minorEastAsia" w:eastAsiaTheme="minorEastAsia" w:hAnsiTheme="minorEastAsia" w:cs="宋体" w:hint="eastAsia"/>
          <w:kern w:val="0"/>
          <w:sz w:val="24"/>
          <w:szCs w:val="24"/>
        </w:rPr>
        <w:lastRenderedPageBreak/>
        <w:t>案款支付时,由承办人根据“案款执行汇总表”中待支付案款情况，在系统中填写支付信息，包含：</w:t>
      </w:r>
      <w:r w:rsidRPr="00D77533">
        <w:rPr>
          <w:rFonts w:asciiTheme="minorEastAsia" w:eastAsiaTheme="minorEastAsia" w:hAnsiTheme="minorEastAsia" w:cs="宋体" w:hint="eastAsia"/>
          <w:b/>
          <w:kern w:val="0"/>
          <w:sz w:val="24"/>
          <w:szCs w:val="24"/>
        </w:rPr>
        <w:t>执行案号</w:t>
      </w:r>
      <w:r w:rsidRPr="00D77533">
        <w:rPr>
          <w:rFonts w:asciiTheme="minorEastAsia" w:eastAsiaTheme="minorEastAsia" w:hAnsiTheme="minorEastAsia" w:cs="宋体" w:hint="eastAsia"/>
          <w:kern w:val="0"/>
          <w:sz w:val="24"/>
          <w:szCs w:val="24"/>
        </w:rPr>
        <w:t>、</w:t>
      </w:r>
      <w:r w:rsidRPr="00D77533">
        <w:rPr>
          <w:rFonts w:asciiTheme="minorEastAsia" w:eastAsiaTheme="minorEastAsia" w:hAnsiTheme="minorEastAsia" w:cs="宋体" w:hint="eastAsia"/>
          <w:b/>
          <w:kern w:val="0"/>
          <w:sz w:val="24"/>
          <w:szCs w:val="24"/>
        </w:rPr>
        <w:t>申请人</w:t>
      </w:r>
      <w:r w:rsidRPr="00D77533">
        <w:rPr>
          <w:rFonts w:asciiTheme="minorEastAsia" w:eastAsiaTheme="minorEastAsia" w:hAnsiTheme="minorEastAsia" w:cs="宋体" w:hint="eastAsia"/>
          <w:kern w:val="0"/>
          <w:sz w:val="24"/>
          <w:szCs w:val="24"/>
        </w:rPr>
        <w:t>、</w:t>
      </w:r>
      <w:r w:rsidRPr="00D77533">
        <w:rPr>
          <w:rFonts w:asciiTheme="minorEastAsia" w:eastAsiaTheme="minorEastAsia" w:hAnsiTheme="minorEastAsia" w:cs="宋体" w:hint="eastAsia"/>
          <w:b/>
          <w:kern w:val="0"/>
          <w:sz w:val="24"/>
          <w:szCs w:val="24"/>
        </w:rPr>
        <w:t>承办人</w:t>
      </w:r>
      <w:r w:rsidRPr="00D77533">
        <w:rPr>
          <w:rFonts w:asciiTheme="minorEastAsia" w:eastAsiaTheme="minorEastAsia" w:hAnsiTheme="minorEastAsia" w:cs="宋体" w:hint="eastAsia"/>
          <w:kern w:val="0"/>
          <w:sz w:val="24"/>
          <w:szCs w:val="24"/>
        </w:rPr>
        <w:t>、</w:t>
      </w:r>
      <w:r w:rsidRPr="00D77533">
        <w:rPr>
          <w:rFonts w:asciiTheme="minorEastAsia" w:eastAsiaTheme="minorEastAsia" w:hAnsiTheme="minorEastAsia" w:cs="宋体" w:hint="eastAsia"/>
          <w:b/>
          <w:kern w:val="0"/>
          <w:sz w:val="24"/>
          <w:szCs w:val="24"/>
        </w:rPr>
        <w:t>支付金额</w:t>
      </w:r>
      <w:r w:rsidRPr="00D77533">
        <w:rPr>
          <w:rFonts w:asciiTheme="minorEastAsia" w:eastAsiaTheme="minorEastAsia" w:hAnsiTheme="minorEastAsia" w:cs="宋体" w:hint="eastAsia"/>
          <w:kern w:val="0"/>
          <w:sz w:val="24"/>
          <w:szCs w:val="24"/>
        </w:rPr>
        <w:t>、</w:t>
      </w:r>
      <w:r w:rsidRPr="00D77533">
        <w:rPr>
          <w:rFonts w:asciiTheme="minorEastAsia" w:eastAsiaTheme="minorEastAsia" w:hAnsiTheme="minorEastAsia" w:cs="宋体" w:hint="eastAsia"/>
          <w:b/>
          <w:kern w:val="0"/>
          <w:sz w:val="24"/>
          <w:szCs w:val="24"/>
        </w:rPr>
        <w:t>申请人银行账户</w:t>
      </w:r>
      <w:r w:rsidRPr="00D77533">
        <w:rPr>
          <w:rFonts w:asciiTheme="minorEastAsia" w:eastAsiaTheme="minorEastAsia" w:hAnsiTheme="minorEastAsia" w:cs="宋体" w:hint="eastAsia"/>
          <w:kern w:val="0"/>
          <w:sz w:val="24"/>
          <w:szCs w:val="24"/>
        </w:rPr>
        <w:t>等相关信息，并打印划款通知书。该划款通知书填写项大部份由系统自动生成，信息填写完成后，系统内提交财务一支笔审核，审核后由承办人打印划款通知书。</w:t>
      </w:r>
    </w:p>
    <w:p w14:paraId="374ADB8D" w14:textId="77777777" w:rsidR="00E216F6" w:rsidRPr="00D77533" w:rsidRDefault="003F62D9" w:rsidP="00850B79">
      <w:pPr>
        <w:widowControl/>
        <w:ind w:firstLine="480"/>
        <w:jc w:val="left"/>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承办人填写划款通知书后，附已审批的纸质“执行案款支付审批表”，经财务处会计审核、复核人复核后即可划款。</w:t>
      </w:r>
    </w:p>
    <w:p w14:paraId="4DD58843" w14:textId="77777777" w:rsidR="00E216F6" w:rsidRPr="00D77533" w:rsidRDefault="003F62D9" w:rsidP="00850B79">
      <w:pPr>
        <w:ind w:firstLine="480"/>
        <w:rPr>
          <w:rFonts w:asciiTheme="minorEastAsia" w:eastAsiaTheme="minorEastAsia" w:hAnsiTheme="minorEastAsia"/>
          <w:b/>
          <w:sz w:val="24"/>
          <w:szCs w:val="24"/>
        </w:rPr>
      </w:pPr>
      <w:bookmarkStart w:id="198" w:name="_Toc402193379"/>
      <w:r w:rsidRPr="00D77533">
        <w:rPr>
          <w:rFonts w:asciiTheme="minorEastAsia" w:eastAsiaTheme="minorEastAsia" w:hAnsiTheme="minorEastAsia" w:hint="eastAsia"/>
          <w:b/>
          <w:sz w:val="24"/>
          <w:szCs w:val="24"/>
        </w:rPr>
        <w:t>2</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财务支付</w:t>
      </w:r>
      <w:bookmarkEnd w:id="198"/>
    </w:p>
    <w:p w14:paraId="13D95C97" w14:textId="77777777" w:rsidR="00E216F6" w:rsidRPr="00D77533" w:rsidRDefault="003F62D9" w:rsidP="00850B79">
      <w:pPr>
        <w:widowControl/>
        <w:ind w:firstLine="480"/>
        <w:jc w:val="left"/>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财务完成支付后，在系统内确认并通知相关承办人。</w:t>
      </w:r>
    </w:p>
    <w:p w14:paraId="14C1D610" w14:textId="77777777" w:rsidR="00E216F6" w:rsidRPr="00D77533" w:rsidRDefault="003F62D9" w:rsidP="00850B79">
      <w:pPr>
        <w:ind w:firstLineChars="192" w:firstLine="461"/>
        <w:rPr>
          <w:rFonts w:asciiTheme="minorEastAsia" w:eastAsiaTheme="minorEastAsia" w:hAnsiTheme="minorEastAsia"/>
          <w:b/>
          <w:sz w:val="24"/>
          <w:szCs w:val="24"/>
        </w:rPr>
      </w:pPr>
      <w:bookmarkStart w:id="199" w:name="_Toc402193380"/>
      <w:r w:rsidRPr="00D77533">
        <w:rPr>
          <w:rFonts w:asciiTheme="minorEastAsia" w:eastAsiaTheme="minorEastAsia" w:hAnsiTheme="minorEastAsia" w:hint="eastAsia"/>
          <w:b/>
          <w:sz w:val="24"/>
          <w:szCs w:val="24"/>
        </w:rPr>
        <w:t>3</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案款冻结</w:t>
      </w:r>
      <w:bookmarkEnd w:id="199"/>
    </w:p>
    <w:p w14:paraId="6B3DE90B" w14:textId="77777777" w:rsidR="00E216F6" w:rsidRPr="00D77533" w:rsidRDefault="003F62D9" w:rsidP="00850B79">
      <w:pPr>
        <w:widowControl/>
        <w:ind w:firstLine="480"/>
        <w:jc w:val="left"/>
        <w:rPr>
          <w:rFonts w:asciiTheme="minorEastAsia" w:eastAsiaTheme="minorEastAsia" w:hAnsiTheme="minorEastAsia" w:cs="宋体"/>
          <w:kern w:val="0"/>
          <w:sz w:val="24"/>
          <w:szCs w:val="24"/>
        </w:rPr>
      </w:pPr>
      <w:r w:rsidRPr="00D77533">
        <w:rPr>
          <w:rFonts w:asciiTheme="minorEastAsia" w:eastAsiaTheme="minorEastAsia" w:hAnsiTheme="minorEastAsia" w:cs="宋体" w:hint="eastAsia"/>
          <w:kern w:val="0"/>
          <w:sz w:val="24"/>
          <w:szCs w:val="24"/>
        </w:rPr>
        <w:t>每笔案款到账后财务人员需在规定期限内完成划拨，期限为十五天；如有特殊原因需延期，承办人需向上级领导申请延期，延期期限为十五天；如超期未付，系统将自动冻结该笔案款，如再需要重新支付，承办人需向分管院长申请案款解冻。</w:t>
      </w:r>
    </w:p>
    <w:p w14:paraId="412244E8"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200" w:name="_Toc398740787"/>
      <w:bookmarkStart w:id="201" w:name="_Toc402193382"/>
      <w:r w:rsidRPr="00D77533">
        <w:rPr>
          <w:rFonts w:asciiTheme="minorEastAsia" w:eastAsiaTheme="minorEastAsia" w:hAnsiTheme="minorEastAsia" w:hint="eastAsia"/>
          <w:sz w:val="24"/>
          <w:szCs w:val="24"/>
        </w:rPr>
        <w:t>拍卖流程说明</w:t>
      </w:r>
      <w:bookmarkEnd w:id="200"/>
      <w:bookmarkEnd w:id="201"/>
    </w:p>
    <w:p w14:paraId="5ABA4023" w14:textId="77777777" w:rsidR="00E216F6" w:rsidRPr="00D77533" w:rsidRDefault="003F62D9" w:rsidP="002D3841">
      <w:pPr>
        <w:ind w:firstLine="480"/>
        <w:rPr>
          <w:rFonts w:asciiTheme="minorEastAsia" w:eastAsiaTheme="minorEastAsia" w:hAnsiTheme="minorEastAsia"/>
          <w:b/>
          <w:sz w:val="24"/>
          <w:szCs w:val="24"/>
        </w:rPr>
      </w:pPr>
      <w:bookmarkStart w:id="202" w:name="_Toc402193383"/>
      <w:bookmarkStart w:id="203" w:name="_Toc398740788"/>
      <w:r w:rsidRPr="00D77533">
        <w:rPr>
          <w:rFonts w:asciiTheme="minorEastAsia" w:eastAsiaTheme="minorEastAsia" w:hAnsiTheme="minorEastAsia" w:hint="eastAsia"/>
          <w:b/>
          <w:sz w:val="24"/>
          <w:szCs w:val="24"/>
        </w:rPr>
        <w:t>1</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拍卖信息的录入</w:t>
      </w:r>
      <w:bookmarkEnd w:id="202"/>
    </w:p>
    <w:p w14:paraId="363B5FF9" w14:textId="77777777" w:rsidR="00E216F6" w:rsidRPr="00D77533" w:rsidRDefault="003F62D9" w:rsidP="000E0D93">
      <w:pPr>
        <w:ind w:firstLine="480"/>
        <w:rPr>
          <w:rFonts w:asciiTheme="minorEastAsia" w:eastAsiaTheme="minorEastAsia" w:hAnsiTheme="minorEastAsia"/>
          <w:bCs/>
          <w:sz w:val="24"/>
          <w:szCs w:val="24"/>
        </w:rPr>
      </w:pPr>
      <w:r w:rsidRPr="00D77533">
        <w:rPr>
          <w:rFonts w:asciiTheme="minorEastAsia" w:eastAsiaTheme="minorEastAsia" w:hAnsiTheme="minorEastAsia" w:hint="eastAsia"/>
          <w:sz w:val="24"/>
          <w:szCs w:val="24"/>
        </w:rPr>
        <w:t>技术室在确定拍卖信息后，</w:t>
      </w:r>
      <w:r w:rsidRPr="00D77533">
        <w:rPr>
          <w:rFonts w:asciiTheme="minorEastAsia" w:eastAsiaTheme="minorEastAsia" w:hAnsiTheme="minorEastAsia" w:hint="eastAsia"/>
          <w:bCs/>
          <w:sz w:val="24"/>
          <w:szCs w:val="24"/>
        </w:rPr>
        <w:t>将拍卖信息（案号，被执行人，保证金，拍卖时间，物品）录入到系统。</w:t>
      </w:r>
    </w:p>
    <w:p w14:paraId="1EDDA475" w14:textId="77777777" w:rsidR="00E216F6" w:rsidRPr="00D77533" w:rsidRDefault="003F62D9" w:rsidP="002D3841">
      <w:pPr>
        <w:ind w:firstLine="480"/>
        <w:rPr>
          <w:rFonts w:asciiTheme="minorEastAsia" w:eastAsiaTheme="minorEastAsia" w:hAnsiTheme="minorEastAsia"/>
          <w:b/>
          <w:sz w:val="24"/>
          <w:szCs w:val="24"/>
        </w:rPr>
      </w:pPr>
      <w:bookmarkStart w:id="204" w:name="_Toc402193384"/>
      <w:r w:rsidRPr="00D77533">
        <w:rPr>
          <w:rFonts w:asciiTheme="minorEastAsia" w:eastAsiaTheme="minorEastAsia" w:hAnsiTheme="minorEastAsia" w:hint="eastAsia"/>
          <w:b/>
          <w:sz w:val="24"/>
          <w:szCs w:val="24"/>
        </w:rPr>
        <w:t>2</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 xml:space="preserve"> 保证金的收取</w:t>
      </w:r>
      <w:bookmarkEnd w:id="203"/>
      <w:bookmarkEnd w:id="204"/>
    </w:p>
    <w:p w14:paraId="37FADD8B"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在拍卖程序中，缴付保证金是成为竞买人的必要条件之一。</w:t>
      </w:r>
      <w:r w:rsidRPr="00D77533">
        <w:rPr>
          <w:rFonts w:asciiTheme="minorEastAsia" w:eastAsiaTheme="minorEastAsia" w:hAnsiTheme="minorEastAsia" w:hint="eastAsia"/>
          <w:sz w:val="24"/>
          <w:szCs w:val="24"/>
        </w:rPr>
        <w:t>竞买人在看到法院的拍卖公告后，在公告规定的时间内将拍卖保证金转账到法院的指定账户。财务收到银行回单之后根据上面的案号等信息，将保证金录入系统，并与相应的拍卖信息关联。竞买人到财务处开取收据，此收据会是否能参与竞拍的根本依据。</w:t>
      </w:r>
    </w:p>
    <w:p w14:paraId="2E11EA73" w14:textId="77777777" w:rsidR="00E216F6" w:rsidRPr="00D77533" w:rsidRDefault="003F62D9" w:rsidP="002D3841">
      <w:pPr>
        <w:ind w:firstLine="480"/>
        <w:rPr>
          <w:rFonts w:asciiTheme="minorEastAsia" w:eastAsiaTheme="minorEastAsia" w:hAnsiTheme="minorEastAsia"/>
          <w:b/>
          <w:sz w:val="24"/>
          <w:szCs w:val="24"/>
        </w:rPr>
      </w:pPr>
      <w:bookmarkStart w:id="205" w:name="_Toc398740789"/>
      <w:bookmarkStart w:id="206" w:name="_Toc402193385"/>
      <w:r w:rsidRPr="00D77533">
        <w:rPr>
          <w:rFonts w:asciiTheme="minorEastAsia" w:eastAsiaTheme="minorEastAsia" w:hAnsiTheme="minorEastAsia" w:hint="eastAsia"/>
          <w:b/>
          <w:sz w:val="24"/>
          <w:szCs w:val="24"/>
        </w:rPr>
        <w:t>3</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保证金的退还</w:t>
      </w:r>
      <w:bookmarkEnd w:id="205"/>
      <w:bookmarkEnd w:id="206"/>
    </w:p>
    <w:p w14:paraId="005C062A"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拍卖结束后，拍卖公司会把拍卖结果（包括：是否中标，中标人，竞买人信息）交到技术室。技术室将拍卖公司的拍卖结果作为附件，提交“退还保证金申请”，待财务处领导审核后，由财务将未中标的保证金退还给竞买人。</w:t>
      </w:r>
    </w:p>
    <w:p w14:paraId="65651834" w14:textId="77777777" w:rsidR="00E216F6" w:rsidRPr="00D77533" w:rsidRDefault="003F62D9" w:rsidP="002D3841">
      <w:pPr>
        <w:ind w:firstLine="480"/>
        <w:rPr>
          <w:rFonts w:asciiTheme="minorEastAsia" w:eastAsiaTheme="minorEastAsia" w:hAnsiTheme="minorEastAsia"/>
          <w:b/>
          <w:sz w:val="24"/>
          <w:szCs w:val="24"/>
        </w:rPr>
      </w:pPr>
      <w:bookmarkStart w:id="207" w:name="_Toc398740790"/>
      <w:bookmarkStart w:id="208" w:name="_Toc402193386"/>
      <w:r w:rsidRPr="00D77533">
        <w:rPr>
          <w:rFonts w:asciiTheme="minorEastAsia" w:eastAsiaTheme="minorEastAsia" w:hAnsiTheme="minorEastAsia" w:hint="eastAsia"/>
          <w:b/>
          <w:sz w:val="24"/>
          <w:szCs w:val="24"/>
        </w:rPr>
        <w:t>4</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保证金抵扣案款</w:t>
      </w:r>
      <w:bookmarkEnd w:id="207"/>
      <w:bookmarkEnd w:id="208"/>
    </w:p>
    <w:p w14:paraId="725E5D67"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拍卖中标后，财务将保证金抵扣对应的被执行人需缴纳的案款。</w:t>
      </w:r>
    </w:p>
    <w:p w14:paraId="293230D4" w14:textId="77777777" w:rsidR="00E216F6" w:rsidRPr="00D77533" w:rsidRDefault="003F62D9" w:rsidP="002D3841">
      <w:pPr>
        <w:ind w:firstLine="480"/>
        <w:rPr>
          <w:rFonts w:asciiTheme="minorEastAsia" w:eastAsiaTheme="minorEastAsia" w:hAnsiTheme="minorEastAsia"/>
          <w:b/>
          <w:sz w:val="24"/>
          <w:szCs w:val="24"/>
        </w:rPr>
      </w:pPr>
      <w:bookmarkStart w:id="209" w:name="_Toc398740791"/>
      <w:bookmarkStart w:id="210" w:name="_Toc402193387"/>
      <w:r w:rsidRPr="00D77533">
        <w:rPr>
          <w:rFonts w:asciiTheme="minorEastAsia" w:eastAsiaTheme="minorEastAsia" w:hAnsiTheme="minorEastAsia" w:hint="eastAsia"/>
          <w:b/>
          <w:sz w:val="24"/>
          <w:szCs w:val="24"/>
        </w:rPr>
        <w:lastRenderedPageBreak/>
        <w:t>5</w:t>
      </w:r>
      <w:r w:rsidR="00850B79" w:rsidRPr="00D77533">
        <w:rPr>
          <w:rFonts w:asciiTheme="minorEastAsia" w:eastAsiaTheme="minorEastAsia" w:hAnsiTheme="minorEastAsia" w:hint="eastAsia"/>
          <w:b/>
          <w:sz w:val="24"/>
          <w:szCs w:val="24"/>
        </w:rPr>
        <w:t>.</w:t>
      </w:r>
      <w:r w:rsidRPr="00D77533">
        <w:rPr>
          <w:rFonts w:asciiTheme="minorEastAsia" w:eastAsiaTheme="minorEastAsia" w:hAnsiTheme="minorEastAsia" w:hint="eastAsia"/>
          <w:b/>
          <w:sz w:val="24"/>
          <w:szCs w:val="24"/>
        </w:rPr>
        <w:t>拍卖余款的处理</w:t>
      </w:r>
      <w:bookmarkEnd w:id="209"/>
      <w:bookmarkEnd w:id="210"/>
    </w:p>
    <w:p w14:paraId="05880AF6"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拍卖中标后的余款将转到法院指定的账户上。余款将继续抵扣案款。</w:t>
      </w:r>
      <w:r w:rsidR="00710741" w:rsidRPr="00D77533">
        <w:rPr>
          <w:rFonts w:asciiTheme="minorEastAsia" w:eastAsiaTheme="minorEastAsia" w:hAnsiTheme="minorEastAsia" w:hint="eastAsia"/>
          <w:sz w:val="24"/>
          <w:szCs w:val="24"/>
        </w:rPr>
        <w:t>如</w:t>
      </w:r>
      <w:r w:rsidRPr="00D77533">
        <w:rPr>
          <w:rFonts w:asciiTheme="minorEastAsia" w:eastAsiaTheme="minorEastAsia" w:hAnsiTheme="minorEastAsia" w:hint="eastAsia"/>
          <w:sz w:val="24"/>
          <w:szCs w:val="24"/>
        </w:rPr>
        <w:t>果余款多于被执行人所欠的案款，则将剩余部分返还给被执行人。</w:t>
      </w:r>
    </w:p>
    <w:p w14:paraId="4F193FF4"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211" w:name="_Toc402193388"/>
      <w:r w:rsidRPr="00D77533">
        <w:rPr>
          <w:rFonts w:asciiTheme="minorEastAsia" w:eastAsiaTheme="minorEastAsia" w:hAnsiTheme="minorEastAsia" w:hint="eastAsia"/>
          <w:sz w:val="24"/>
          <w:szCs w:val="24"/>
        </w:rPr>
        <w:t>生成凭证流程说明</w:t>
      </w:r>
      <w:bookmarkEnd w:id="211"/>
    </w:p>
    <w:p w14:paraId="16B76383" w14:textId="77777777" w:rsidR="00E216F6" w:rsidRPr="00D77533" w:rsidRDefault="00710741" w:rsidP="002E17A7">
      <w:pPr>
        <w:ind w:firstLine="480"/>
        <w:rPr>
          <w:rFonts w:asciiTheme="minorEastAsia" w:eastAsiaTheme="minorEastAsia" w:hAnsiTheme="minorEastAsia"/>
          <w:b/>
          <w:sz w:val="24"/>
          <w:szCs w:val="24"/>
        </w:rPr>
      </w:pPr>
      <w:bookmarkStart w:id="212" w:name="_Toc402193389"/>
      <w:r w:rsidRPr="00D77533">
        <w:rPr>
          <w:rFonts w:asciiTheme="minorEastAsia" w:eastAsiaTheme="minorEastAsia" w:hAnsiTheme="minorEastAsia" w:hint="eastAsia"/>
          <w:b/>
          <w:sz w:val="24"/>
          <w:szCs w:val="24"/>
        </w:rPr>
        <w:t>1</w:t>
      </w:r>
      <w:r w:rsidR="00850B79" w:rsidRPr="00D77533">
        <w:rPr>
          <w:rFonts w:asciiTheme="minorEastAsia" w:eastAsiaTheme="minorEastAsia" w:hAnsiTheme="minorEastAsia" w:hint="eastAsia"/>
          <w:b/>
          <w:sz w:val="24"/>
          <w:szCs w:val="24"/>
        </w:rPr>
        <w:t>.</w:t>
      </w:r>
      <w:r w:rsidR="003F62D9" w:rsidRPr="00D77533">
        <w:rPr>
          <w:rFonts w:asciiTheme="minorEastAsia" w:eastAsiaTheme="minorEastAsia" w:hAnsiTheme="minorEastAsia" w:hint="eastAsia"/>
          <w:b/>
          <w:sz w:val="24"/>
          <w:szCs w:val="24"/>
        </w:rPr>
        <w:t>收款凭证</w:t>
      </w:r>
      <w:bookmarkEnd w:id="212"/>
    </w:p>
    <w:p w14:paraId="14715356" w14:textId="77777777" w:rsidR="00E216F6" w:rsidRPr="00D77533" w:rsidRDefault="003F62D9" w:rsidP="002E17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财务确认收到案款，在会计核算系统内自动生成。</w:t>
      </w:r>
    </w:p>
    <w:p w14:paraId="5A96CD4D" w14:textId="77777777" w:rsidR="00E216F6" w:rsidRPr="00D77533" w:rsidRDefault="00710741" w:rsidP="002E17A7">
      <w:pPr>
        <w:ind w:firstLine="480"/>
        <w:rPr>
          <w:rFonts w:asciiTheme="minorEastAsia" w:eastAsiaTheme="minorEastAsia" w:hAnsiTheme="minorEastAsia"/>
          <w:b/>
          <w:sz w:val="24"/>
          <w:szCs w:val="24"/>
        </w:rPr>
      </w:pPr>
      <w:bookmarkStart w:id="213" w:name="_Toc402193390"/>
      <w:r w:rsidRPr="00D77533">
        <w:rPr>
          <w:rFonts w:asciiTheme="minorEastAsia" w:eastAsiaTheme="minorEastAsia" w:hAnsiTheme="minorEastAsia" w:hint="eastAsia"/>
          <w:b/>
          <w:sz w:val="24"/>
          <w:szCs w:val="24"/>
        </w:rPr>
        <w:t>2</w:t>
      </w:r>
      <w:r w:rsidR="002E17A7" w:rsidRPr="00D77533">
        <w:rPr>
          <w:rFonts w:asciiTheme="minorEastAsia" w:eastAsiaTheme="minorEastAsia" w:hAnsiTheme="minorEastAsia" w:hint="eastAsia"/>
          <w:b/>
          <w:sz w:val="24"/>
          <w:szCs w:val="24"/>
        </w:rPr>
        <w:t>.</w:t>
      </w:r>
      <w:r w:rsidR="003F62D9" w:rsidRPr="00D77533">
        <w:rPr>
          <w:rFonts w:asciiTheme="minorEastAsia" w:eastAsiaTheme="minorEastAsia" w:hAnsiTheme="minorEastAsia" w:hint="eastAsia"/>
          <w:b/>
          <w:sz w:val="24"/>
          <w:szCs w:val="24"/>
        </w:rPr>
        <w:t>划款凭证</w:t>
      </w:r>
      <w:bookmarkEnd w:id="213"/>
    </w:p>
    <w:p w14:paraId="664EF29D" w14:textId="77777777" w:rsidR="00E216F6" w:rsidRPr="00D77533" w:rsidRDefault="003F62D9" w:rsidP="002E17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 xml:space="preserve">   财务通过银行转账给申请人之后，在会计核算系统内自动生成</w:t>
      </w:r>
      <w:r w:rsidR="00710741" w:rsidRPr="00D77533">
        <w:rPr>
          <w:rFonts w:asciiTheme="minorEastAsia" w:eastAsiaTheme="minorEastAsia" w:hAnsiTheme="minorEastAsia" w:hint="eastAsia"/>
          <w:sz w:val="24"/>
          <w:szCs w:val="24"/>
        </w:rPr>
        <w:t>。</w:t>
      </w:r>
    </w:p>
    <w:p w14:paraId="7DBE6399" w14:textId="77777777" w:rsidR="00E216F6" w:rsidRPr="00346E0E" w:rsidRDefault="002E17A7" w:rsidP="00761147">
      <w:pPr>
        <w:pStyle w:val="3"/>
        <w:numPr>
          <w:ilvl w:val="1"/>
          <w:numId w:val="6"/>
        </w:numPr>
        <w:spacing w:line="360" w:lineRule="auto"/>
        <w:ind w:firstLineChars="0"/>
        <w:rPr>
          <w:rFonts w:asciiTheme="minorEastAsia" w:eastAsiaTheme="minorEastAsia" w:hAnsiTheme="minorEastAsia"/>
          <w:sz w:val="28"/>
          <w:szCs w:val="28"/>
        </w:rPr>
      </w:pPr>
      <w:r w:rsidRPr="00D77533">
        <w:rPr>
          <w:rFonts w:asciiTheme="minorEastAsia" w:eastAsiaTheme="minorEastAsia" w:hAnsiTheme="minorEastAsia" w:hint="eastAsia"/>
          <w:sz w:val="28"/>
          <w:szCs w:val="28"/>
        </w:rPr>
        <w:t xml:space="preserve"> </w:t>
      </w:r>
      <w:bookmarkStart w:id="214" w:name="_Toc505084894"/>
      <w:r w:rsidR="003F62D9" w:rsidRPr="00346E0E">
        <w:rPr>
          <w:rFonts w:asciiTheme="minorEastAsia" w:eastAsiaTheme="minorEastAsia" w:hAnsiTheme="minorEastAsia" w:hint="eastAsia"/>
          <w:sz w:val="28"/>
          <w:szCs w:val="28"/>
        </w:rPr>
        <w:t>决算报表</w:t>
      </w:r>
      <w:bookmarkEnd w:id="214"/>
    </w:p>
    <w:p w14:paraId="0BFFDA5F" w14:textId="77777777" w:rsidR="0042334D" w:rsidRPr="0042334D" w:rsidRDefault="0042334D" w:rsidP="0042334D">
      <w:pPr>
        <w:ind w:firstLine="480"/>
        <w:rPr>
          <w:rFonts w:asciiTheme="minorEastAsia" w:eastAsiaTheme="minorEastAsia" w:hAnsiTheme="minorEastAsia"/>
          <w:sz w:val="24"/>
          <w:szCs w:val="24"/>
        </w:rPr>
      </w:pPr>
      <w:r w:rsidRPr="00346E0E">
        <w:rPr>
          <w:rFonts w:asciiTheme="minorEastAsia" w:eastAsiaTheme="minorEastAsia" w:hAnsiTheme="minorEastAsia"/>
          <w:sz w:val="24"/>
          <w:szCs w:val="24"/>
        </w:rPr>
        <w:t>财务决算报表是</w:t>
      </w:r>
      <w:r w:rsidRPr="00346E0E">
        <w:rPr>
          <w:rFonts w:asciiTheme="minorEastAsia" w:eastAsiaTheme="minorEastAsia" w:hAnsiTheme="minorEastAsia" w:hint="eastAsia"/>
          <w:sz w:val="24"/>
          <w:szCs w:val="24"/>
        </w:rPr>
        <w:t>根据该系统中的预算数据、预算执行数据、会计核算数据自动生成相关决算报表数据。</w:t>
      </w:r>
      <w:r w:rsidRPr="00346E0E">
        <w:rPr>
          <w:rFonts w:asciiTheme="minorEastAsia" w:eastAsiaTheme="minorEastAsia" w:hAnsiTheme="minorEastAsia"/>
          <w:sz w:val="24"/>
          <w:szCs w:val="24"/>
        </w:rPr>
        <w:t>根据我国财务管理制度，对应预算管理，根据预算表，对应实际支出，生成项目（年度）决算表</w:t>
      </w:r>
      <w:r w:rsidRPr="00346E0E">
        <w:rPr>
          <w:rFonts w:asciiTheme="minorEastAsia" w:eastAsiaTheme="minorEastAsia" w:hAnsiTheme="minorEastAsia" w:hint="eastAsia"/>
          <w:sz w:val="24"/>
          <w:szCs w:val="24"/>
        </w:rPr>
        <w:t>。</w:t>
      </w:r>
      <w:r w:rsidRPr="00346E0E">
        <w:rPr>
          <w:rFonts w:asciiTheme="minorEastAsia" w:eastAsiaTheme="minorEastAsia" w:hAnsiTheme="minorEastAsia"/>
          <w:sz w:val="24"/>
          <w:szCs w:val="24"/>
        </w:rPr>
        <w:t>可以反映</w:t>
      </w:r>
      <w:r w:rsidRPr="00346E0E">
        <w:rPr>
          <w:rFonts w:asciiTheme="minorEastAsia" w:eastAsiaTheme="minorEastAsia" w:hAnsiTheme="minorEastAsia" w:hint="eastAsia"/>
          <w:sz w:val="24"/>
          <w:szCs w:val="24"/>
        </w:rPr>
        <w:t>法院</w:t>
      </w:r>
      <w:r w:rsidRPr="00346E0E">
        <w:rPr>
          <w:rFonts w:asciiTheme="minorEastAsia" w:eastAsiaTheme="minorEastAsia" w:hAnsiTheme="minorEastAsia"/>
          <w:sz w:val="24"/>
          <w:szCs w:val="24"/>
        </w:rPr>
        <w:t>财务状况</w:t>
      </w:r>
      <w:r w:rsidRPr="00346E0E">
        <w:rPr>
          <w:rFonts w:asciiTheme="minorEastAsia" w:eastAsiaTheme="minorEastAsia" w:hAnsiTheme="minorEastAsia" w:hint="eastAsia"/>
          <w:sz w:val="24"/>
          <w:szCs w:val="24"/>
        </w:rPr>
        <w:t>，为财务部门提供相应财务报表和财务分析数据。</w:t>
      </w:r>
    </w:p>
    <w:p w14:paraId="716936AA" w14:textId="77777777" w:rsidR="00E216F6" w:rsidRPr="00D77533" w:rsidRDefault="002E17A7" w:rsidP="00761147">
      <w:pPr>
        <w:pStyle w:val="3"/>
        <w:numPr>
          <w:ilvl w:val="1"/>
          <w:numId w:val="6"/>
        </w:numPr>
        <w:spacing w:line="360" w:lineRule="auto"/>
        <w:ind w:firstLineChars="0"/>
        <w:rPr>
          <w:rFonts w:asciiTheme="minorEastAsia" w:eastAsiaTheme="minorEastAsia" w:hAnsiTheme="minorEastAsia"/>
          <w:sz w:val="28"/>
          <w:szCs w:val="28"/>
        </w:rPr>
      </w:pPr>
      <w:bookmarkStart w:id="215" w:name="_Toc491264241"/>
      <w:bookmarkStart w:id="216" w:name="_Toc493711638"/>
      <w:r w:rsidRPr="00D77533">
        <w:rPr>
          <w:rFonts w:asciiTheme="minorEastAsia" w:eastAsiaTheme="minorEastAsia" w:hAnsiTheme="minorEastAsia" w:hint="eastAsia"/>
          <w:sz w:val="28"/>
          <w:szCs w:val="28"/>
        </w:rPr>
        <w:t xml:space="preserve"> </w:t>
      </w:r>
      <w:bookmarkStart w:id="217" w:name="_Toc505084895"/>
      <w:r w:rsidR="003F62D9" w:rsidRPr="00D77533">
        <w:rPr>
          <w:rFonts w:asciiTheme="minorEastAsia" w:eastAsiaTheme="minorEastAsia" w:hAnsiTheme="minorEastAsia" w:hint="eastAsia"/>
          <w:sz w:val="28"/>
          <w:szCs w:val="28"/>
        </w:rPr>
        <w:t>手机ＡＰＰ应用</w:t>
      </w:r>
      <w:bookmarkEnd w:id="215"/>
      <w:bookmarkEnd w:id="216"/>
      <w:bookmarkEnd w:id="217"/>
    </w:p>
    <w:p w14:paraId="6C6314E3"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移动办公应用便于及时对单据进行审签，便于对系统数据的实时处理和利用。</w:t>
      </w:r>
    </w:p>
    <w:p w14:paraId="30252F7E"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通过手机APP应用，可实现对业务数据的及时处理和查询统计，手机APP端不单独建立用户，采用系统中现有的用户名</w:t>
      </w:r>
      <w:r w:rsidR="00710741"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密码进行登录，由APP端发送请求到系统后台进行验证</w:t>
      </w:r>
      <w:r w:rsidR="002E17A7" w:rsidRPr="00D77533">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为确保系统的安全性，需应用该APP的手机用户在系统中进行手机硬件码（采用MAC地址）注册后方可使用。</w:t>
      </w:r>
    </w:p>
    <w:p w14:paraId="1D9BC553" w14:textId="77777777" w:rsidR="00E216F6" w:rsidRPr="00D77533" w:rsidRDefault="00CC301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系统在校验登录</w:t>
      </w:r>
      <w:r w:rsidR="003F62D9" w:rsidRPr="00D77533">
        <w:rPr>
          <w:rFonts w:asciiTheme="minorEastAsia" w:eastAsiaTheme="minorEastAsia" w:hAnsiTheme="minorEastAsia" w:hint="eastAsia"/>
          <w:sz w:val="24"/>
          <w:szCs w:val="24"/>
        </w:rPr>
        <w:t>用</w:t>
      </w:r>
      <w:r w:rsidRPr="00D77533">
        <w:rPr>
          <w:rFonts w:asciiTheme="minorEastAsia" w:eastAsiaTheme="minorEastAsia" w:hAnsiTheme="minorEastAsia" w:hint="eastAsia"/>
          <w:sz w:val="24"/>
          <w:szCs w:val="24"/>
        </w:rPr>
        <w:t>户</w:t>
      </w:r>
      <w:r w:rsidR="003F62D9" w:rsidRPr="00D77533">
        <w:rPr>
          <w:rFonts w:asciiTheme="minorEastAsia" w:eastAsiaTheme="minorEastAsia" w:hAnsiTheme="minorEastAsia" w:hint="eastAsia"/>
          <w:sz w:val="24"/>
          <w:szCs w:val="24"/>
        </w:rPr>
        <w:t>名和密码的同时对发起请求的手机进行硬件码核对，经过注册的手机才可使用APP进行相关操作。</w:t>
      </w:r>
    </w:p>
    <w:p w14:paraId="7BEDBEBD"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218" w:name="_Toc491264242"/>
      <w:r w:rsidRPr="00D77533">
        <w:rPr>
          <w:rFonts w:asciiTheme="minorEastAsia" w:eastAsiaTheme="minorEastAsia" w:hAnsiTheme="minorEastAsia" w:hint="eastAsia"/>
          <w:sz w:val="24"/>
          <w:szCs w:val="24"/>
        </w:rPr>
        <w:t>待审签处理</w:t>
      </w:r>
      <w:bookmarkEnd w:id="218"/>
    </w:p>
    <w:p w14:paraId="6ABB64B3"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主要针对平台中的出差申请、账务报销的领导待审核业务数据进行处理（支持屏幕签名），通过ＡＰＰ登录后，自动提示待审核的业务数据，并可点击查看</w:t>
      </w:r>
      <w:r w:rsidRPr="00D77533">
        <w:rPr>
          <w:rFonts w:asciiTheme="minorEastAsia" w:eastAsiaTheme="minorEastAsia" w:hAnsiTheme="minorEastAsia" w:hint="eastAsia"/>
          <w:sz w:val="24"/>
          <w:szCs w:val="24"/>
        </w:rPr>
        <w:lastRenderedPageBreak/>
        <w:t>详细信息。</w:t>
      </w:r>
    </w:p>
    <w:p w14:paraId="3213139A"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219" w:name="_Toc491264243"/>
      <w:r w:rsidRPr="00D77533">
        <w:rPr>
          <w:rFonts w:asciiTheme="minorEastAsia" w:eastAsiaTheme="minorEastAsia" w:hAnsiTheme="minorEastAsia" w:hint="eastAsia"/>
          <w:sz w:val="24"/>
          <w:szCs w:val="24"/>
        </w:rPr>
        <w:t>热点推送</w:t>
      </w:r>
      <w:bookmarkEnd w:id="219"/>
    </w:p>
    <w:p w14:paraId="20E3B5FE" w14:textId="77777777" w:rsidR="00E216F6" w:rsidRPr="00D77533" w:rsidRDefault="003F62D9" w:rsidP="002E17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热点推送功能用于系统向应用人推送相关数据信息，信息的内容可以根据不同时期关注重点而推送不同的内容，便于对数据的实时撑握。</w:t>
      </w:r>
    </w:p>
    <w:p w14:paraId="5AC989D8" w14:textId="77777777" w:rsidR="00E216F6" w:rsidRPr="00D77533" w:rsidRDefault="003F62D9" w:rsidP="002E17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热点信息的展示通过图形加数据的方式进行展示。</w:t>
      </w:r>
    </w:p>
    <w:p w14:paraId="00BA02A2"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220" w:name="_Toc491264244"/>
      <w:r w:rsidRPr="00D77533">
        <w:rPr>
          <w:rFonts w:asciiTheme="minorEastAsia" w:eastAsiaTheme="minorEastAsia" w:hAnsiTheme="minorEastAsia" w:hint="eastAsia"/>
          <w:sz w:val="24"/>
          <w:szCs w:val="24"/>
        </w:rPr>
        <w:t>常用报表</w:t>
      </w:r>
      <w:bookmarkEnd w:id="220"/>
    </w:p>
    <w:p w14:paraId="7B03A830" w14:textId="77777777" w:rsidR="00E216F6" w:rsidRPr="00D77533" w:rsidRDefault="00CC301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常用</w:t>
      </w:r>
      <w:r w:rsidR="003F62D9" w:rsidRPr="00D77533">
        <w:rPr>
          <w:rFonts w:asciiTheme="minorEastAsia" w:eastAsiaTheme="minorEastAsia" w:hAnsiTheme="minorEastAsia" w:hint="eastAsia"/>
          <w:sz w:val="24"/>
          <w:szCs w:val="24"/>
        </w:rPr>
        <w:t>报表的数据通过图形加数据的形式进行展现，可以通过报表查看全省各级法院的相关数据，常用报表的报表通过系统进行动态配置进行显示，可根据需要进行添加或减少。</w:t>
      </w:r>
    </w:p>
    <w:p w14:paraId="56582123" w14:textId="77777777" w:rsidR="00E216F6" w:rsidRPr="00D77533" w:rsidRDefault="002E17A7" w:rsidP="00761147">
      <w:pPr>
        <w:pStyle w:val="3"/>
        <w:numPr>
          <w:ilvl w:val="1"/>
          <w:numId w:val="6"/>
        </w:numPr>
        <w:spacing w:line="360" w:lineRule="auto"/>
        <w:ind w:firstLineChars="0"/>
        <w:rPr>
          <w:rFonts w:asciiTheme="minorEastAsia" w:eastAsiaTheme="minorEastAsia" w:hAnsiTheme="minorEastAsia"/>
          <w:sz w:val="28"/>
          <w:szCs w:val="28"/>
        </w:rPr>
      </w:pPr>
      <w:bookmarkStart w:id="221" w:name="_Toc491264245"/>
      <w:bookmarkStart w:id="222" w:name="_Toc493711639"/>
      <w:r w:rsidRPr="00D77533">
        <w:rPr>
          <w:rFonts w:asciiTheme="minorEastAsia" w:eastAsiaTheme="minorEastAsia" w:hAnsiTheme="minorEastAsia" w:hint="eastAsia"/>
          <w:sz w:val="28"/>
          <w:szCs w:val="28"/>
        </w:rPr>
        <w:t xml:space="preserve"> </w:t>
      </w:r>
      <w:bookmarkStart w:id="223" w:name="_Toc505084896"/>
      <w:r w:rsidR="003F62D9" w:rsidRPr="00D77533">
        <w:rPr>
          <w:rFonts w:asciiTheme="minorEastAsia" w:eastAsiaTheme="minorEastAsia" w:hAnsiTheme="minorEastAsia" w:hint="eastAsia"/>
          <w:sz w:val="28"/>
          <w:szCs w:val="28"/>
        </w:rPr>
        <w:t>待办事宜</w:t>
      </w:r>
      <w:bookmarkEnd w:id="221"/>
      <w:bookmarkEnd w:id="222"/>
      <w:bookmarkEnd w:id="223"/>
    </w:p>
    <w:p w14:paraId="0DFC3015"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通过系统登录的用户可直接在首页上查看到自己的待处理业务信息，待处理业务信息按业务类型进行分类汇总，可显示</w:t>
      </w:r>
      <w:r w:rsidR="00CC3011" w:rsidRPr="00D77533">
        <w:rPr>
          <w:rFonts w:asciiTheme="minorEastAsia" w:eastAsiaTheme="minorEastAsia" w:hAnsiTheme="minorEastAsia" w:hint="eastAsia"/>
          <w:sz w:val="24"/>
          <w:szCs w:val="24"/>
        </w:rPr>
        <w:t>各</w:t>
      </w:r>
      <w:r w:rsidRPr="00D77533">
        <w:rPr>
          <w:rFonts w:asciiTheme="minorEastAsia" w:eastAsiaTheme="minorEastAsia" w:hAnsiTheme="minorEastAsia" w:hint="eastAsia"/>
          <w:sz w:val="24"/>
          <w:szCs w:val="24"/>
        </w:rPr>
        <w:t>种类的待办业务条数，并可直接点击待办事项，办理业务。</w:t>
      </w:r>
    </w:p>
    <w:p w14:paraId="1ECD4C7B" w14:textId="77777777" w:rsidR="00E216F6" w:rsidRPr="00D77533" w:rsidRDefault="002E17A7" w:rsidP="00761147">
      <w:pPr>
        <w:pStyle w:val="3"/>
        <w:numPr>
          <w:ilvl w:val="1"/>
          <w:numId w:val="6"/>
        </w:numPr>
        <w:spacing w:line="360" w:lineRule="auto"/>
        <w:ind w:firstLineChars="0"/>
        <w:rPr>
          <w:rFonts w:asciiTheme="minorEastAsia" w:eastAsiaTheme="minorEastAsia" w:hAnsiTheme="minorEastAsia"/>
          <w:sz w:val="28"/>
          <w:szCs w:val="28"/>
        </w:rPr>
      </w:pPr>
      <w:bookmarkStart w:id="224" w:name="_Toc491264246"/>
      <w:bookmarkStart w:id="225" w:name="_Toc493711640"/>
      <w:r w:rsidRPr="00D77533">
        <w:rPr>
          <w:rFonts w:asciiTheme="minorEastAsia" w:eastAsiaTheme="minorEastAsia" w:hAnsiTheme="minorEastAsia" w:hint="eastAsia"/>
          <w:sz w:val="28"/>
          <w:szCs w:val="28"/>
        </w:rPr>
        <w:t xml:space="preserve"> </w:t>
      </w:r>
      <w:bookmarkStart w:id="226" w:name="_Toc505084897"/>
      <w:r w:rsidR="003F62D9" w:rsidRPr="00D77533">
        <w:rPr>
          <w:rFonts w:asciiTheme="minorEastAsia" w:eastAsiaTheme="minorEastAsia" w:hAnsiTheme="minorEastAsia" w:hint="eastAsia"/>
          <w:sz w:val="28"/>
          <w:szCs w:val="28"/>
        </w:rPr>
        <w:t>系统预警</w:t>
      </w:r>
      <w:bookmarkEnd w:id="224"/>
      <w:bookmarkEnd w:id="225"/>
      <w:bookmarkEnd w:id="226"/>
    </w:p>
    <w:p w14:paraId="44FBBCA9" w14:textId="77777777" w:rsidR="00E216F6" w:rsidRPr="00D77533" w:rsidRDefault="00CC3011"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登录系统后，管理人员</w:t>
      </w:r>
      <w:r w:rsidR="002E17A7" w:rsidRPr="00D77533">
        <w:rPr>
          <w:rFonts w:asciiTheme="minorEastAsia" w:eastAsiaTheme="minorEastAsia" w:hAnsiTheme="minorEastAsia" w:hint="eastAsia"/>
          <w:sz w:val="24"/>
          <w:szCs w:val="24"/>
        </w:rPr>
        <w:t>和具有权限</w:t>
      </w:r>
      <w:r w:rsidR="00DE6C9C" w:rsidRPr="00D77533">
        <w:rPr>
          <w:rFonts w:asciiTheme="minorEastAsia" w:eastAsiaTheme="minorEastAsia" w:hAnsiTheme="minorEastAsia" w:hint="eastAsia"/>
          <w:sz w:val="24"/>
          <w:szCs w:val="24"/>
        </w:rPr>
        <w:t>者</w:t>
      </w:r>
      <w:r w:rsidRPr="00D77533">
        <w:rPr>
          <w:rFonts w:asciiTheme="minorEastAsia" w:eastAsiaTheme="minorEastAsia" w:hAnsiTheme="minorEastAsia" w:hint="eastAsia"/>
          <w:sz w:val="24"/>
          <w:szCs w:val="24"/>
        </w:rPr>
        <w:t>可直接查看到系统的对应</w:t>
      </w:r>
      <w:r w:rsidR="003F62D9" w:rsidRPr="00D77533">
        <w:rPr>
          <w:rFonts w:asciiTheme="minorEastAsia" w:eastAsiaTheme="minorEastAsia" w:hAnsiTheme="minorEastAsia" w:hint="eastAsia"/>
          <w:sz w:val="24"/>
          <w:szCs w:val="24"/>
        </w:rPr>
        <w:t>预警信息，预警信息包括：</w:t>
      </w:r>
    </w:p>
    <w:p w14:paraId="08817F28" w14:textId="77777777" w:rsidR="000936D4" w:rsidRPr="00D77533" w:rsidRDefault="003F62D9" w:rsidP="00761147">
      <w:pPr>
        <w:numPr>
          <w:ilvl w:val="0"/>
          <w:numId w:val="14"/>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物资库存预警</w:t>
      </w:r>
    </w:p>
    <w:p w14:paraId="6AF7DA40" w14:textId="77777777" w:rsidR="000936D4" w:rsidRPr="00D77533" w:rsidRDefault="003F62D9" w:rsidP="00761147">
      <w:pPr>
        <w:numPr>
          <w:ilvl w:val="0"/>
          <w:numId w:val="14"/>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预算执行进度预警</w:t>
      </w:r>
    </w:p>
    <w:p w14:paraId="417CB659" w14:textId="77777777" w:rsidR="000936D4" w:rsidRPr="00D77533" w:rsidRDefault="003F62D9" w:rsidP="00761147">
      <w:pPr>
        <w:numPr>
          <w:ilvl w:val="0"/>
          <w:numId w:val="14"/>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指标使用情况预警</w:t>
      </w:r>
    </w:p>
    <w:p w14:paraId="686C39CA" w14:textId="77777777" w:rsidR="000936D4" w:rsidRPr="00D77533" w:rsidRDefault="003F62D9" w:rsidP="00761147">
      <w:pPr>
        <w:numPr>
          <w:ilvl w:val="0"/>
          <w:numId w:val="14"/>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装备超额配备预预警</w:t>
      </w:r>
    </w:p>
    <w:p w14:paraId="1AF1E2D6" w14:textId="77777777" w:rsidR="000936D4" w:rsidRPr="00D77533" w:rsidRDefault="003F62D9" w:rsidP="00761147">
      <w:pPr>
        <w:numPr>
          <w:ilvl w:val="0"/>
          <w:numId w:val="14"/>
        </w:numPr>
        <w:ind w:left="0"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固定资产超额配备预预警</w:t>
      </w:r>
    </w:p>
    <w:p w14:paraId="4C97E729" w14:textId="77777777" w:rsidR="00E216F6" w:rsidRPr="00D77533" w:rsidRDefault="002E17A7" w:rsidP="00761147">
      <w:pPr>
        <w:pStyle w:val="3"/>
        <w:numPr>
          <w:ilvl w:val="1"/>
          <w:numId w:val="6"/>
        </w:numPr>
        <w:spacing w:line="360" w:lineRule="auto"/>
        <w:ind w:firstLineChars="0"/>
        <w:rPr>
          <w:rFonts w:asciiTheme="minorEastAsia" w:eastAsiaTheme="minorEastAsia" w:hAnsiTheme="minorEastAsia"/>
          <w:sz w:val="28"/>
          <w:szCs w:val="28"/>
        </w:rPr>
      </w:pPr>
      <w:bookmarkStart w:id="227" w:name="_Toc491264247"/>
      <w:bookmarkStart w:id="228" w:name="_Toc493711641"/>
      <w:r w:rsidRPr="00D77533">
        <w:rPr>
          <w:rFonts w:asciiTheme="minorEastAsia" w:eastAsiaTheme="minorEastAsia" w:hAnsiTheme="minorEastAsia" w:hint="eastAsia"/>
          <w:sz w:val="28"/>
          <w:szCs w:val="28"/>
        </w:rPr>
        <w:lastRenderedPageBreak/>
        <w:t xml:space="preserve"> </w:t>
      </w:r>
      <w:bookmarkStart w:id="229" w:name="_Toc505084898"/>
      <w:r w:rsidR="003F62D9" w:rsidRPr="00D77533">
        <w:rPr>
          <w:rFonts w:asciiTheme="minorEastAsia" w:eastAsiaTheme="minorEastAsia" w:hAnsiTheme="minorEastAsia" w:hint="eastAsia"/>
          <w:sz w:val="28"/>
          <w:szCs w:val="28"/>
        </w:rPr>
        <w:t>系统管理</w:t>
      </w:r>
      <w:bookmarkEnd w:id="227"/>
      <w:bookmarkEnd w:id="228"/>
      <w:bookmarkEnd w:id="229"/>
    </w:p>
    <w:p w14:paraId="7A8BEB4E"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230" w:name="_Toc491264248"/>
      <w:r w:rsidRPr="00D77533">
        <w:rPr>
          <w:rFonts w:asciiTheme="minorEastAsia" w:eastAsiaTheme="minorEastAsia" w:hAnsiTheme="minorEastAsia" w:hint="eastAsia"/>
          <w:sz w:val="24"/>
          <w:szCs w:val="24"/>
        </w:rPr>
        <w:t>信息管理</w:t>
      </w:r>
      <w:bookmarkEnd w:id="230"/>
    </w:p>
    <w:p w14:paraId="64CF0040"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包括通知公告、政策法规、法院最新动态、软件下载、管理动态相关信息的发布。所有信息的发布都可以支持图文混排的方式进行展现，并支持附件上传下载。</w:t>
      </w:r>
    </w:p>
    <w:p w14:paraId="74498D42"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231" w:name="_Toc491264249"/>
      <w:r w:rsidRPr="00D77533">
        <w:rPr>
          <w:rFonts w:asciiTheme="minorEastAsia" w:eastAsiaTheme="minorEastAsia" w:hAnsiTheme="minorEastAsia" w:hint="eastAsia"/>
          <w:sz w:val="24"/>
          <w:szCs w:val="24"/>
        </w:rPr>
        <w:t>部门及人员管理</w:t>
      </w:r>
      <w:bookmarkEnd w:id="231"/>
    </w:p>
    <w:p w14:paraId="44BD2067"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可对法院的部门、业务庭处室的相关信息进行管理，并可管理到每个部门对应的人员信息，包括人员的姓名、职务、职级（领导及非领导），系统管理员可对人员所在部门进行实时调整。</w:t>
      </w:r>
    </w:p>
    <w:p w14:paraId="2690D9F9"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232" w:name="_Toc491264250"/>
      <w:r w:rsidRPr="00D77533">
        <w:rPr>
          <w:rFonts w:asciiTheme="minorEastAsia" w:eastAsiaTheme="minorEastAsia" w:hAnsiTheme="minorEastAsia" w:hint="eastAsia"/>
          <w:sz w:val="24"/>
          <w:szCs w:val="24"/>
        </w:rPr>
        <w:t>用户及权限管理</w:t>
      </w:r>
      <w:bookmarkEnd w:id="232"/>
    </w:p>
    <w:p w14:paraId="1E06F509"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系统登录用户根据各法院的人员信息自动生成对应的登录用户名，系统权限管理支持按角色进行管理和划分，便于系统权限的快速划分。</w:t>
      </w:r>
    </w:p>
    <w:p w14:paraId="0BF30A01"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bookmarkStart w:id="233" w:name="_Toc491264251"/>
      <w:r w:rsidRPr="00D77533">
        <w:rPr>
          <w:rFonts w:asciiTheme="minorEastAsia" w:eastAsiaTheme="minorEastAsia" w:hAnsiTheme="minorEastAsia" w:hint="eastAsia"/>
          <w:sz w:val="24"/>
          <w:szCs w:val="24"/>
        </w:rPr>
        <w:t>基础数据设置</w:t>
      </w:r>
      <w:bookmarkEnd w:id="233"/>
    </w:p>
    <w:p w14:paraId="05D37087" w14:textId="77777777" w:rsidR="00E216F6" w:rsidRPr="00D77533" w:rsidRDefault="003F62D9" w:rsidP="000E0D93">
      <w:pPr>
        <w:ind w:firstLine="480"/>
        <w:jc w:val="left"/>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对系统所用到的所有基础数据进行管理，包括计量单位、人员职务、功能科目、经济科目、资金来源、业务年度等相关基础数据。</w:t>
      </w:r>
    </w:p>
    <w:p w14:paraId="1B90AC4F" w14:textId="77777777" w:rsidR="00E216F6" w:rsidRPr="00D77533" w:rsidRDefault="003F62D9" w:rsidP="00761147">
      <w:pPr>
        <w:pStyle w:val="4"/>
        <w:numPr>
          <w:ilvl w:val="2"/>
          <w:numId w:val="6"/>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系统操作日志管理</w:t>
      </w:r>
    </w:p>
    <w:p w14:paraId="182F0E32" w14:textId="77777777" w:rsidR="00E216F6" w:rsidRDefault="003F62D9" w:rsidP="002E17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对系统所有的操作记录（包括登录、用户操作中的增、删、改、查，操作时间、登录IP等）进行详细记录</w:t>
      </w:r>
      <w:r w:rsidR="00DE7DB6" w:rsidRPr="00D77533">
        <w:rPr>
          <w:rFonts w:asciiTheme="minorEastAsia" w:eastAsiaTheme="minorEastAsia" w:hAnsiTheme="minorEastAsia" w:hint="eastAsia"/>
          <w:sz w:val="24"/>
          <w:szCs w:val="24"/>
        </w:rPr>
        <w:t>。</w:t>
      </w:r>
    </w:p>
    <w:p w14:paraId="6040502E" w14:textId="77777777" w:rsidR="005B18EE" w:rsidRDefault="005B18EE" w:rsidP="002E17A7">
      <w:pPr>
        <w:ind w:firstLine="480"/>
        <w:rPr>
          <w:rFonts w:asciiTheme="minorEastAsia" w:eastAsiaTheme="minorEastAsia" w:hAnsiTheme="minorEastAsia"/>
          <w:sz w:val="24"/>
          <w:szCs w:val="24"/>
        </w:rPr>
      </w:pPr>
    </w:p>
    <w:p w14:paraId="1E50E182" w14:textId="77777777" w:rsidR="005B18EE" w:rsidRDefault="005B18EE" w:rsidP="002E17A7">
      <w:pPr>
        <w:ind w:firstLine="480"/>
        <w:rPr>
          <w:rFonts w:asciiTheme="minorEastAsia" w:eastAsiaTheme="minorEastAsia" w:hAnsiTheme="minorEastAsia"/>
          <w:sz w:val="24"/>
          <w:szCs w:val="24"/>
        </w:rPr>
      </w:pPr>
    </w:p>
    <w:p w14:paraId="1FE8082D" w14:textId="77777777" w:rsidR="005B18EE" w:rsidRPr="00D77533" w:rsidRDefault="005B18EE" w:rsidP="002E17A7">
      <w:pPr>
        <w:ind w:firstLine="480"/>
        <w:rPr>
          <w:rFonts w:asciiTheme="minorEastAsia" w:eastAsiaTheme="minorEastAsia" w:hAnsiTheme="minorEastAsia"/>
          <w:sz w:val="24"/>
          <w:szCs w:val="24"/>
        </w:rPr>
      </w:pPr>
    </w:p>
    <w:p w14:paraId="238E78EC" w14:textId="77777777" w:rsidR="004C148A" w:rsidRPr="00D77533" w:rsidRDefault="004C148A" w:rsidP="00946185">
      <w:pPr>
        <w:ind w:firstLine="480"/>
        <w:rPr>
          <w:rFonts w:asciiTheme="minorEastAsia" w:eastAsiaTheme="minorEastAsia" w:hAnsiTheme="minorEastAsia"/>
          <w:sz w:val="24"/>
          <w:szCs w:val="24"/>
        </w:rPr>
      </w:pPr>
    </w:p>
    <w:p w14:paraId="2BC1AFA8" w14:textId="77777777" w:rsidR="000936D4" w:rsidRPr="00D77533" w:rsidRDefault="003F62D9" w:rsidP="008E41C4">
      <w:pPr>
        <w:pStyle w:val="1"/>
        <w:numPr>
          <w:ilvl w:val="0"/>
          <w:numId w:val="1"/>
        </w:numPr>
        <w:ind w:leftChars="-2" w:left="-1" w:hangingChars="1" w:hanging="3"/>
        <w:jc w:val="center"/>
        <w:rPr>
          <w:rFonts w:asciiTheme="minorEastAsia" w:eastAsiaTheme="minorEastAsia" w:hAnsiTheme="minorEastAsia"/>
          <w:szCs w:val="32"/>
        </w:rPr>
      </w:pPr>
      <w:bookmarkStart w:id="234" w:name="_Toc498058773"/>
      <w:bookmarkStart w:id="235" w:name="_Toc505084899"/>
      <w:r w:rsidRPr="00D77533">
        <w:rPr>
          <w:rFonts w:asciiTheme="minorEastAsia" w:eastAsiaTheme="minorEastAsia" w:hAnsiTheme="minorEastAsia" w:hint="eastAsia"/>
          <w:szCs w:val="32"/>
        </w:rPr>
        <w:lastRenderedPageBreak/>
        <w:t>系统建设步骤及内容</w:t>
      </w:r>
      <w:bookmarkEnd w:id="234"/>
      <w:bookmarkEnd w:id="235"/>
    </w:p>
    <w:p w14:paraId="407C832B" w14:textId="77777777" w:rsidR="000936D4" w:rsidRPr="00D77533" w:rsidRDefault="000936D4" w:rsidP="00946185">
      <w:pPr>
        <w:ind w:firstLine="420"/>
        <w:rPr>
          <w:rFonts w:asciiTheme="minorEastAsia" w:eastAsiaTheme="minorEastAsia" w:hAnsiTheme="minorEastAsia"/>
        </w:rPr>
      </w:pPr>
    </w:p>
    <w:p w14:paraId="03C0D8E0" w14:textId="77777777" w:rsidR="00E216F6" w:rsidRPr="00D77533" w:rsidRDefault="003F62D9" w:rsidP="002E17A7">
      <w:pPr>
        <w:ind w:firstLine="480"/>
        <w:rPr>
          <w:rFonts w:asciiTheme="minorEastAsia" w:eastAsiaTheme="minorEastAsia" w:hAnsiTheme="minorEastAsia"/>
          <w:sz w:val="24"/>
          <w:szCs w:val="24"/>
        </w:rPr>
      </w:pPr>
      <w:r w:rsidRPr="00CA2FD4">
        <w:rPr>
          <w:rFonts w:asciiTheme="minorEastAsia" w:eastAsiaTheme="minorEastAsia" w:hAnsiTheme="minorEastAsia" w:hint="eastAsia"/>
          <w:sz w:val="24"/>
          <w:szCs w:val="24"/>
        </w:rPr>
        <w:t>本项目涉及到系统基础平台、预算管理、财务管理、会计核算管理共</w:t>
      </w:r>
      <w:r w:rsidR="00F55E3C">
        <w:rPr>
          <w:rFonts w:asciiTheme="minorEastAsia" w:eastAsiaTheme="minorEastAsia" w:hAnsiTheme="minorEastAsia"/>
          <w:sz w:val="24"/>
          <w:szCs w:val="24"/>
        </w:rPr>
        <w:t>4</w:t>
      </w:r>
      <w:r w:rsidRPr="00CA2FD4">
        <w:rPr>
          <w:rFonts w:asciiTheme="minorEastAsia" w:eastAsiaTheme="minorEastAsia" w:hAnsiTheme="minorEastAsia" w:hint="eastAsia"/>
          <w:sz w:val="24"/>
          <w:szCs w:val="24"/>
        </w:rPr>
        <w:t>个模块，涉及到对</w:t>
      </w:r>
      <w:r w:rsidR="00F55E3C">
        <w:rPr>
          <w:rFonts w:asciiTheme="minorEastAsia" w:eastAsiaTheme="minorEastAsia" w:hAnsiTheme="minorEastAsia" w:hint="eastAsia"/>
          <w:sz w:val="24"/>
          <w:szCs w:val="24"/>
        </w:rPr>
        <w:t>省本级和两家中级人民法院的</w:t>
      </w:r>
      <w:r w:rsidRPr="00CA2FD4">
        <w:rPr>
          <w:rFonts w:asciiTheme="minorEastAsia" w:eastAsiaTheme="minorEastAsia" w:hAnsiTheme="minorEastAsia" w:hint="eastAsia"/>
          <w:sz w:val="24"/>
          <w:szCs w:val="24"/>
        </w:rPr>
        <w:t>全面部署</w:t>
      </w:r>
      <w:r w:rsidR="00C92A35">
        <w:rPr>
          <w:rFonts w:asciiTheme="minorEastAsia" w:eastAsiaTheme="minorEastAsia" w:hAnsiTheme="minorEastAsia" w:hint="eastAsia"/>
          <w:sz w:val="24"/>
          <w:szCs w:val="24"/>
        </w:rPr>
        <w:t>、</w:t>
      </w:r>
      <w:r w:rsidR="00C92A35" w:rsidRPr="004B4F19">
        <w:rPr>
          <w:rFonts w:asciiTheme="minorEastAsia" w:eastAsiaTheme="minorEastAsia" w:hAnsiTheme="minorEastAsia" w:hint="eastAsia"/>
          <w:sz w:val="24"/>
          <w:szCs w:val="24"/>
          <w:highlight w:val="yellow"/>
          <w:rPrChange w:id="236" w:author="微软用户" w:date="2018-02-07T16:12:00Z">
            <w:rPr>
              <w:rFonts w:asciiTheme="minorEastAsia" w:eastAsiaTheme="minorEastAsia" w:hAnsiTheme="minorEastAsia" w:hint="eastAsia"/>
              <w:sz w:val="24"/>
              <w:szCs w:val="24"/>
            </w:rPr>
          </w:rPrChange>
        </w:rPr>
        <w:t>本地化开发</w:t>
      </w:r>
      <w:r w:rsidR="00C92A35">
        <w:rPr>
          <w:rFonts w:asciiTheme="minorEastAsia" w:eastAsiaTheme="minorEastAsia" w:hAnsiTheme="minorEastAsia" w:hint="eastAsia"/>
          <w:sz w:val="24"/>
          <w:szCs w:val="24"/>
        </w:rPr>
        <w:t>、培训及运行维护</w:t>
      </w:r>
      <w:r w:rsidRPr="00CA2FD4">
        <w:rPr>
          <w:rFonts w:asciiTheme="minorEastAsia" w:eastAsiaTheme="minorEastAsia" w:hAnsiTheme="minorEastAsia" w:hint="eastAsia"/>
          <w:sz w:val="24"/>
          <w:szCs w:val="24"/>
        </w:rPr>
        <w:t>，</w:t>
      </w:r>
      <w:ins w:id="237" w:author="微软用户" w:date="2018-02-07T16:12:00Z">
        <w:r w:rsidR="001B5B64">
          <w:rPr>
            <w:rFonts w:asciiTheme="minorEastAsia" w:eastAsiaTheme="minorEastAsia" w:hAnsiTheme="minorEastAsia" w:hint="eastAsia"/>
            <w:sz w:val="24"/>
            <w:szCs w:val="24"/>
          </w:rPr>
          <w:t>以及本</w:t>
        </w:r>
      </w:ins>
      <w:del w:id="238" w:author="微软用户" w:date="2018-02-07T16:12:00Z">
        <w:r w:rsidRPr="00CA2FD4" w:rsidDel="001B5B64">
          <w:rPr>
            <w:rFonts w:asciiTheme="minorEastAsia" w:eastAsiaTheme="minorEastAsia" w:hAnsiTheme="minorEastAsia" w:hint="eastAsia"/>
            <w:sz w:val="24"/>
            <w:szCs w:val="24"/>
          </w:rPr>
          <w:delText>并且</w:delText>
        </w:r>
      </w:del>
      <w:r w:rsidRPr="00CA2FD4">
        <w:rPr>
          <w:rFonts w:asciiTheme="minorEastAsia" w:eastAsiaTheme="minorEastAsia" w:hAnsiTheme="minorEastAsia" w:hint="eastAsia"/>
          <w:sz w:val="24"/>
          <w:szCs w:val="24"/>
        </w:rPr>
        <w:t>系统各个业务模块之间数据相互关联</w:t>
      </w:r>
      <w:r w:rsidR="0041378A">
        <w:rPr>
          <w:rFonts w:asciiTheme="minorEastAsia" w:eastAsiaTheme="minorEastAsia" w:hAnsiTheme="minorEastAsia" w:hint="eastAsia"/>
          <w:sz w:val="24"/>
          <w:szCs w:val="24"/>
        </w:rPr>
        <w:t>。</w:t>
      </w:r>
    </w:p>
    <w:p w14:paraId="184CAB18" w14:textId="77777777" w:rsidR="00E216F6" w:rsidRPr="00D77533" w:rsidRDefault="008215F5" w:rsidP="00761147">
      <w:pPr>
        <w:pStyle w:val="2"/>
        <w:numPr>
          <w:ilvl w:val="0"/>
          <w:numId w:val="9"/>
        </w:numPr>
        <w:tabs>
          <w:tab w:val="clear" w:pos="756"/>
          <w:tab w:val="left" w:pos="426"/>
        </w:tabs>
        <w:ind w:firstLineChars="0"/>
        <w:rPr>
          <w:rFonts w:asciiTheme="minorEastAsia" w:eastAsiaTheme="minorEastAsia" w:hAnsiTheme="minorEastAsia"/>
          <w:sz w:val="30"/>
          <w:szCs w:val="30"/>
        </w:rPr>
      </w:pPr>
      <w:bookmarkStart w:id="239" w:name="_Toc498058774"/>
      <w:bookmarkStart w:id="240" w:name="_Toc505084900"/>
      <w:r w:rsidRPr="00D77533">
        <w:rPr>
          <w:rFonts w:asciiTheme="minorEastAsia" w:eastAsiaTheme="minorEastAsia" w:hAnsiTheme="minorEastAsia" w:hint="eastAsia"/>
          <w:sz w:val="30"/>
          <w:szCs w:val="30"/>
        </w:rPr>
        <w:t>建设方案</w:t>
      </w:r>
      <w:bookmarkEnd w:id="239"/>
      <w:bookmarkEnd w:id="240"/>
    </w:p>
    <w:p w14:paraId="504C8784" w14:textId="77777777" w:rsidR="00E216F6"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系统建设内容为系统的最核心模块，包括系统基础平台、预算管理、财务管理、会计核算管理，这</w:t>
      </w:r>
      <w:r w:rsidR="00DE7DB6" w:rsidRPr="00D77533">
        <w:rPr>
          <w:rFonts w:asciiTheme="minorEastAsia" w:eastAsiaTheme="minorEastAsia" w:hAnsiTheme="minorEastAsia" w:hint="eastAsia"/>
          <w:sz w:val="24"/>
          <w:szCs w:val="24"/>
        </w:rPr>
        <w:t>四</w:t>
      </w:r>
      <w:r w:rsidRPr="00D77533">
        <w:rPr>
          <w:rFonts w:asciiTheme="minorEastAsia" w:eastAsiaTheme="minorEastAsia" w:hAnsiTheme="minorEastAsia" w:hint="eastAsia"/>
          <w:sz w:val="24"/>
          <w:szCs w:val="24"/>
        </w:rPr>
        <w:t>个模块是整个系统业务运行的核心，其它模块的应</w:t>
      </w:r>
      <w:r w:rsidR="00DE7DB6" w:rsidRPr="00D77533">
        <w:rPr>
          <w:rFonts w:asciiTheme="minorEastAsia" w:eastAsiaTheme="minorEastAsia" w:hAnsiTheme="minorEastAsia" w:hint="eastAsia"/>
          <w:sz w:val="24"/>
          <w:szCs w:val="24"/>
        </w:rPr>
        <w:t>用</w:t>
      </w:r>
      <w:r w:rsidRPr="00D77533">
        <w:rPr>
          <w:rFonts w:asciiTheme="minorEastAsia" w:eastAsiaTheme="minorEastAsia" w:hAnsiTheme="minorEastAsia" w:hint="eastAsia"/>
          <w:sz w:val="24"/>
          <w:szCs w:val="24"/>
        </w:rPr>
        <w:t>都需要依托</w:t>
      </w:r>
      <w:r w:rsidR="006D45EC">
        <w:rPr>
          <w:rFonts w:asciiTheme="minorEastAsia" w:eastAsiaTheme="minorEastAsia" w:hAnsiTheme="minorEastAsia" w:hint="eastAsia"/>
          <w:sz w:val="24"/>
          <w:szCs w:val="24"/>
        </w:rPr>
        <w:t>在</w:t>
      </w:r>
      <w:r w:rsidRPr="00D77533">
        <w:rPr>
          <w:rFonts w:asciiTheme="minorEastAsia" w:eastAsiaTheme="minorEastAsia" w:hAnsiTheme="minorEastAsia" w:hint="eastAsia"/>
          <w:sz w:val="24"/>
          <w:szCs w:val="24"/>
        </w:rPr>
        <w:t>这</w:t>
      </w:r>
      <w:r w:rsidR="00DE7DB6" w:rsidRPr="00D77533">
        <w:rPr>
          <w:rFonts w:asciiTheme="minorEastAsia" w:eastAsiaTheme="minorEastAsia" w:hAnsiTheme="minorEastAsia" w:hint="eastAsia"/>
          <w:sz w:val="24"/>
          <w:szCs w:val="24"/>
        </w:rPr>
        <w:t>四</w:t>
      </w:r>
      <w:r w:rsidRPr="00D77533">
        <w:rPr>
          <w:rFonts w:asciiTheme="minorEastAsia" w:eastAsiaTheme="minorEastAsia" w:hAnsiTheme="minorEastAsia" w:hint="eastAsia"/>
          <w:sz w:val="24"/>
          <w:szCs w:val="24"/>
        </w:rPr>
        <w:t>个模块</w:t>
      </w:r>
      <w:r w:rsidR="006D45EC">
        <w:rPr>
          <w:rFonts w:asciiTheme="minorEastAsia" w:eastAsiaTheme="minorEastAsia" w:hAnsiTheme="minorEastAsia" w:hint="eastAsia"/>
          <w:sz w:val="24"/>
          <w:szCs w:val="24"/>
        </w:rPr>
        <w:t>的</w:t>
      </w:r>
      <w:r w:rsidR="006D45EC">
        <w:rPr>
          <w:rFonts w:asciiTheme="minorEastAsia" w:eastAsiaTheme="minorEastAsia" w:hAnsiTheme="minorEastAsia"/>
          <w:sz w:val="24"/>
          <w:szCs w:val="24"/>
        </w:rPr>
        <w:t>基础</w:t>
      </w:r>
      <w:r w:rsidR="006D45EC">
        <w:rPr>
          <w:rFonts w:asciiTheme="minorEastAsia" w:eastAsiaTheme="minorEastAsia" w:hAnsiTheme="minorEastAsia" w:hint="eastAsia"/>
          <w:sz w:val="24"/>
          <w:szCs w:val="24"/>
        </w:rPr>
        <w:t>上</w:t>
      </w:r>
      <w:r w:rsidRPr="00D77533">
        <w:rPr>
          <w:rFonts w:asciiTheme="minorEastAsia" w:eastAsiaTheme="minorEastAsia" w:hAnsiTheme="minorEastAsia" w:hint="eastAsia"/>
          <w:sz w:val="24"/>
          <w:szCs w:val="24"/>
        </w:rPr>
        <w:t>进行建设。</w:t>
      </w:r>
      <w:r w:rsidR="00D3649E">
        <w:rPr>
          <w:rFonts w:asciiTheme="minorEastAsia" w:eastAsiaTheme="minorEastAsia" w:hAnsiTheme="minorEastAsia" w:hint="eastAsia"/>
          <w:sz w:val="24"/>
          <w:szCs w:val="24"/>
        </w:rPr>
        <w:t>系统此次建设</w:t>
      </w:r>
      <w:r w:rsidR="00DE7DB6" w:rsidRPr="00D77533">
        <w:rPr>
          <w:rFonts w:asciiTheme="minorEastAsia" w:eastAsiaTheme="minorEastAsia" w:hAnsiTheme="minorEastAsia"/>
          <w:sz w:val="24"/>
          <w:szCs w:val="24"/>
        </w:rPr>
        <w:t>涉及</w:t>
      </w:r>
      <w:r w:rsidR="00F55E3C">
        <w:rPr>
          <w:rFonts w:asciiTheme="minorEastAsia" w:eastAsiaTheme="minorEastAsia" w:hAnsiTheme="minorEastAsia" w:hint="eastAsia"/>
          <w:sz w:val="24"/>
          <w:szCs w:val="24"/>
        </w:rPr>
        <w:t>省本级和两家中级人民法院</w:t>
      </w:r>
      <w:r w:rsidRPr="00D77533">
        <w:rPr>
          <w:rFonts w:asciiTheme="minorEastAsia" w:eastAsiaTheme="minorEastAsia" w:hAnsiTheme="minorEastAsia" w:hint="eastAsia"/>
          <w:sz w:val="24"/>
          <w:szCs w:val="24"/>
        </w:rPr>
        <w:t>的</w:t>
      </w:r>
      <w:r w:rsidR="00092FC7" w:rsidRPr="004B4F19">
        <w:rPr>
          <w:rFonts w:asciiTheme="minorEastAsia" w:eastAsiaTheme="minorEastAsia" w:hAnsiTheme="minorEastAsia" w:hint="eastAsia"/>
          <w:sz w:val="24"/>
          <w:szCs w:val="24"/>
          <w:highlight w:val="yellow"/>
          <w:rPrChange w:id="241" w:author="微软用户" w:date="2018-02-07T16:11:00Z">
            <w:rPr>
              <w:rFonts w:asciiTheme="minorEastAsia" w:eastAsiaTheme="minorEastAsia" w:hAnsiTheme="minorEastAsia" w:hint="eastAsia"/>
              <w:sz w:val="24"/>
              <w:szCs w:val="24"/>
            </w:rPr>
          </w:rPrChange>
        </w:rPr>
        <w:t>系统本地化</w:t>
      </w:r>
      <w:commentRangeStart w:id="242"/>
      <w:r w:rsidR="00092FC7" w:rsidRPr="004B4F19">
        <w:rPr>
          <w:rFonts w:asciiTheme="minorEastAsia" w:eastAsiaTheme="minorEastAsia" w:hAnsiTheme="minorEastAsia" w:hint="eastAsia"/>
          <w:sz w:val="24"/>
          <w:szCs w:val="24"/>
          <w:highlight w:val="yellow"/>
          <w:rPrChange w:id="243" w:author="微软用户" w:date="2018-02-07T16:11:00Z">
            <w:rPr>
              <w:rFonts w:asciiTheme="minorEastAsia" w:eastAsiaTheme="minorEastAsia" w:hAnsiTheme="minorEastAsia" w:hint="eastAsia"/>
              <w:sz w:val="24"/>
              <w:szCs w:val="24"/>
            </w:rPr>
          </w:rPrChange>
        </w:rPr>
        <w:t>开发</w:t>
      </w:r>
      <w:commentRangeEnd w:id="242"/>
      <w:r w:rsidR="004B4F19">
        <w:rPr>
          <w:rStyle w:val="af5"/>
        </w:rPr>
        <w:commentReference w:id="242"/>
      </w:r>
      <w:r w:rsidR="00092FC7">
        <w:rPr>
          <w:rFonts w:asciiTheme="minorEastAsia" w:eastAsiaTheme="minorEastAsia" w:hAnsiTheme="minorEastAsia" w:hint="eastAsia"/>
          <w:sz w:val="24"/>
          <w:szCs w:val="24"/>
        </w:rPr>
        <w:t>、</w:t>
      </w:r>
      <w:r w:rsidRPr="00D77533">
        <w:rPr>
          <w:rFonts w:asciiTheme="minorEastAsia" w:eastAsiaTheme="minorEastAsia" w:hAnsiTheme="minorEastAsia" w:hint="eastAsia"/>
          <w:sz w:val="24"/>
          <w:szCs w:val="24"/>
        </w:rPr>
        <w:t>实施部署、</w:t>
      </w:r>
      <w:r w:rsidR="00092FC7">
        <w:rPr>
          <w:rFonts w:asciiTheme="minorEastAsia" w:eastAsiaTheme="minorEastAsia" w:hAnsiTheme="minorEastAsia" w:hint="eastAsia"/>
          <w:sz w:val="24"/>
          <w:szCs w:val="24"/>
        </w:rPr>
        <w:t>系统</w:t>
      </w:r>
      <w:r w:rsidR="00092FC7" w:rsidRPr="00D77533">
        <w:rPr>
          <w:rFonts w:asciiTheme="minorEastAsia" w:eastAsiaTheme="minorEastAsia" w:hAnsiTheme="minorEastAsia" w:hint="eastAsia"/>
          <w:sz w:val="24"/>
          <w:szCs w:val="24"/>
        </w:rPr>
        <w:t>初始化、系统培训、</w:t>
      </w:r>
      <w:r w:rsidR="00092FC7" w:rsidRPr="004B4F19">
        <w:rPr>
          <w:rFonts w:asciiTheme="minorEastAsia" w:eastAsiaTheme="minorEastAsia" w:hAnsiTheme="minorEastAsia" w:hint="eastAsia"/>
          <w:sz w:val="24"/>
          <w:szCs w:val="24"/>
          <w:highlight w:val="yellow"/>
          <w:rPrChange w:id="244" w:author="微软用户" w:date="2018-02-07T16:11:00Z">
            <w:rPr>
              <w:rFonts w:asciiTheme="minorEastAsia" w:eastAsiaTheme="minorEastAsia" w:hAnsiTheme="minorEastAsia" w:hint="eastAsia"/>
              <w:sz w:val="24"/>
              <w:szCs w:val="24"/>
            </w:rPr>
          </w:rPrChange>
        </w:rPr>
        <w:t>系统</w:t>
      </w:r>
      <w:r w:rsidR="0074266B" w:rsidRPr="004B4F19">
        <w:rPr>
          <w:rFonts w:asciiTheme="minorEastAsia" w:eastAsiaTheme="minorEastAsia" w:hAnsiTheme="minorEastAsia" w:hint="eastAsia"/>
          <w:sz w:val="24"/>
          <w:szCs w:val="24"/>
          <w:highlight w:val="yellow"/>
          <w:rPrChange w:id="245" w:author="微软用户" w:date="2018-02-07T16:11:00Z">
            <w:rPr>
              <w:rFonts w:asciiTheme="minorEastAsia" w:eastAsiaTheme="minorEastAsia" w:hAnsiTheme="minorEastAsia" w:hint="eastAsia"/>
              <w:sz w:val="24"/>
              <w:szCs w:val="24"/>
            </w:rPr>
          </w:rPrChange>
        </w:rPr>
        <w:t>本地化</w:t>
      </w:r>
      <w:r w:rsidR="009E7EB8" w:rsidRPr="004B4F19">
        <w:rPr>
          <w:rFonts w:asciiTheme="minorEastAsia" w:eastAsiaTheme="minorEastAsia" w:hAnsiTheme="minorEastAsia" w:hint="eastAsia"/>
          <w:sz w:val="24"/>
          <w:szCs w:val="24"/>
          <w:highlight w:val="yellow"/>
          <w:rPrChange w:id="246" w:author="微软用户" w:date="2018-02-07T16:11:00Z">
            <w:rPr>
              <w:rFonts w:asciiTheme="minorEastAsia" w:eastAsiaTheme="minorEastAsia" w:hAnsiTheme="minorEastAsia" w:hint="eastAsia"/>
              <w:sz w:val="24"/>
              <w:szCs w:val="24"/>
            </w:rPr>
          </w:rPrChange>
        </w:rPr>
        <w:t>调整</w:t>
      </w:r>
      <w:r w:rsidR="001D5782" w:rsidRPr="004B4F19">
        <w:rPr>
          <w:rFonts w:asciiTheme="minorEastAsia" w:eastAsiaTheme="minorEastAsia" w:hAnsiTheme="minorEastAsia" w:hint="eastAsia"/>
          <w:sz w:val="24"/>
          <w:szCs w:val="24"/>
          <w:highlight w:val="yellow"/>
          <w:rPrChange w:id="247" w:author="微软用户" w:date="2018-02-07T16:11:00Z">
            <w:rPr>
              <w:rFonts w:asciiTheme="minorEastAsia" w:eastAsiaTheme="minorEastAsia" w:hAnsiTheme="minorEastAsia" w:hint="eastAsia"/>
              <w:sz w:val="24"/>
              <w:szCs w:val="24"/>
            </w:rPr>
          </w:rPrChange>
        </w:rPr>
        <w:t>。</w:t>
      </w:r>
      <w:r w:rsidR="001D5782">
        <w:rPr>
          <w:rFonts w:asciiTheme="minorEastAsia" w:eastAsiaTheme="minorEastAsia" w:hAnsiTheme="minorEastAsia"/>
          <w:sz w:val="24"/>
          <w:szCs w:val="24"/>
        </w:rPr>
        <w:t>完成</w:t>
      </w:r>
      <w:r w:rsidR="009E1C0D">
        <w:rPr>
          <w:rFonts w:asciiTheme="minorEastAsia" w:eastAsiaTheme="minorEastAsia" w:hAnsiTheme="minorEastAsia" w:hint="eastAsia"/>
          <w:sz w:val="24"/>
          <w:szCs w:val="24"/>
        </w:rPr>
        <w:t>此</w:t>
      </w:r>
      <w:r w:rsidR="00D3649E">
        <w:rPr>
          <w:rFonts w:asciiTheme="minorEastAsia" w:eastAsiaTheme="minorEastAsia" w:hAnsiTheme="minorEastAsia" w:hint="eastAsia"/>
          <w:sz w:val="24"/>
          <w:szCs w:val="24"/>
        </w:rPr>
        <w:t>次</w:t>
      </w:r>
      <w:r w:rsidR="001D5782">
        <w:rPr>
          <w:rFonts w:asciiTheme="minorEastAsia" w:eastAsiaTheme="minorEastAsia" w:hAnsiTheme="minorEastAsia"/>
          <w:sz w:val="24"/>
          <w:szCs w:val="24"/>
        </w:rPr>
        <w:t>建设</w:t>
      </w:r>
      <w:r w:rsidR="001D5782" w:rsidRPr="00B04A35">
        <w:rPr>
          <w:rFonts w:asciiTheme="minorEastAsia" w:eastAsiaTheme="minorEastAsia" w:hAnsiTheme="minorEastAsia" w:hint="eastAsia"/>
          <w:sz w:val="24"/>
          <w:szCs w:val="24"/>
        </w:rPr>
        <w:t>的全部工作</w:t>
      </w:r>
      <w:r w:rsidRPr="00D77533">
        <w:rPr>
          <w:rFonts w:asciiTheme="minorEastAsia" w:eastAsiaTheme="minorEastAsia" w:hAnsiTheme="minorEastAsia" w:hint="eastAsia"/>
          <w:sz w:val="24"/>
          <w:szCs w:val="24"/>
        </w:rPr>
        <w:t>大约需</w:t>
      </w:r>
      <w:r w:rsidR="00DE7DB6" w:rsidRPr="00D77533">
        <w:rPr>
          <w:rFonts w:asciiTheme="minorEastAsia" w:eastAsiaTheme="minorEastAsia" w:hAnsiTheme="minorEastAsia" w:hint="eastAsia"/>
          <w:sz w:val="24"/>
          <w:szCs w:val="24"/>
        </w:rPr>
        <w:t>要</w:t>
      </w:r>
      <w:r w:rsidR="009E7EB8">
        <w:rPr>
          <w:rFonts w:asciiTheme="minorEastAsia" w:eastAsiaTheme="minorEastAsia" w:hAnsiTheme="minorEastAsia" w:hint="eastAsia"/>
          <w:sz w:val="24"/>
          <w:szCs w:val="24"/>
        </w:rPr>
        <w:t>半</w:t>
      </w:r>
      <w:r w:rsidRPr="00D77533">
        <w:rPr>
          <w:rFonts w:asciiTheme="minorEastAsia" w:eastAsiaTheme="minorEastAsia" w:hAnsiTheme="minorEastAsia" w:hint="eastAsia"/>
          <w:sz w:val="24"/>
          <w:szCs w:val="24"/>
        </w:rPr>
        <w:t>年时间。</w:t>
      </w:r>
      <w:r w:rsidR="00377DCB" w:rsidRPr="00CF67A6">
        <w:rPr>
          <w:rFonts w:asciiTheme="minorEastAsia" w:eastAsiaTheme="minorEastAsia" w:hAnsiTheme="minorEastAsia" w:hint="eastAsia"/>
          <w:sz w:val="24"/>
          <w:szCs w:val="24"/>
        </w:rPr>
        <w:t>系统</w:t>
      </w:r>
      <w:r w:rsidR="003F7D72" w:rsidRPr="00CF67A6">
        <w:rPr>
          <w:rFonts w:asciiTheme="minorEastAsia" w:eastAsiaTheme="minorEastAsia" w:hAnsiTheme="minorEastAsia" w:hint="eastAsia"/>
          <w:sz w:val="24"/>
          <w:szCs w:val="24"/>
        </w:rPr>
        <w:t>建设</w:t>
      </w:r>
      <w:r w:rsidR="00666B3D" w:rsidRPr="00CF67A6">
        <w:rPr>
          <w:rFonts w:asciiTheme="minorEastAsia" w:eastAsiaTheme="minorEastAsia" w:hAnsiTheme="minorEastAsia" w:hint="eastAsia"/>
          <w:sz w:val="24"/>
          <w:szCs w:val="24"/>
        </w:rPr>
        <w:t>流程如下：</w:t>
      </w:r>
    </w:p>
    <w:p w14:paraId="22F7BDF4" w14:textId="77777777" w:rsidR="00666B3D" w:rsidRPr="00D77533" w:rsidRDefault="00666B3D" w:rsidP="005263E9">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系统本地化需求调研</w:t>
      </w:r>
    </w:p>
    <w:p w14:paraId="153EFBCE" w14:textId="77777777" w:rsidR="00666B3D" w:rsidRPr="00D77533" w:rsidRDefault="00666B3D" w:rsidP="005263E9">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00E05EE4">
        <w:rPr>
          <w:rFonts w:asciiTheme="minorEastAsia" w:eastAsiaTheme="minorEastAsia" w:hAnsiTheme="minorEastAsia" w:hint="eastAsia"/>
          <w:sz w:val="24"/>
          <w:szCs w:val="24"/>
        </w:rPr>
        <w:t>系统本地化需求设计</w:t>
      </w:r>
    </w:p>
    <w:p w14:paraId="2C4ED039" w14:textId="77777777" w:rsidR="00E05EE4" w:rsidRPr="00D77533" w:rsidRDefault="00666B3D" w:rsidP="005263E9">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00E05EE4">
        <w:rPr>
          <w:rFonts w:asciiTheme="minorEastAsia" w:eastAsiaTheme="minorEastAsia" w:hAnsiTheme="minorEastAsia" w:hint="eastAsia"/>
          <w:sz w:val="24"/>
          <w:szCs w:val="24"/>
        </w:rPr>
        <w:t>系统本地化需求实现</w:t>
      </w:r>
    </w:p>
    <w:p w14:paraId="6696F1FF" w14:textId="77777777" w:rsidR="00666B3D" w:rsidRDefault="00666B3D" w:rsidP="005263E9">
      <w:pPr>
        <w:ind w:left="420" w:firstLineChars="2" w:firstLine="5"/>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00E05EE4">
        <w:rPr>
          <w:rFonts w:asciiTheme="minorEastAsia" w:eastAsiaTheme="minorEastAsia" w:hAnsiTheme="minorEastAsia" w:hint="eastAsia"/>
          <w:sz w:val="24"/>
          <w:szCs w:val="24"/>
        </w:rPr>
        <w:t>系统本地化需求测试</w:t>
      </w:r>
    </w:p>
    <w:p w14:paraId="47CEB4EE" w14:textId="77777777" w:rsidR="006F212C" w:rsidRDefault="006F212C" w:rsidP="005263E9">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5</w:t>
      </w:r>
      <w:r w:rsidR="00E05EE4" w:rsidRPr="00D77533">
        <w:rPr>
          <w:rFonts w:asciiTheme="minorEastAsia" w:eastAsiaTheme="minorEastAsia" w:hAnsiTheme="minorEastAsia" w:hint="eastAsia"/>
          <w:sz w:val="24"/>
          <w:szCs w:val="24"/>
        </w:rPr>
        <w:t>)</w:t>
      </w:r>
      <w:r w:rsidR="00E05EE4">
        <w:rPr>
          <w:rFonts w:asciiTheme="minorEastAsia" w:eastAsiaTheme="minorEastAsia" w:hAnsiTheme="minorEastAsia" w:hint="eastAsia"/>
          <w:sz w:val="24"/>
          <w:szCs w:val="24"/>
        </w:rPr>
        <w:t>系统</w:t>
      </w:r>
      <w:r w:rsidR="00E05EE4" w:rsidRPr="00E05EE4">
        <w:rPr>
          <w:rFonts w:asciiTheme="minorEastAsia" w:eastAsiaTheme="minorEastAsia" w:hAnsiTheme="minorEastAsia" w:hint="eastAsia"/>
          <w:sz w:val="24"/>
          <w:szCs w:val="24"/>
        </w:rPr>
        <w:t>部署</w:t>
      </w:r>
    </w:p>
    <w:p w14:paraId="5FFFDA83" w14:textId="77777777" w:rsidR="006F212C" w:rsidRDefault="00EF5FEF" w:rsidP="005263E9">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6</w:t>
      </w:r>
      <w:r w:rsidR="006F212C" w:rsidRPr="00D77533">
        <w:rPr>
          <w:rFonts w:asciiTheme="minorEastAsia" w:eastAsiaTheme="minorEastAsia" w:hAnsiTheme="minorEastAsia" w:hint="eastAsia"/>
          <w:sz w:val="24"/>
          <w:szCs w:val="24"/>
        </w:rPr>
        <w:t>)</w:t>
      </w:r>
      <w:r w:rsidR="006F212C">
        <w:rPr>
          <w:rFonts w:asciiTheme="minorEastAsia" w:eastAsiaTheme="minorEastAsia" w:hAnsiTheme="minorEastAsia" w:hint="eastAsia"/>
          <w:sz w:val="24"/>
          <w:szCs w:val="24"/>
        </w:rPr>
        <w:t>系统</w:t>
      </w:r>
      <w:r w:rsidR="006F383A">
        <w:rPr>
          <w:rFonts w:asciiTheme="minorEastAsia" w:eastAsiaTheme="minorEastAsia" w:hAnsiTheme="minorEastAsia" w:hint="eastAsia"/>
          <w:sz w:val="24"/>
          <w:szCs w:val="24"/>
        </w:rPr>
        <w:t>单位</w:t>
      </w:r>
      <w:r w:rsidR="006F212C">
        <w:rPr>
          <w:rFonts w:asciiTheme="minorEastAsia" w:eastAsiaTheme="minorEastAsia" w:hAnsiTheme="minorEastAsia" w:hint="eastAsia"/>
          <w:sz w:val="24"/>
          <w:szCs w:val="24"/>
        </w:rPr>
        <w:t>初始化</w:t>
      </w:r>
    </w:p>
    <w:p w14:paraId="756EBB70" w14:textId="77777777" w:rsidR="006F212C" w:rsidRDefault="00EF5FEF" w:rsidP="005263E9">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7</w:t>
      </w:r>
      <w:r w:rsidR="006F212C" w:rsidRPr="00D77533">
        <w:rPr>
          <w:rFonts w:asciiTheme="minorEastAsia" w:eastAsiaTheme="minorEastAsia" w:hAnsiTheme="minorEastAsia" w:hint="eastAsia"/>
          <w:sz w:val="24"/>
          <w:szCs w:val="24"/>
        </w:rPr>
        <w:t>)</w:t>
      </w:r>
      <w:r w:rsidR="006F212C">
        <w:rPr>
          <w:rFonts w:asciiTheme="minorEastAsia" w:eastAsiaTheme="minorEastAsia" w:hAnsiTheme="minorEastAsia" w:hint="eastAsia"/>
          <w:sz w:val="24"/>
          <w:szCs w:val="24"/>
        </w:rPr>
        <w:t>系统</w:t>
      </w:r>
      <w:r w:rsidR="000135ED">
        <w:rPr>
          <w:rFonts w:asciiTheme="minorEastAsia" w:eastAsiaTheme="minorEastAsia" w:hAnsiTheme="minorEastAsia" w:hint="eastAsia"/>
          <w:sz w:val="24"/>
          <w:szCs w:val="24"/>
        </w:rPr>
        <w:t>单位培训</w:t>
      </w:r>
    </w:p>
    <w:p w14:paraId="3419AE73" w14:textId="77777777" w:rsidR="000135ED" w:rsidRDefault="00EF5FEF" w:rsidP="005263E9">
      <w:pPr>
        <w:ind w:left="420" w:firstLineChars="2" w:firstLine="5"/>
        <w:rPr>
          <w:rFonts w:asciiTheme="minorEastAsia" w:eastAsiaTheme="minorEastAsia" w:hAnsiTheme="minorEastAsia"/>
          <w:sz w:val="24"/>
          <w:szCs w:val="24"/>
        </w:rPr>
      </w:pPr>
      <w:r>
        <w:rPr>
          <w:rFonts w:asciiTheme="minorEastAsia" w:eastAsiaTheme="minorEastAsia" w:hAnsiTheme="minorEastAsia"/>
          <w:sz w:val="24"/>
          <w:szCs w:val="24"/>
        </w:rPr>
        <w:t>8</w:t>
      </w:r>
      <w:r w:rsidR="000135ED" w:rsidRPr="00D77533">
        <w:rPr>
          <w:rFonts w:asciiTheme="minorEastAsia" w:eastAsiaTheme="minorEastAsia" w:hAnsiTheme="minorEastAsia" w:hint="eastAsia"/>
          <w:sz w:val="24"/>
          <w:szCs w:val="24"/>
        </w:rPr>
        <w:t>)</w:t>
      </w:r>
      <w:r w:rsidR="000135ED">
        <w:rPr>
          <w:rFonts w:asciiTheme="minorEastAsia" w:eastAsiaTheme="minorEastAsia" w:hAnsiTheme="minorEastAsia" w:hint="eastAsia"/>
          <w:sz w:val="24"/>
          <w:szCs w:val="24"/>
        </w:rPr>
        <w:t>系统</w:t>
      </w:r>
      <w:r w:rsidR="006F383A">
        <w:rPr>
          <w:rFonts w:asciiTheme="minorEastAsia" w:eastAsiaTheme="minorEastAsia" w:hAnsiTheme="minorEastAsia" w:hint="eastAsia"/>
          <w:sz w:val="24"/>
          <w:szCs w:val="24"/>
        </w:rPr>
        <w:t>单位</w:t>
      </w:r>
      <w:r w:rsidR="000135ED">
        <w:rPr>
          <w:rFonts w:asciiTheme="minorEastAsia" w:eastAsiaTheme="minorEastAsia" w:hAnsiTheme="minorEastAsia" w:hint="eastAsia"/>
          <w:sz w:val="24"/>
          <w:szCs w:val="24"/>
        </w:rPr>
        <w:t>维护</w:t>
      </w:r>
    </w:p>
    <w:p w14:paraId="584647DE" w14:textId="77777777" w:rsidR="00C84416" w:rsidRPr="00121211" w:rsidRDefault="00EF5FEF" w:rsidP="005263E9">
      <w:pPr>
        <w:ind w:left="420" w:firstLineChars="2" w:firstLine="5"/>
        <w:rPr>
          <w:rFonts w:asciiTheme="minorEastAsia" w:eastAsiaTheme="minorEastAsia" w:hAnsiTheme="minorEastAsia"/>
          <w:sz w:val="24"/>
          <w:szCs w:val="24"/>
        </w:rPr>
      </w:pPr>
      <w:r w:rsidRPr="00121211">
        <w:rPr>
          <w:rFonts w:asciiTheme="minorEastAsia" w:eastAsiaTheme="minorEastAsia" w:hAnsiTheme="minorEastAsia"/>
          <w:sz w:val="24"/>
          <w:szCs w:val="24"/>
        </w:rPr>
        <w:t>9</w:t>
      </w:r>
      <w:r w:rsidR="000135ED" w:rsidRPr="00121211">
        <w:rPr>
          <w:rFonts w:asciiTheme="minorEastAsia" w:eastAsiaTheme="minorEastAsia" w:hAnsiTheme="minorEastAsia" w:hint="eastAsia"/>
          <w:sz w:val="24"/>
          <w:szCs w:val="24"/>
        </w:rPr>
        <w:t>)系统</w:t>
      </w:r>
      <w:r w:rsidR="00C84416" w:rsidRPr="00121211">
        <w:rPr>
          <w:rFonts w:asciiTheme="minorEastAsia" w:eastAsiaTheme="minorEastAsia" w:hAnsiTheme="minorEastAsia" w:hint="eastAsia"/>
          <w:sz w:val="24"/>
          <w:szCs w:val="24"/>
        </w:rPr>
        <w:t>优化调整</w:t>
      </w:r>
      <w:r w:rsidR="00CF67A6" w:rsidRPr="00121211">
        <w:rPr>
          <w:rFonts w:asciiTheme="minorEastAsia" w:eastAsiaTheme="minorEastAsia" w:hAnsiTheme="minorEastAsia" w:hint="eastAsia"/>
          <w:sz w:val="24"/>
          <w:szCs w:val="24"/>
        </w:rPr>
        <w:t>（根据</w:t>
      </w:r>
      <w:r w:rsidR="00F55E3C">
        <w:rPr>
          <w:rFonts w:asciiTheme="minorEastAsia" w:eastAsiaTheme="minorEastAsia" w:hAnsiTheme="minorEastAsia" w:hint="eastAsia"/>
          <w:sz w:val="24"/>
          <w:szCs w:val="24"/>
        </w:rPr>
        <w:t>使用</w:t>
      </w:r>
      <w:r w:rsidR="00CF67A6" w:rsidRPr="00121211">
        <w:rPr>
          <w:rFonts w:asciiTheme="minorEastAsia" w:eastAsiaTheme="minorEastAsia" w:hAnsiTheme="minorEastAsia"/>
          <w:sz w:val="24"/>
          <w:szCs w:val="24"/>
        </w:rPr>
        <w:t>单位</w:t>
      </w:r>
      <w:r w:rsidR="00CF67A6" w:rsidRPr="00121211">
        <w:rPr>
          <w:rFonts w:asciiTheme="minorEastAsia" w:eastAsiaTheme="minorEastAsia" w:hAnsiTheme="minorEastAsia" w:hint="eastAsia"/>
          <w:sz w:val="24"/>
          <w:szCs w:val="24"/>
        </w:rPr>
        <w:t>提</w:t>
      </w:r>
      <w:r w:rsidR="00CF67A6" w:rsidRPr="00121211">
        <w:rPr>
          <w:rFonts w:asciiTheme="minorEastAsia" w:eastAsiaTheme="minorEastAsia" w:hAnsiTheme="minorEastAsia"/>
          <w:sz w:val="24"/>
          <w:szCs w:val="24"/>
        </w:rPr>
        <w:t>出的优化意见</w:t>
      </w:r>
      <w:r w:rsidR="00CF67A6" w:rsidRPr="00121211">
        <w:rPr>
          <w:rFonts w:asciiTheme="minorEastAsia" w:eastAsiaTheme="minorEastAsia" w:hAnsiTheme="minorEastAsia" w:hint="eastAsia"/>
          <w:sz w:val="24"/>
          <w:szCs w:val="24"/>
        </w:rPr>
        <w:t>）</w:t>
      </w:r>
    </w:p>
    <w:p w14:paraId="1B40048A" w14:textId="77777777" w:rsidR="00E216F6" w:rsidRPr="00D77533" w:rsidRDefault="00CF7689" w:rsidP="00761147">
      <w:pPr>
        <w:pStyle w:val="3"/>
        <w:numPr>
          <w:ilvl w:val="1"/>
          <w:numId w:val="7"/>
        </w:numPr>
        <w:spacing w:line="360" w:lineRule="auto"/>
        <w:ind w:firstLineChars="0"/>
        <w:rPr>
          <w:rFonts w:asciiTheme="minorEastAsia" w:eastAsiaTheme="minorEastAsia" w:hAnsiTheme="minorEastAsia"/>
          <w:sz w:val="28"/>
          <w:szCs w:val="28"/>
        </w:rPr>
      </w:pPr>
      <w:bookmarkStart w:id="248" w:name="_Toc505084901"/>
      <w:r w:rsidRPr="00D77533">
        <w:rPr>
          <w:rFonts w:asciiTheme="minorEastAsia" w:eastAsiaTheme="minorEastAsia" w:hAnsiTheme="minorEastAsia" w:hint="eastAsia"/>
          <w:sz w:val="28"/>
          <w:szCs w:val="28"/>
        </w:rPr>
        <w:t>基础平台</w:t>
      </w:r>
      <w:bookmarkEnd w:id="248"/>
    </w:p>
    <w:p w14:paraId="01FAE366"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行政区域信息、单位信息、部门信息、人员信息（人员职级、公务卡号、工资卡号等）、登录用户权限配置、字典数据内容（科目信息、核算辅助项目信息等）、差旅标准及浮动标准等相关内容。</w:t>
      </w:r>
    </w:p>
    <w:p w14:paraId="10F27B8D" w14:textId="77777777" w:rsidR="00782278" w:rsidRPr="00D77533" w:rsidRDefault="00782278" w:rsidP="00761147">
      <w:pPr>
        <w:pStyle w:val="4"/>
        <w:numPr>
          <w:ilvl w:val="2"/>
          <w:numId w:val="8"/>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系统</w:t>
      </w:r>
      <w:r w:rsidRPr="00D77533">
        <w:rPr>
          <w:rFonts w:asciiTheme="minorEastAsia" w:eastAsiaTheme="minorEastAsia" w:hAnsiTheme="minorEastAsia" w:hint="eastAsia"/>
          <w:sz w:val="24"/>
          <w:szCs w:val="24"/>
        </w:rPr>
        <w:t>部署</w:t>
      </w:r>
    </w:p>
    <w:p w14:paraId="417A8C3E" w14:textId="77777777"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006D45EC">
        <w:rPr>
          <w:rFonts w:asciiTheme="minorEastAsia" w:eastAsiaTheme="minorEastAsia" w:hAnsiTheme="minorEastAsia" w:cs="MS Mincho"/>
          <w:sz w:val="24"/>
          <w:szCs w:val="24"/>
        </w:rPr>
        <w:t>境</w:t>
      </w:r>
      <w:r w:rsidRPr="00D77533">
        <w:rPr>
          <w:rFonts w:asciiTheme="minorEastAsia" w:eastAsiaTheme="minorEastAsia" w:hAnsiTheme="minorEastAsia" w:cs="MS Mincho"/>
          <w:sz w:val="24"/>
          <w:szCs w:val="24"/>
        </w:rPr>
        <w:t>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156303F6" w14:textId="77777777"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w:t>
      </w:r>
      <w:r w:rsidR="006D45EC">
        <w:rPr>
          <w:rFonts w:asciiTheme="minorEastAsia" w:eastAsiaTheme="minorEastAsia" w:hAnsiTheme="minorEastAsia" w:hint="eastAsia"/>
          <w:sz w:val="24"/>
          <w:szCs w:val="24"/>
        </w:rPr>
        <w:t>表</w:t>
      </w:r>
      <w:r w:rsidRPr="00D77533">
        <w:rPr>
          <w:rFonts w:asciiTheme="minorEastAsia" w:eastAsiaTheme="minorEastAsia" w:hAnsiTheme="minorEastAsia" w:hint="eastAsia"/>
          <w:sz w:val="24"/>
          <w:szCs w:val="24"/>
        </w:rPr>
        <w:t>、实施人员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129BBB41" w14:textId="77777777"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7B6B59A4" w14:textId="77777777"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605AEF26" w14:textId="77777777"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000E345E">
        <w:rPr>
          <w:rFonts w:asciiTheme="minorEastAsia" w:eastAsiaTheme="minorEastAsia" w:hAnsiTheme="minorEastAsia" w:cs="MS Mincho"/>
          <w:sz w:val="24"/>
          <w:szCs w:val="24"/>
        </w:rPr>
        <w:t>数据</w:t>
      </w:r>
      <w:r w:rsidR="000E345E">
        <w:rPr>
          <w:rFonts w:asciiTheme="minorEastAsia" w:eastAsiaTheme="minorEastAsia" w:hAnsiTheme="minorEastAsia" w:cs="MS Mincho" w:hint="eastAsia"/>
          <w:sz w:val="24"/>
          <w:szCs w:val="24"/>
        </w:rPr>
        <w:t>、</w:t>
      </w:r>
      <w:r w:rsidRPr="00D77533">
        <w:rPr>
          <w:rFonts w:asciiTheme="minorEastAsia" w:eastAsiaTheme="minorEastAsia" w:hAnsiTheme="minorEastAsia" w:hint="eastAsia"/>
          <w:sz w:val="24"/>
          <w:szCs w:val="24"/>
        </w:rPr>
        <w:t>业务</w:t>
      </w:r>
      <w:r w:rsidR="000E345E">
        <w:rPr>
          <w:rFonts w:asciiTheme="minorEastAsia" w:eastAsiaTheme="minorEastAsia" w:hAnsiTheme="minorEastAsia" w:cs="MS Mincho"/>
          <w:sz w:val="24"/>
          <w:szCs w:val="24"/>
        </w:rPr>
        <w:t>相关数据</w:t>
      </w:r>
      <w:r w:rsidR="000E345E">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000E345E">
        <w:rPr>
          <w:rFonts w:asciiTheme="minorEastAsia" w:eastAsiaTheme="minorEastAsia" w:hAnsiTheme="minorEastAsia" w:cs="MS Mincho"/>
          <w:sz w:val="24"/>
          <w:szCs w:val="24"/>
        </w:rPr>
        <w:t>能</w:t>
      </w:r>
      <w:r w:rsidRPr="00D77533">
        <w:rPr>
          <w:rFonts w:asciiTheme="minorEastAsia" w:eastAsiaTheme="minorEastAsia" w:hAnsiTheme="minorEastAsia" w:cs="MS Mincho" w:hint="eastAsia"/>
          <w:sz w:val="24"/>
          <w:szCs w:val="24"/>
        </w:rPr>
        <w:t>。</w:t>
      </w:r>
    </w:p>
    <w:p w14:paraId="1B956757" w14:textId="77777777"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4DAA229C" w14:textId="77777777"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w:t>
      </w:r>
      <w:r w:rsidR="000E345E">
        <w:rPr>
          <w:rFonts w:asciiTheme="minorEastAsia" w:eastAsiaTheme="minorEastAsia" w:hAnsiTheme="minorEastAsia" w:hint="eastAsia"/>
          <w:sz w:val="24"/>
          <w:szCs w:val="24"/>
        </w:rPr>
        <w:t>实施人员对系统的安装部署进行验证，</w:t>
      </w:r>
      <w:r w:rsidRPr="00D77533">
        <w:rPr>
          <w:rFonts w:asciiTheme="minorEastAsia" w:eastAsiaTheme="minorEastAsia" w:hAnsiTheme="minorEastAsia" w:hint="eastAsia"/>
          <w:sz w:val="24"/>
          <w:szCs w:val="24"/>
        </w:rPr>
        <w:t>核对需求说明书进行功能验证，确保系统与需求说明书吻合。</w:t>
      </w:r>
    </w:p>
    <w:p w14:paraId="12FEA8BF" w14:textId="77777777" w:rsidR="00782278" w:rsidRPr="00D77533"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4E9C5458" w14:textId="77777777" w:rsidR="00782278" w:rsidRDefault="00782278" w:rsidP="0078227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00CA1E54">
        <w:rPr>
          <w:rFonts w:asciiTheme="minorEastAsia" w:eastAsiaTheme="minorEastAsia" w:hAnsiTheme="minorEastAsia" w:hint="eastAsia"/>
          <w:sz w:val="24"/>
          <w:szCs w:val="24"/>
        </w:rPr>
        <w:t>形成需求</w:t>
      </w:r>
      <w:r w:rsidR="00CF67A6">
        <w:rPr>
          <w:rFonts w:asciiTheme="minorEastAsia" w:eastAsiaTheme="minorEastAsia" w:hAnsiTheme="minorEastAsia" w:hint="eastAsia"/>
          <w:sz w:val="24"/>
          <w:szCs w:val="24"/>
        </w:rPr>
        <w:t>规格</w:t>
      </w:r>
      <w:r w:rsidRPr="00D77533">
        <w:rPr>
          <w:rFonts w:asciiTheme="minorEastAsia" w:eastAsiaTheme="minorEastAsia" w:hAnsiTheme="minorEastAsia" w:cs="MS Mincho"/>
          <w:sz w:val="24"/>
          <w:szCs w:val="24"/>
        </w:rPr>
        <w:t>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5E5C8D35" w14:textId="77777777" w:rsidR="00330564" w:rsidRPr="00D77533" w:rsidRDefault="00330564" w:rsidP="00330564">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Pr>
          <w:rFonts w:asciiTheme="minorEastAsia" w:eastAsiaTheme="minorEastAsia" w:hAnsiTheme="minorEastAsia"/>
          <w:sz w:val="24"/>
          <w:szCs w:val="24"/>
        </w:rPr>
        <w:t>0.</w:t>
      </w:r>
      <w:r w:rsidRPr="00330564">
        <w:rPr>
          <w:rFonts w:hint="eastAsia"/>
        </w:rPr>
        <w:t xml:space="preserve"> </w:t>
      </w:r>
      <w:r w:rsidRPr="00330564">
        <w:rPr>
          <w:rFonts w:asciiTheme="minorEastAsia" w:eastAsiaTheme="minorEastAsia" w:hAnsiTheme="minorEastAsia" w:hint="eastAsia"/>
          <w:sz w:val="24"/>
          <w:szCs w:val="24"/>
        </w:rPr>
        <w:t>编制文件服务器备份策略和脚本</w:t>
      </w:r>
      <w:r>
        <w:rPr>
          <w:rFonts w:asciiTheme="minorEastAsia" w:eastAsiaTheme="minorEastAsia" w:hAnsiTheme="minorEastAsia" w:hint="eastAsia"/>
          <w:sz w:val="24"/>
          <w:szCs w:val="24"/>
        </w:rPr>
        <w:t>，</w:t>
      </w:r>
      <w:r w:rsidRPr="00330564">
        <w:rPr>
          <w:rFonts w:asciiTheme="minorEastAsia" w:eastAsiaTheme="minorEastAsia" w:hAnsiTheme="minorEastAsia" w:hint="eastAsia"/>
          <w:sz w:val="24"/>
          <w:szCs w:val="24"/>
        </w:rPr>
        <w:t>编制数据库备份策略和脚本。</w:t>
      </w:r>
    </w:p>
    <w:p w14:paraId="1FA210E8" w14:textId="77777777" w:rsidR="00E216F6" w:rsidRPr="00D77533" w:rsidRDefault="003F62D9" w:rsidP="00761147">
      <w:pPr>
        <w:pStyle w:val="4"/>
        <w:numPr>
          <w:ilvl w:val="2"/>
          <w:numId w:val="8"/>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p>
    <w:p w14:paraId="276F6847" w14:textId="77777777" w:rsidR="00E216F6" w:rsidRPr="00D77533" w:rsidRDefault="003F62D9" w:rsidP="00D11694">
      <w:pPr>
        <w:spacing w:beforeLines="25" w:before="78" w:afterLines="25" w:after="78"/>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14:paraId="78003705" w14:textId="77777777" w:rsidR="000936D4" w:rsidRPr="00D77533" w:rsidRDefault="003F62D9" w:rsidP="00D11694">
      <w:pPr>
        <w:numPr>
          <w:ilvl w:val="0"/>
          <w:numId w:val="15"/>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行政区域初始化</w:t>
      </w:r>
    </w:p>
    <w:p w14:paraId="3B4BA2BE" w14:textId="77777777" w:rsidR="000936D4" w:rsidRPr="00D77533" w:rsidRDefault="003F62D9" w:rsidP="00D11694">
      <w:pPr>
        <w:numPr>
          <w:ilvl w:val="0"/>
          <w:numId w:val="15"/>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单位信息初始化</w:t>
      </w:r>
    </w:p>
    <w:p w14:paraId="5FAF2A77" w14:textId="77777777" w:rsidR="000936D4" w:rsidRPr="00D77533" w:rsidRDefault="003F62D9" w:rsidP="00D11694">
      <w:pPr>
        <w:numPr>
          <w:ilvl w:val="0"/>
          <w:numId w:val="15"/>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部门信息初始化</w:t>
      </w:r>
    </w:p>
    <w:p w14:paraId="5DFCF018" w14:textId="77777777" w:rsidR="000936D4" w:rsidRPr="00D77533" w:rsidRDefault="003F62D9" w:rsidP="00D11694">
      <w:pPr>
        <w:numPr>
          <w:ilvl w:val="0"/>
          <w:numId w:val="15"/>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人员信息初始化</w:t>
      </w:r>
    </w:p>
    <w:p w14:paraId="4B93B2E4" w14:textId="77777777" w:rsidR="000936D4" w:rsidRPr="00D77533" w:rsidRDefault="003F62D9" w:rsidP="00D11694">
      <w:pPr>
        <w:numPr>
          <w:ilvl w:val="0"/>
          <w:numId w:val="15"/>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用户及角色权限初始化</w:t>
      </w:r>
    </w:p>
    <w:p w14:paraId="7C42BD6D" w14:textId="77777777" w:rsidR="000936D4" w:rsidRPr="00D77533" w:rsidRDefault="003F62D9" w:rsidP="00D11694">
      <w:pPr>
        <w:numPr>
          <w:ilvl w:val="0"/>
          <w:numId w:val="15"/>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字典数据初始化</w:t>
      </w:r>
    </w:p>
    <w:p w14:paraId="2769EE51" w14:textId="77777777" w:rsidR="000936D4" w:rsidRPr="00D77533" w:rsidRDefault="003F62D9" w:rsidP="00D11694">
      <w:pPr>
        <w:numPr>
          <w:ilvl w:val="0"/>
          <w:numId w:val="15"/>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差旅标准及浮动初始化</w:t>
      </w:r>
    </w:p>
    <w:p w14:paraId="25E86CAC" w14:textId="77777777" w:rsidR="000936D4" w:rsidRPr="00D77533" w:rsidRDefault="00D65907" w:rsidP="00D11694">
      <w:pPr>
        <w:numPr>
          <w:ilvl w:val="0"/>
          <w:numId w:val="15"/>
        </w:numPr>
        <w:spacing w:beforeLines="10" w:before="31" w:afterLines="10" w:after="31"/>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报表引擎及工作流引擎初始化配置</w:t>
      </w:r>
    </w:p>
    <w:p w14:paraId="609DD4C1" w14:textId="77777777" w:rsidR="00A33E2D" w:rsidRDefault="00BB19AA" w:rsidP="00761147">
      <w:pPr>
        <w:pStyle w:val="4"/>
        <w:numPr>
          <w:ilvl w:val="2"/>
          <w:numId w:val="8"/>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系统维护</w:t>
      </w:r>
    </w:p>
    <w:p w14:paraId="21F7DAE3"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w:t>
      </w:r>
      <w:r w:rsidR="002D762D" w:rsidRPr="00D77533">
        <w:rPr>
          <w:rFonts w:asciiTheme="minorEastAsia" w:eastAsiaTheme="minorEastAsia" w:hAnsiTheme="minorEastAsia" w:cs="MS Mincho"/>
          <w:sz w:val="24"/>
          <w:szCs w:val="24"/>
        </w:rPr>
        <w:t>服</w:t>
      </w:r>
      <w:r w:rsidR="002D762D" w:rsidRPr="00D77533">
        <w:rPr>
          <w:rFonts w:asciiTheme="minorEastAsia" w:eastAsiaTheme="minorEastAsia" w:hAnsiTheme="minorEastAsia" w:hint="eastAsia"/>
          <w:sz w:val="24"/>
          <w:szCs w:val="24"/>
        </w:rPr>
        <w:t>务</w:t>
      </w:r>
      <w:r w:rsidR="002D762D" w:rsidRPr="00D77533">
        <w:rPr>
          <w:rFonts w:asciiTheme="minorEastAsia" w:eastAsiaTheme="minorEastAsia" w:hAnsiTheme="minorEastAsia" w:cs="MS Mincho"/>
          <w:sz w:val="24"/>
          <w:szCs w:val="24"/>
        </w:rPr>
        <w:t>方式分</w:t>
      </w:r>
      <w:r w:rsidR="002D762D" w:rsidRPr="00D77533">
        <w:rPr>
          <w:rFonts w:asciiTheme="minorEastAsia" w:eastAsiaTheme="minorEastAsia" w:hAnsiTheme="minorEastAsia" w:hint="eastAsia"/>
          <w:sz w:val="24"/>
          <w:szCs w:val="24"/>
        </w:rPr>
        <w:t>为</w:t>
      </w:r>
      <w:r w:rsidR="002D762D" w:rsidRPr="00D77533">
        <w:rPr>
          <w:rFonts w:asciiTheme="minorEastAsia" w:eastAsiaTheme="minorEastAsia" w:hAnsiTheme="minorEastAsia" w:cs="MS Mincho"/>
          <w:sz w:val="24"/>
          <w:szCs w:val="24"/>
        </w:rPr>
        <w:t>全国</w:t>
      </w:r>
      <w:r w:rsidR="002D762D" w:rsidRPr="00D77533">
        <w:rPr>
          <w:rFonts w:asciiTheme="minorEastAsia" w:eastAsiaTheme="minorEastAsia" w:hAnsiTheme="minorEastAsia" w:hint="eastAsia"/>
          <w:sz w:val="24"/>
          <w:szCs w:val="24"/>
        </w:rPr>
        <w:t>统</w:t>
      </w:r>
      <w:r w:rsidR="002D762D" w:rsidRPr="00D77533">
        <w:rPr>
          <w:rFonts w:asciiTheme="minorEastAsia" w:eastAsiaTheme="minorEastAsia" w:hAnsiTheme="minorEastAsia" w:cs="MS Mincho"/>
          <w:sz w:val="24"/>
          <w:szCs w:val="24"/>
        </w:rPr>
        <w:t>一</w:t>
      </w:r>
      <w:r w:rsidR="002D762D" w:rsidRPr="00D77533">
        <w:rPr>
          <w:rFonts w:asciiTheme="minorEastAsia" w:eastAsiaTheme="minorEastAsia" w:hAnsiTheme="minorEastAsia" w:hint="eastAsia"/>
          <w:sz w:val="24"/>
          <w:szCs w:val="24"/>
        </w:rPr>
        <w:t>400电话服务，远程在线服务（包含邮件、即时通讯工具、远程桌面等）</w:t>
      </w:r>
      <w:r w:rsidR="002D762D" w:rsidRPr="00D77533">
        <w:rPr>
          <w:rFonts w:asciiTheme="minorEastAsia" w:eastAsiaTheme="minorEastAsia" w:hAnsiTheme="minorEastAsia" w:cs="MS Mincho"/>
          <w:sz w:val="24"/>
          <w:szCs w:val="24"/>
        </w:rPr>
        <w:t>。</w:t>
      </w:r>
    </w:p>
    <w:p w14:paraId="3C950A16"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3CB0BCBE"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63459B30"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005F7C4C"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6A302CC0"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5531A3FB"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6C6CC16D"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23456C5C" w14:textId="77777777" w:rsidR="00BB19AA" w:rsidRPr="00D77533" w:rsidRDefault="00BB19AA" w:rsidP="00BB19A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应电话</w:t>
      </w:r>
      <w:r w:rsidRPr="00D77533">
        <w:rPr>
          <w:rFonts w:asciiTheme="minorEastAsia" w:eastAsiaTheme="minorEastAsia" w:hAnsiTheme="minorEastAsia" w:cs="MS Mincho"/>
          <w:sz w:val="24"/>
          <w:szCs w:val="24"/>
        </w:rPr>
        <w:t>。</w:t>
      </w:r>
    </w:p>
    <w:p w14:paraId="395ABF58" w14:textId="77777777" w:rsidR="00BB19AA" w:rsidRPr="00D77533" w:rsidRDefault="00BB19AA" w:rsidP="00BB19AA">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14:paraId="696B561A" w14:textId="77777777" w:rsidR="00BB19AA" w:rsidRDefault="00BB19AA" w:rsidP="00761147">
      <w:pPr>
        <w:pStyle w:val="4"/>
        <w:numPr>
          <w:ilvl w:val="2"/>
          <w:numId w:val="8"/>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维护内容</w:t>
      </w:r>
    </w:p>
    <w:p w14:paraId="55D31A0E" w14:textId="77777777" w:rsidR="00BB19AA" w:rsidRDefault="003B613F" w:rsidP="000E0D93">
      <w:pPr>
        <w:ind w:firstLine="480"/>
        <w:rPr>
          <w:rFonts w:asciiTheme="minorEastAsia" w:eastAsiaTheme="minorEastAsia" w:hAnsiTheme="minorEastAsia"/>
          <w:sz w:val="24"/>
          <w:szCs w:val="24"/>
        </w:rPr>
      </w:pPr>
      <w:r w:rsidRPr="003B613F">
        <w:rPr>
          <w:rFonts w:asciiTheme="minorEastAsia" w:eastAsiaTheme="minorEastAsia" w:hAnsiTheme="minorEastAsia" w:hint="eastAsia"/>
          <w:sz w:val="24"/>
          <w:szCs w:val="24"/>
        </w:rPr>
        <w:t>每日对硬件运行环境进行检查、运行参数调整，包括磁盘空间、I/O读写、内存使用量、CPU使用情况</w:t>
      </w:r>
      <w:r w:rsidR="00FE7818">
        <w:rPr>
          <w:rFonts w:asciiTheme="minorEastAsia" w:eastAsiaTheme="minorEastAsia" w:hAnsiTheme="minorEastAsia" w:hint="eastAsia"/>
          <w:sz w:val="24"/>
          <w:szCs w:val="24"/>
        </w:rPr>
        <w:t>、网络会话量、网络丢包率</w:t>
      </w:r>
      <w:r w:rsidRPr="003B613F">
        <w:rPr>
          <w:rFonts w:asciiTheme="minorEastAsia" w:eastAsiaTheme="minorEastAsia" w:hAnsiTheme="minorEastAsia" w:hint="eastAsia"/>
          <w:sz w:val="24"/>
          <w:szCs w:val="24"/>
        </w:rPr>
        <w:t>等</w:t>
      </w:r>
      <w:r>
        <w:rPr>
          <w:rFonts w:asciiTheme="minorEastAsia" w:eastAsiaTheme="minorEastAsia" w:hAnsiTheme="minorEastAsia" w:hint="eastAsia"/>
          <w:sz w:val="24"/>
          <w:szCs w:val="24"/>
        </w:rPr>
        <w:t>。</w:t>
      </w:r>
    </w:p>
    <w:p w14:paraId="1E9B7988" w14:textId="77777777" w:rsidR="003B613F" w:rsidRDefault="003B613F" w:rsidP="000E0D93">
      <w:pPr>
        <w:ind w:firstLine="480"/>
        <w:rPr>
          <w:rFonts w:asciiTheme="minorEastAsia" w:eastAsiaTheme="minorEastAsia" w:hAnsiTheme="minorEastAsia"/>
          <w:sz w:val="24"/>
          <w:szCs w:val="24"/>
        </w:rPr>
      </w:pPr>
      <w:r w:rsidRPr="003B613F">
        <w:rPr>
          <w:rFonts w:asciiTheme="minorEastAsia" w:eastAsiaTheme="minorEastAsia" w:hAnsiTheme="minorEastAsia" w:hint="eastAsia"/>
          <w:sz w:val="24"/>
          <w:szCs w:val="24"/>
        </w:rPr>
        <w:t>每日对业务运行情况进行检查，包括iis、tomcat、文件代理服务等</w:t>
      </w:r>
      <w:r>
        <w:rPr>
          <w:rFonts w:asciiTheme="minorEastAsia" w:eastAsiaTheme="minorEastAsia" w:hAnsiTheme="minorEastAsia" w:hint="eastAsia"/>
          <w:sz w:val="24"/>
          <w:szCs w:val="24"/>
        </w:rPr>
        <w:t>。</w:t>
      </w:r>
    </w:p>
    <w:p w14:paraId="4D922634" w14:textId="77777777" w:rsidR="003B613F" w:rsidRDefault="003B613F" w:rsidP="000E0D93">
      <w:pPr>
        <w:ind w:firstLine="480"/>
        <w:rPr>
          <w:rFonts w:asciiTheme="minorEastAsia" w:eastAsiaTheme="minorEastAsia" w:hAnsiTheme="minorEastAsia"/>
          <w:sz w:val="24"/>
          <w:szCs w:val="24"/>
        </w:rPr>
      </w:pPr>
      <w:r w:rsidRPr="003B613F">
        <w:rPr>
          <w:rFonts w:asciiTheme="minorEastAsia" w:eastAsiaTheme="minorEastAsia" w:hAnsiTheme="minorEastAsia" w:hint="eastAsia"/>
          <w:sz w:val="24"/>
          <w:szCs w:val="24"/>
        </w:rPr>
        <w:t>每日对数据库运行情况进行检查</w:t>
      </w:r>
      <w:r w:rsidR="00FE7818">
        <w:rPr>
          <w:rFonts w:asciiTheme="minorEastAsia" w:eastAsiaTheme="minorEastAsia" w:hAnsiTheme="minorEastAsia" w:hint="eastAsia"/>
          <w:sz w:val="24"/>
          <w:szCs w:val="24"/>
        </w:rPr>
        <w:t>，包括数据库连接数、数据库表空间、数据库备份情况等</w:t>
      </w:r>
      <w:r>
        <w:rPr>
          <w:rFonts w:asciiTheme="minorEastAsia" w:eastAsiaTheme="minorEastAsia" w:hAnsiTheme="minorEastAsia" w:hint="eastAsia"/>
          <w:sz w:val="24"/>
          <w:szCs w:val="24"/>
        </w:rPr>
        <w:t>。</w:t>
      </w:r>
    </w:p>
    <w:p w14:paraId="7AD083E3" w14:textId="77777777" w:rsidR="006368C4" w:rsidRPr="00D77533" w:rsidRDefault="006368C4" w:rsidP="000E0D93">
      <w:pPr>
        <w:ind w:firstLine="480"/>
        <w:rPr>
          <w:rFonts w:asciiTheme="minorEastAsia" w:eastAsiaTheme="minorEastAsia" w:hAnsiTheme="minorEastAsia"/>
          <w:sz w:val="24"/>
          <w:szCs w:val="24"/>
        </w:rPr>
      </w:pPr>
    </w:p>
    <w:p w14:paraId="2C6083FE" w14:textId="77777777" w:rsidR="0061563C" w:rsidRPr="00D55D88" w:rsidRDefault="003F62D9" w:rsidP="00761147">
      <w:pPr>
        <w:pStyle w:val="4"/>
        <w:numPr>
          <w:ilvl w:val="2"/>
          <w:numId w:val="8"/>
        </w:numPr>
        <w:spacing w:line="360" w:lineRule="auto"/>
        <w:ind w:firstLineChars="0"/>
        <w:rPr>
          <w:rFonts w:asciiTheme="minorEastAsia" w:eastAsiaTheme="minorEastAsia" w:hAnsiTheme="minorEastAsia"/>
          <w:sz w:val="24"/>
          <w:szCs w:val="24"/>
        </w:rPr>
      </w:pPr>
      <w:r w:rsidRPr="00D55D88">
        <w:rPr>
          <w:rFonts w:asciiTheme="minorEastAsia" w:eastAsiaTheme="minorEastAsia" w:hAnsiTheme="minorEastAsia" w:hint="eastAsia"/>
          <w:sz w:val="24"/>
          <w:szCs w:val="24"/>
        </w:rPr>
        <w:lastRenderedPageBreak/>
        <w:t>人员配置</w:t>
      </w:r>
    </w:p>
    <w:tbl>
      <w:tblPr>
        <w:tblW w:w="9781" w:type="dxa"/>
        <w:jc w:val="center"/>
        <w:tblLayout w:type="fixed"/>
        <w:tblLook w:val="04A0" w:firstRow="1" w:lastRow="0" w:firstColumn="1" w:lastColumn="0" w:noHBand="0" w:noVBand="1"/>
      </w:tblPr>
      <w:tblGrid>
        <w:gridCol w:w="866"/>
        <w:gridCol w:w="1701"/>
        <w:gridCol w:w="1275"/>
        <w:gridCol w:w="5939"/>
      </w:tblGrid>
      <w:tr w:rsidR="0038674E" w:rsidRPr="00615B92" w14:paraId="46BDE73F" w14:textId="77777777" w:rsidTr="004D6148">
        <w:trPr>
          <w:trHeight w:val="693"/>
          <w:jc w:val="center"/>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0DB469BD" w14:textId="77777777" w:rsidR="000936D4" w:rsidRPr="00615B92" w:rsidRDefault="0038674E" w:rsidP="009E1CCB">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5D492F8E" w14:textId="77777777" w:rsidR="000936D4" w:rsidRPr="00615B92" w:rsidRDefault="0038674E" w:rsidP="009E1CCB">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5BB247C1" w14:textId="77777777" w:rsidR="000936D4" w:rsidRPr="00615B92" w:rsidRDefault="00017CBE" w:rsidP="009E1CCB">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6177A9E7" w14:textId="77777777" w:rsidR="000936D4" w:rsidRPr="00615B92" w:rsidRDefault="0038674E" w:rsidP="009E1CCB">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工作职责</w:t>
            </w:r>
          </w:p>
        </w:tc>
      </w:tr>
      <w:tr w:rsidR="0038674E" w:rsidRPr="00615B92" w14:paraId="1D4ECD67" w14:textId="77777777" w:rsidTr="004D6148">
        <w:trPr>
          <w:trHeight w:val="540"/>
          <w:jc w:val="center"/>
        </w:trPr>
        <w:tc>
          <w:tcPr>
            <w:tcW w:w="866" w:type="dxa"/>
            <w:tcBorders>
              <w:top w:val="nil"/>
              <w:left w:val="single" w:sz="4" w:space="0" w:color="auto"/>
              <w:bottom w:val="single" w:sz="4" w:space="0" w:color="auto"/>
              <w:right w:val="single" w:sz="4" w:space="0" w:color="auto"/>
            </w:tcBorders>
            <w:shd w:val="clear" w:color="auto" w:fill="auto"/>
            <w:vAlign w:val="center"/>
          </w:tcPr>
          <w:p w14:paraId="7E5D3E0A"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1701" w:type="dxa"/>
            <w:tcBorders>
              <w:top w:val="nil"/>
              <w:left w:val="nil"/>
              <w:bottom w:val="single" w:sz="4" w:space="0" w:color="auto"/>
              <w:right w:val="single" w:sz="4" w:space="0" w:color="auto"/>
            </w:tcBorders>
            <w:shd w:val="clear" w:color="auto" w:fill="auto"/>
            <w:vAlign w:val="center"/>
          </w:tcPr>
          <w:p w14:paraId="5A2203E3"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项目经理</w:t>
            </w:r>
          </w:p>
        </w:tc>
        <w:tc>
          <w:tcPr>
            <w:tcW w:w="1275" w:type="dxa"/>
            <w:tcBorders>
              <w:top w:val="nil"/>
              <w:left w:val="nil"/>
              <w:bottom w:val="single" w:sz="4" w:space="0" w:color="auto"/>
              <w:right w:val="single" w:sz="4" w:space="0" w:color="auto"/>
            </w:tcBorders>
            <w:shd w:val="clear" w:color="auto" w:fill="auto"/>
            <w:vAlign w:val="center"/>
          </w:tcPr>
          <w:p w14:paraId="65FBF7D9"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5939" w:type="dxa"/>
            <w:tcBorders>
              <w:top w:val="nil"/>
              <w:left w:val="nil"/>
              <w:bottom w:val="single" w:sz="4" w:space="0" w:color="auto"/>
              <w:right w:val="single" w:sz="4" w:space="0" w:color="auto"/>
            </w:tcBorders>
            <w:shd w:val="clear" w:color="auto" w:fill="auto"/>
            <w:vAlign w:val="center"/>
          </w:tcPr>
          <w:p w14:paraId="0E603E9D"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负责项目整体进度的沟通和人员及其它资源协调，把控整个项目的时间进度，保证项目质量</w:t>
            </w:r>
          </w:p>
        </w:tc>
      </w:tr>
      <w:tr w:rsidR="0038674E" w:rsidRPr="00615B92" w14:paraId="03A9C016" w14:textId="77777777" w:rsidTr="004D6148">
        <w:trPr>
          <w:trHeight w:val="540"/>
          <w:jc w:val="center"/>
        </w:trPr>
        <w:tc>
          <w:tcPr>
            <w:tcW w:w="866" w:type="dxa"/>
            <w:tcBorders>
              <w:top w:val="nil"/>
              <w:left w:val="single" w:sz="4" w:space="0" w:color="auto"/>
              <w:bottom w:val="single" w:sz="4" w:space="0" w:color="auto"/>
              <w:right w:val="single" w:sz="4" w:space="0" w:color="auto"/>
            </w:tcBorders>
            <w:shd w:val="clear" w:color="auto" w:fill="auto"/>
            <w:vAlign w:val="center"/>
          </w:tcPr>
          <w:p w14:paraId="732A9D04"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2</w:t>
            </w:r>
          </w:p>
        </w:tc>
        <w:tc>
          <w:tcPr>
            <w:tcW w:w="1701" w:type="dxa"/>
            <w:tcBorders>
              <w:top w:val="nil"/>
              <w:left w:val="nil"/>
              <w:bottom w:val="single" w:sz="4" w:space="0" w:color="auto"/>
              <w:right w:val="single" w:sz="4" w:space="0" w:color="auto"/>
            </w:tcBorders>
            <w:shd w:val="clear" w:color="auto" w:fill="auto"/>
            <w:vAlign w:val="center"/>
          </w:tcPr>
          <w:p w14:paraId="44D68FEC"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需求分析师</w:t>
            </w:r>
          </w:p>
        </w:tc>
        <w:tc>
          <w:tcPr>
            <w:tcW w:w="1275" w:type="dxa"/>
            <w:tcBorders>
              <w:top w:val="nil"/>
              <w:left w:val="nil"/>
              <w:bottom w:val="single" w:sz="4" w:space="0" w:color="auto"/>
              <w:right w:val="single" w:sz="4" w:space="0" w:color="auto"/>
            </w:tcBorders>
            <w:shd w:val="clear" w:color="auto" w:fill="auto"/>
            <w:vAlign w:val="center"/>
          </w:tcPr>
          <w:p w14:paraId="765C391B" w14:textId="77777777" w:rsidR="000936D4" w:rsidRPr="00615B92" w:rsidRDefault="000D5F89"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10</w:t>
            </w:r>
          </w:p>
        </w:tc>
        <w:tc>
          <w:tcPr>
            <w:tcW w:w="5939" w:type="dxa"/>
            <w:tcBorders>
              <w:top w:val="nil"/>
              <w:left w:val="nil"/>
              <w:bottom w:val="single" w:sz="4" w:space="0" w:color="auto"/>
              <w:right w:val="single" w:sz="4" w:space="0" w:color="auto"/>
            </w:tcBorders>
            <w:shd w:val="clear" w:color="auto" w:fill="auto"/>
            <w:vAlign w:val="center"/>
          </w:tcPr>
          <w:p w14:paraId="4B07C1FC"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负责收集初始化需求及模块内</w:t>
            </w:r>
            <w:r w:rsidR="0074266B" w:rsidRPr="00615B92">
              <w:rPr>
                <w:rFonts w:asciiTheme="minorEastAsia" w:eastAsiaTheme="minorEastAsia" w:hAnsiTheme="minorEastAsia" w:cs="宋体" w:hint="eastAsia"/>
                <w:color w:val="000000"/>
                <w:kern w:val="0"/>
                <w:szCs w:val="21"/>
              </w:rPr>
              <w:t>本地化开发</w:t>
            </w:r>
            <w:r w:rsidRPr="00615B92">
              <w:rPr>
                <w:rFonts w:asciiTheme="minorEastAsia" w:eastAsiaTheme="minorEastAsia" w:hAnsiTheme="minorEastAsia" w:cs="宋体" w:hint="eastAsia"/>
                <w:color w:val="000000"/>
                <w:kern w:val="0"/>
                <w:szCs w:val="21"/>
              </w:rPr>
              <w:t>需求，并与客户达成一致</w:t>
            </w:r>
          </w:p>
        </w:tc>
      </w:tr>
      <w:tr w:rsidR="0038674E" w:rsidRPr="00615B92" w14:paraId="3704138C" w14:textId="77777777" w:rsidTr="004D6148">
        <w:trPr>
          <w:trHeight w:val="645"/>
          <w:jc w:val="center"/>
        </w:trPr>
        <w:tc>
          <w:tcPr>
            <w:tcW w:w="866" w:type="dxa"/>
            <w:tcBorders>
              <w:top w:val="nil"/>
              <w:left w:val="single" w:sz="4" w:space="0" w:color="auto"/>
              <w:bottom w:val="single" w:sz="4" w:space="0" w:color="auto"/>
              <w:right w:val="single" w:sz="4" w:space="0" w:color="auto"/>
            </w:tcBorders>
            <w:shd w:val="clear" w:color="auto" w:fill="auto"/>
            <w:vAlign w:val="center"/>
          </w:tcPr>
          <w:p w14:paraId="223AAFCF"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3</w:t>
            </w:r>
          </w:p>
        </w:tc>
        <w:tc>
          <w:tcPr>
            <w:tcW w:w="1701" w:type="dxa"/>
            <w:tcBorders>
              <w:top w:val="nil"/>
              <w:left w:val="nil"/>
              <w:bottom w:val="single" w:sz="4" w:space="0" w:color="auto"/>
              <w:right w:val="single" w:sz="4" w:space="0" w:color="auto"/>
            </w:tcBorders>
            <w:shd w:val="clear" w:color="auto" w:fill="auto"/>
            <w:vAlign w:val="center"/>
          </w:tcPr>
          <w:p w14:paraId="40776B4C"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软件架构师</w:t>
            </w:r>
          </w:p>
        </w:tc>
        <w:tc>
          <w:tcPr>
            <w:tcW w:w="1275" w:type="dxa"/>
            <w:tcBorders>
              <w:top w:val="nil"/>
              <w:left w:val="nil"/>
              <w:bottom w:val="single" w:sz="4" w:space="0" w:color="auto"/>
              <w:right w:val="single" w:sz="4" w:space="0" w:color="auto"/>
            </w:tcBorders>
            <w:shd w:val="clear" w:color="auto" w:fill="auto"/>
            <w:vAlign w:val="center"/>
          </w:tcPr>
          <w:p w14:paraId="405C06F2"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5939" w:type="dxa"/>
            <w:tcBorders>
              <w:top w:val="nil"/>
              <w:left w:val="nil"/>
              <w:bottom w:val="single" w:sz="4" w:space="0" w:color="auto"/>
              <w:right w:val="single" w:sz="4" w:space="0" w:color="auto"/>
            </w:tcBorders>
            <w:shd w:val="clear" w:color="auto" w:fill="auto"/>
            <w:vAlign w:val="center"/>
          </w:tcPr>
          <w:p w14:paraId="25833E91"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负责模块内</w:t>
            </w:r>
            <w:r w:rsidR="0074266B" w:rsidRPr="00615B92">
              <w:rPr>
                <w:rFonts w:asciiTheme="minorEastAsia" w:eastAsiaTheme="minorEastAsia" w:hAnsiTheme="minorEastAsia" w:cs="宋体" w:hint="eastAsia"/>
                <w:color w:val="000000"/>
                <w:kern w:val="0"/>
                <w:szCs w:val="21"/>
              </w:rPr>
              <w:t>本地化开发</w:t>
            </w:r>
            <w:r w:rsidRPr="00615B92">
              <w:rPr>
                <w:rFonts w:asciiTheme="minorEastAsia" w:eastAsiaTheme="minorEastAsia" w:hAnsiTheme="minorEastAsia" w:cs="宋体" w:hint="eastAsia"/>
                <w:color w:val="000000"/>
                <w:kern w:val="0"/>
                <w:szCs w:val="21"/>
              </w:rPr>
              <w:t>的软件架构调整和设计</w:t>
            </w:r>
          </w:p>
        </w:tc>
      </w:tr>
      <w:tr w:rsidR="0038674E" w:rsidRPr="00615B92" w14:paraId="0C332310" w14:textId="77777777" w:rsidTr="004D6148">
        <w:trPr>
          <w:trHeight w:val="540"/>
          <w:jc w:val="center"/>
        </w:trPr>
        <w:tc>
          <w:tcPr>
            <w:tcW w:w="866" w:type="dxa"/>
            <w:tcBorders>
              <w:top w:val="nil"/>
              <w:left w:val="single" w:sz="4" w:space="0" w:color="auto"/>
              <w:bottom w:val="single" w:sz="4" w:space="0" w:color="auto"/>
              <w:right w:val="single" w:sz="4" w:space="0" w:color="auto"/>
            </w:tcBorders>
            <w:shd w:val="clear" w:color="auto" w:fill="auto"/>
            <w:vAlign w:val="center"/>
          </w:tcPr>
          <w:p w14:paraId="326EB7A7"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4</w:t>
            </w:r>
          </w:p>
        </w:tc>
        <w:tc>
          <w:tcPr>
            <w:tcW w:w="1701" w:type="dxa"/>
            <w:tcBorders>
              <w:top w:val="nil"/>
              <w:left w:val="nil"/>
              <w:bottom w:val="single" w:sz="4" w:space="0" w:color="auto"/>
              <w:right w:val="single" w:sz="4" w:space="0" w:color="auto"/>
            </w:tcBorders>
            <w:shd w:val="clear" w:color="auto" w:fill="auto"/>
            <w:vAlign w:val="center"/>
          </w:tcPr>
          <w:p w14:paraId="5C885AAE"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数据库DBA</w:t>
            </w:r>
          </w:p>
        </w:tc>
        <w:tc>
          <w:tcPr>
            <w:tcW w:w="1275" w:type="dxa"/>
            <w:tcBorders>
              <w:top w:val="nil"/>
              <w:left w:val="nil"/>
              <w:bottom w:val="single" w:sz="4" w:space="0" w:color="auto"/>
              <w:right w:val="single" w:sz="4" w:space="0" w:color="auto"/>
            </w:tcBorders>
            <w:shd w:val="clear" w:color="auto" w:fill="auto"/>
            <w:vAlign w:val="center"/>
          </w:tcPr>
          <w:p w14:paraId="760BBD51"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5939" w:type="dxa"/>
            <w:tcBorders>
              <w:top w:val="nil"/>
              <w:left w:val="nil"/>
              <w:bottom w:val="single" w:sz="4" w:space="0" w:color="auto"/>
              <w:right w:val="single" w:sz="4" w:space="0" w:color="auto"/>
            </w:tcBorders>
            <w:shd w:val="clear" w:color="auto" w:fill="auto"/>
            <w:vAlign w:val="center"/>
          </w:tcPr>
          <w:p w14:paraId="3B6AD326"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负责数据库调优、表、视图、存储过程等的统一管理</w:t>
            </w:r>
          </w:p>
        </w:tc>
      </w:tr>
      <w:tr w:rsidR="0038674E" w:rsidRPr="00615B92" w14:paraId="4002A738" w14:textId="77777777" w:rsidTr="004D6148">
        <w:trPr>
          <w:trHeight w:val="577"/>
          <w:jc w:val="center"/>
        </w:trPr>
        <w:tc>
          <w:tcPr>
            <w:tcW w:w="866" w:type="dxa"/>
            <w:tcBorders>
              <w:top w:val="nil"/>
              <w:left w:val="single" w:sz="4" w:space="0" w:color="auto"/>
              <w:bottom w:val="single" w:sz="4" w:space="0" w:color="auto"/>
              <w:right w:val="single" w:sz="4" w:space="0" w:color="auto"/>
            </w:tcBorders>
            <w:shd w:val="clear" w:color="auto" w:fill="auto"/>
            <w:vAlign w:val="center"/>
          </w:tcPr>
          <w:p w14:paraId="20D4D084"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5</w:t>
            </w:r>
          </w:p>
        </w:tc>
        <w:tc>
          <w:tcPr>
            <w:tcW w:w="1701" w:type="dxa"/>
            <w:tcBorders>
              <w:top w:val="nil"/>
              <w:left w:val="nil"/>
              <w:bottom w:val="single" w:sz="4" w:space="0" w:color="auto"/>
              <w:right w:val="single" w:sz="4" w:space="0" w:color="auto"/>
            </w:tcBorders>
            <w:shd w:val="clear" w:color="auto" w:fill="auto"/>
            <w:vAlign w:val="center"/>
          </w:tcPr>
          <w:p w14:paraId="1F50182B"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UI设计师</w:t>
            </w:r>
          </w:p>
        </w:tc>
        <w:tc>
          <w:tcPr>
            <w:tcW w:w="1275" w:type="dxa"/>
            <w:tcBorders>
              <w:top w:val="nil"/>
              <w:left w:val="nil"/>
              <w:bottom w:val="single" w:sz="4" w:space="0" w:color="auto"/>
              <w:right w:val="single" w:sz="4" w:space="0" w:color="auto"/>
            </w:tcBorders>
            <w:shd w:val="clear" w:color="auto" w:fill="auto"/>
            <w:vAlign w:val="center"/>
          </w:tcPr>
          <w:p w14:paraId="5EBBF6A5"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2</w:t>
            </w:r>
          </w:p>
        </w:tc>
        <w:tc>
          <w:tcPr>
            <w:tcW w:w="5939" w:type="dxa"/>
            <w:tcBorders>
              <w:top w:val="nil"/>
              <w:left w:val="nil"/>
              <w:bottom w:val="single" w:sz="4" w:space="0" w:color="auto"/>
              <w:right w:val="single" w:sz="4" w:space="0" w:color="auto"/>
            </w:tcBorders>
            <w:shd w:val="clear" w:color="auto" w:fill="auto"/>
            <w:vAlign w:val="center"/>
          </w:tcPr>
          <w:p w14:paraId="6BF20DA7"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负责项目UI的修改及布局修改</w:t>
            </w:r>
          </w:p>
        </w:tc>
      </w:tr>
      <w:tr w:rsidR="0038674E" w:rsidRPr="00615B92" w14:paraId="2F370CF9" w14:textId="77777777" w:rsidTr="004D6148">
        <w:trPr>
          <w:trHeight w:val="557"/>
          <w:jc w:val="center"/>
        </w:trPr>
        <w:tc>
          <w:tcPr>
            <w:tcW w:w="866" w:type="dxa"/>
            <w:tcBorders>
              <w:top w:val="nil"/>
              <w:left w:val="single" w:sz="4" w:space="0" w:color="auto"/>
              <w:bottom w:val="single" w:sz="4" w:space="0" w:color="auto"/>
              <w:right w:val="single" w:sz="4" w:space="0" w:color="auto"/>
            </w:tcBorders>
            <w:shd w:val="clear" w:color="auto" w:fill="auto"/>
            <w:vAlign w:val="center"/>
          </w:tcPr>
          <w:p w14:paraId="40D5EA62"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6</w:t>
            </w:r>
          </w:p>
        </w:tc>
        <w:tc>
          <w:tcPr>
            <w:tcW w:w="1701" w:type="dxa"/>
            <w:tcBorders>
              <w:top w:val="nil"/>
              <w:left w:val="nil"/>
              <w:bottom w:val="single" w:sz="4" w:space="0" w:color="auto"/>
              <w:right w:val="single" w:sz="4" w:space="0" w:color="auto"/>
            </w:tcBorders>
            <w:shd w:val="clear" w:color="auto" w:fill="auto"/>
            <w:vAlign w:val="center"/>
          </w:tcPr>
          <w:p w14:paraId="698D7FAD"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研发工程师</w:t>
            </w:r>
          </w:p>
        </w:tc>
        <w:tc>
          <w:tcPr>
            <w:tcW w:w="1275" w:type="dxa"/>
            <w:tcBorders>
              <w:top w:val="nil"/>
              <w:left w:val="nil"/>
              <w:bottom w:val="single" w:sz="4" w:space="0" w:color="auto"/>
              <w:right w:val="single" w:sz="4" w:space="0" w:color="auto"/>
            </w:tcBorders>
            <w:shd w:val="clear" w:color="auto" w:fill="auto"/>
            <w:vAlign w:val="center"/>
          </w:tcPr>
          <w:p w14:paraId="7467F406" w14:textId="77777777" w:rsidR="000936D4" w:rsidRPr="00615B92" w:rsidRDefault="000D5F89"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5</w:t>
            </w:r>
          </w:p>
        </w:tc>
        <w:tc>
          <w:tcPr>
            <w:tcW w:w="5939" w:type="dxa"/>
            <w:tcBorders>
              <w:top w:val="nil"/>
              <w:left w:val="nil"/>
              <w:bottom w:val="single" w:sz="4" w:space="0" w:color="auto"/>
              <w:right w:val="single" w:sz="4" w:space="0" w:color="auto"/>
            </w:tcBorders>
            <w:shd w:val="clear" w:color="auto" w:fill="auto"/>
            <w:vAlign w:val="center"/>
          </w:tcPr>
          <w:p w14:paraId="530984C3"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负责模块内</w:t>
            </w:r>
            <w:r w:rsidR="0074266B" w:rsidRPr="00615B92">
              <w:rPr>
                <w:rFonts w:asciiTheme="minorEastAsia" w:eastAsiaTheme="minorEastAsia" w:hAnsiTheme="minorEastAsia" w:cs="宋体" w:hint="eastAsia"/>
                <w:color w:val="000000"/>
                <w:kern w:val="0"/>
                <w:szCs w:val="21"/>
              </w:rPr>
              <w:t>本地化开发</w:t>
            </w:r>
            <w:r w:rsidRPr="00615B92">
              <w:rPr>
                <w:rFonts w:asciiTheme="minorEastAsia" w:eastAsiaTheme="minorEastAsia" w:hAnsiTheme="minorEastAsia" w:cs="宋体" w:hint="eastAsia"/>
                <w:color w:val="000000"/>
                <w:kern w:val="0"/>
                <w:szCs w:val="21"/>
              </w:rPr>
              <w:t>编码</w:t>
            </w:r>
          </w:p>
        </w:tc>
      </w:tr>
      <w:tr w:rsidR="0038674E" w:rsidRPr="00615B92" w14:paraId="644D4A1F" w14:textId="77777777" w:rsidTr="004D6148">
        <w:trPr>
          <w:trHeight w:val="810"/>
          <w:jc w:val="center"/>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DF98804"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8E4004F"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DEC9E1A"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797A4F9E"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负责进行系统所有测试工作，包括初始化测试、模块内</w:t>
            </w:r>
            <w:r w:rsidR="0074266B" w:rsidRPr="00615B92">
              <w:rPr>
                <w:rFonts w:asciiTheme="minorEastAsia" w:eastAsiaTheme="minorEastAsia" w:hAnsiTheme="minorEastAsia" w:cs="宋体" w:hint="eastAsia"/>
                <w:color w:val="000000"/>
                <w:kern w:val="0"/>
                <w:szCs w:val="21"/>
              </w:rPr>
              <w:t>本地化开发</w:t>
            </w:r>
            <w:r w:rsidRPr="00615B92">
              <w:rPr>
                <w:rFonts w:asciiTheme="minorEastAsia" w:eastAsiaTheme="minorEastAsia" w:hAnsiTheme="minorEastAsia" w:cs="宋体" w:hint="eastAsia"/>
                <w:color w:val="000000"/>
                <w:kern w:val="0"/>
                <w:szCs w:val="21"/>
              </w:rPr>
              <w:t>测试，保障产品的功能的可操作性和稳定性</w:t>
            </w:r>
          </w:p>
        </w:tc>
      </w:tr>
      <w:tr w:rsidR="0038674E" w:rsidRPr="00615B92" w14:paraId="7D65EB02" w14:textId="77777777" w:rsidTr="004D6148">
        <w:trPr>
          <w:trHeight w:val="270"/>
          <w:jc w:val="center"/>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04216C7E"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14BE076"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6EEDBAC" w14:textId="77777777" w:rsidR="000936D4" w:rsidRPr="00615B92" w:rsidRDefault="00C31EB1"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46E0FEE"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负责系统安装、</w:t>
            </w:r>
            <w:r w:rsidR="00914D8C" w:rsidRPr="00615B92">
              <w:rPr>
                <w:rFonts w:asciiTheme="minorEastAsia" w:eastAsiaTheme="minorEastAsia" w:hAnsiTheme="minorEastAsia" w:cs="宋体" w:hint="eastAsia"/>
                <w:color w:val="000000"/>
                <w:kern w:val="0"/>
                <w:szCs w:val="21"/>
              </w:rPr>
              <w:t>部署</w:t>
            </w:r>
            <w:r w:rsidRPr="00615B92">
              <w:rPr>
                <w:rFonts w:asciiTheme="minorEastAsia" w:eastAsiaTheme="minorEastAsia" w:hAnsiTheme="minorEastAsia" w:cs="宋体" w:hint="eastAsia"/>
                <w:color w:val="000000"/>
                <w:kern w:val="0"/>
                <w:szCs w:val="21"/>
              </w:rPr>
              <w:t>、调试</w:t>
            </w:r>
          </w:p>
        </w:tc>
      </w:tr>
      <w:tr w:rsidR="0038674E" w:rsidRPr="00615B92" w14:paraId="1ECFF6C8" w14:textId="77777777" w:rsidTr="004D6148">
        <w:trPr>
          <w:trHeight w:val="540"/>
          <w:jc w:val="center"/>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9F5ABDB"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9</w:t>
            </w:r>
          </w:p>
        </w:tc>
        <w:tc>
          <w:tcPr>
            <w:tcW w:w="1701" w:type="dxa"/>
            <w:tcBorders>
              <w:top w:val="single" w:sz="4" w:space="0" w:color="auto"/>
              <w:left w:val="nil"/>
              <w:bottom w:val="single" w:sz="4" w:space="0" w:color="auto"/>
              <w:right w:val="single" w:sz="4" w:space="0" w:color="auto"/>
            </w:tcBorders>
            <w:shd w:val="clear" w:color="auto" w:fill="auto"/>
            <w:vAlign w:val="center"/>
          </w:tcPr>
          <w:p w14:paraId="70CEBB69"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高级培训师</w:t>
            </w:r>
          </w:p>
        </w:tc>
        <w:tc>
          <w:tcPr>
            <w:tcW w:w="1275" w:type="dxa"/>
            <w:tcBorders>
              <w:top w:val="single" w:sz="4" w:space="0" w:color="auto"/>
              <w:left w:val="nil"/>
              <w:bottom w:val="single" w:sz="4" w:space="0" w:color="auto"/>
              <w:right w:val="single" w:sz="4" w:space="0" w:color="auto"/>
            </w:tcBorders>
            <w:shd w:val="clear" w:color="auto" w:fill="auto"/>
            <w:vAlign w:val="center"/>
          </w:tcPr>
          <w:p w14:paraId="45F89697" w14:textId="77777777" w:rsidR="000936D4" w:rsidRPr="00615B92" w:rsidRDefault="009D478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2</w:t>
            </w:r>
          </w:p>
        </w:tc>
        <w:tc>
          <w:tcPr>
            <w:tcW w:w="5939" w:type="dxa"/>
            <w:tcBorders>
              <w:top w:val="single" w:sz="4" w:space="0" w:color="auto"/>
              <w:left w:val="nil"/>
              <w:bottom w:val="single" w:sz="4" w:space="0" w:color="auto"/>
              <w:right w:val="single" w:sz="4" w:space="0" w:color="auto"/>
            </w:tcBorders>
            <w:shd w:val="clear" w:color="auto" w:fill="auto"/>
            <w:vAlign w:val="center"/>
          </w:tcPr>
          <w:p w14:paraId="6CB60AF9"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负责对系统</w:t>
            </w:r>
            <w:r w:rsidR="004D6148" w:rsidRPr="00615B92">
              <w:rPr>
                <w:rFonts w:asciiTheme="minorEastAsia" w:eastAsiaTheme="minorEastAsia" w:hAnsiTheme="minorEastAsia" w:cs="宋体" w:hint="eastAsia"/>
                <w:color w:val="000000"/>
                <w:kern w:val="0"/>
                <w:szCs w:val="21"/>
              </w:rPr>
              <w:t>基础平</w:t>
            </w:r>
            <w:r w:rsidR="004D6148" w:rsidRPr="00615B92">
              <w:rPr>
                <w:rFonts w:asciiTheme="minorEastAsia" w:eastAsiaTheme="minorEastAsia" w:hAnsiTheme="minorEastAsia" w:cs="宋体"/>
                <w:color w:val="000000"/>
                <w:kern w:val="0"/>
                <w:szCs w:val="21"/>
              </w:rPr>
              <w:t>台</w:t>
            </w:r>
            <w:r w:rsidRPr="00615B92">
              <w:rPr>
                <w:rFonts w:asciiTheme="minorEastAsia" w:eastAsiaTheme="minorEastAsia" w:hAnsiTheme="minorEastAsia" w:cs="宋体" w:hint="eastAsia"/>
                <w:color w:val="000000"/>
                <w:kern w:val="0"/>
                <w:szCs w:val="21"/>
              </w:rPr>
              <w:t>所有功能的培训，包括培训课件、PPT的制作</w:t>
            </w:r>
          </w:p>
        </w:tc>
      </w:tr>
      <w:tr w:rsidR="00795E8E" w:rsidRPr="00615B92" w14:paraId="0D2BC60F" w14:textId="77777777" w:rsidTr="004D6148">
        <w:trPr>
          <w:trHeight w:val="810"/>
          <w:jc w:val="center"/>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B3B281B" w14:textId="77777777" w:rsidR="000936D4" w:rsidRPr="00615B92" w:rsidRDefault="00795E8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r w:rsidRPr="00615B92">
              <w:rPr>
                <w:rFonts w:asciiTheme="minorEastAsia" w:eastAsiaTheme="minorEastAsia" w:hAnsiTheme="minorEastAsia" w:cs="宋体"/>
                <w:color w:val="000000"/>
                <w:kern w:val="0"/>
                <w:szCs w:val="21"/>
              </w:rPr>
              <w:t>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77E584C" w14:textId="77777777" w:rsidR="000936D4" w:rsidRPr="00615B92" w:rsidRDefault="00795E8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50E0FD5" w14:textId="77777777" w:rsidR="000936D4" w:rsidRPr="00615B92" w:rsidRDefault="00795E8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67824F5E" w14:textId="77777777" w:rsidR="000936D4" w:rsidRPr="00615B92" w:rsidRDefault="00795E8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负责法院系统的正常运行保障、异常数据处理、临时报表提醒、运行环境巡检、现场操作指导等工作。</w:t>
            </w:r>
          </w:p>
        </w:tc>
      </w:tr>
      <w:tr w:rsidR="0038674E" w:rsidRPr="00615B92" w14:paraId="7A5BF570" w14:textId="77777777" w:rsidTr="004D6148">
        <w:trPr>
          <w:trHeight w:val="810"/>
          <w:jc w:val="center"/>
        </w:trPr>
        <w:tc>
          <w:tcPr>
            <w:tcW w:w="866" w:type="dxa"/>
            <w:tcBorders>
              <w:top w:val="nil"/>
              <w:left w:val="single" w:sz="4" w:space="0" w:color="auto"/>
              <w:bottom w:val="single" w:sz="4" w:space="0" w:color="auto"/>
              <w:right w:val="single" w:sz="4" w:space="0" w:color="auto"/>
            </w:tcBorders>
            <w:shd w:val="clear" w:color="auto" w:fill="auto"/>
            <w:vAlign w:val="center"/>
          </w:tcPr>
          <w:p w14:paraId="6359D90E"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r w:rsidR="00795E8E" w:rsidRPr="00615B92">
              <w:rPr>
                <w:rFonts w:asciiTheme="minorEastAsia" w:eastAsiaTheme="minorEastAsia" w:hAnsiTheme="minorEastAsia" w:cs="宋体"/>
                <w:color w:val="000000"/>
                <w:kern w:val="0"/>
                <w:szCs w:val="21"/>
              </w:rPr>
              <w:t>1</w:t>
            </w:r>
          </w:p>
        </w:tc>
        <w:tc>
          <w:tcPr>
            <w:tcW w:w="1701" w:type="dxa"/>
            <w:tcBorders>
              <w:top w:val="nil"/>
              <w:left w:val="nil"/>
              <w:bottom w:val="single" w:sz="4" w:space="0" w:color="auto"/>
              <w:right w:val="single" w:sz="4" w:space="0" w:color="auto"/>
            </w:tcBorders>
            <w:shd w:val="clear" w:color="auto" w:fill="auto"/>
            <w:vAlign w:val="center"/>
          </w:tcPr>
          <w:p w14:paraId="08E8E35A"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客服服务人员</w:t>
            </w:r>
          </w:p>
        </w:tc>
        <w:tc>
          <w:tcPr>
            <w:tcW w:w="1275" w:type="dxa"/>
            <w:tcBorders>
              <w:top w:val="nil"/>
              <w:left w:val="nil"/>
              <w:bottom w:val="single" w:sz="4" w:space="0" w:color="auto"/>
              <w:right w:val="single" w:sz="4" w:space="0" w:color="auto"/>
            </w:tcBorders>
            <w:shd w:val="clear" w:color="auto" w:fill="auto"/>
            <w:vAlign w:val="center"/>
          </w:tcPr>
          <w:p w14:paraId="6966B16F" w14:textId="77777777" w:rsidR="000936D4" w:rsidRPr="00615B92" w:rsidRDefault="0038674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8</w:t>
            </w:r>
          </w:p>
        </w:tc>
        <w:tc>
          <w:tcPr>
            <w:tcW w:w="5939" w:type="dxa"/>
            <w:tcBorders>
              <w:top w:val="nil"/>
              <w:left w:val="nil"/>
              <w:bottom w:val="single" w:sz="4" w:space="0" w:color="auto"/>
              <w:right w:val="single" w:sz="4" w:space="0" w:color="auto"/>
            </w:tcBorders>
            <w:shd w:val="clear" w:color="auto" w:fill="auto"/>
            <w:vAlign w:val="center"/>
          </w:tcPr>
          <w:p w14:paraId="23B1E2F1" w14:textId="77777777" w:rsidR="000936D4" w:rsidRPr="00615B92" w:rsidRDefault="0038674E"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负责对法院关于</w:t>
            </w:r>
            <w:r w:rsidR="00F036D2" w:rsidRPr="00615B92">
              <w:rPr>
                <w:rFonts w:asciiTheme="minorEastAsia" w:eastAsiaTheme="minorEastAsia" w:hAnsiTheme="minorEastAsia" w:cs="宋体" w:hint="eastAsia"/>
                <w:color w:val="000000"/>
                <w:kern w:val="0"/>
                <w:szCs w:val="21"/>
              </w:rPr>
              <w:t>基础平</w:t>
            </w:r>
            <w:r w:rsidR="00F036D2" w:rsidRPr="00615B92">
              <w:rPr>
                <w:rFonts w:asciiTheme="minorEastAsia" w:eastAsiaTheme="minorEastAsia" w:hAnsiTheme="minorEastAsia" w:cs="宋体"/>
                <w:color w:val="000000"/>
                <w:kern w:val="0"/>
                <w:szCs w:val="21"/>
              </w:rPr>
              <w:t>台</w:t>
            </w:r>
            <w:r w:rsidRPr="00615B92">
              <w:rPr>
                <w:rFonts w:asciiTheme="minorEastAsia" w:eastAsiaTheme="minorEastAsia" w:hAnsiTheme="minorEastAsia" w:cs="宋体" w:hint="eastAsia"/>
                <w:color w:val="000000"/>
                <w:kern w:val="0"/>
                <w:szCs w:val="21"/>
              </w:rPr>
              <w:t>所有操作问题的指导、解答、问题记录及回复、回访工作,保障运维</w:t>
            </w:r>
          </w:p>
        </w:tc>
      </w:tr>
    </w:tbl>
    <w:p w14:paraId="34E3CB3D" w14:textId="77777777" w:rsidR="00E216F6" w:rsidRPr="00EE6E08" w:rsidRDefault="00FE4F32" w:rsidP="00761147">
      <w:pPr>
        <w:pStyle w:val="4"/>
        <w:numPr>
          <w:ilvl w:val="2"/>
          <w:numId w:val="8"/>
        </w:numPr>
        <w:spacing w:line="360" w:lineRule="auto"/>
        <w:ind w:firstLineChars="0"/>
        <w:rPr>
          <w:rFonts w:asciiTheme="minorEastAsia" w:eastAsiaTheme="minorEastAsia" w:hAnsiTheme="minorEastAsia"/>
          <w:color w:val="000000" w:themeColor="text1"/>
          <w:sz w:val="24"/>
          <w:szCs w:val="24"/>
        </w:rPr>
      </w:pPr>
      <w:r w:rsidRPr="00EE6E08">
        <w:rPr>
          <w:rFonts w:asciiTheme="minorEastAsia" w:eastAsiaTheme="minorEastAsia" w:hAnsiTheme="minorEastAsia"/>
          <w:color w:val="000000" w:themeColor="text1"/>
          <w:sz w:val="24"/>
          <w:szCs w:val="24"/>
        </w:rPr>
        <w:t>工作量评估</w:t>
      </w:r>
    </w:p>
    <w:tbl>
      <w:tblPr>
        <w:tblW w:w="7952" w:type="dxa"/>
        <w:tblInd w:w="108" w:type="dxa"/>
        <w:tblLook w:val="04A0" w:firstRow="1" w:lastRow="0" w:firstColumn="1" w:lastColumn="0" w:noHBand="0" w:noVBand="1"/>
      </w:tblPr>
      <w:tblGrid>
        <w:gridCol w:w="2060"/>
        <w:gridCol w:w="2280"/>
        <w:gridCol w:w="1472"/>
        <w:gridCol w:w="2140"/>
      </w:tblGrid>
      <w:tr w:rsidR="006D6B38" w:rsidRPr="00615B92" w14:paraId="574AD8C4" w14:textId="77777777" w:rsidTr="006D6B38">
        <w:trPr>
          <w:trHeight w:val="285"/>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F8BF40" w14:textId="77777777" w:rsidR="006D6B38" w:rsidRPr="00615B92" w:rsidRDefault="006D6B38"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5ECDB6CA" w14:textId="77777777" w:rsidR="006D6B38" w:rsidRPr="00615B92" w:rsidRDefault="006D6B38"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工作内容</w:t>
            </w:r>
          </w:p>
        </w:tc>
        <w:tc>
          <w:tcPr>
            <w:tcW w:w="1472" w:type="dxa"/>
            <w:tcBorders>
              <w:top w:val="single" w:sz="4" w:space="0" w:color="auto"/>
              <w:left w:val="nil"/>
              <w:bottom w:val="single" w:sz="4" w:space="0" w:color="auto"/>
              <w:right w:val="single" w:sz="4" w:space="0" w:color="auto"/>
            </w:tcBorders>
            <w:shd w:val="clear" w:color="auto" w:fill="auto"/>
            <w:noWrap/>
            <w:vAlign w:val="center"/>
            <w:hideMark/>
          </w:tcPr>
          <w:p w14:paraId="14EA5A99" w14:textId="77777777" w:rsidR="006D6B38" w:rsidRPr="00615B92" w:rsidRDefault="006D6B38"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7DA252AE" w14:textId="77777777" w:rsidR="006D6B38" w:rsidRPr="00615B92" w:rsidRDefault="006D6B38"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工作量（小时）</w:t>
            </w:r>
          </w:p>
        </w:tc>
      </w:tr>
      <w:tr w:rsidR="006D6B38" w:rsidRPr="00615B92" w14:paraId="0E2D6B4F"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D6AC545" w14:textId="77777777" w:rsidR="006D6B38" w:rsidRPr="00615B92" w:rsidRDefault="006D6B38"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1</w:t>
            </w:r>
          </w:p>
        </w:tc>
        <w:tc>
          <w:tcPr>
            <w:tcW w:w="2280" w:type="dxa"/>
            <w:tcBorders>
              <w:top w:val="nil"/>
              <w:left w:val="nil"/>
              <w:bottom w:val="single" w:sz="4" w:space="0" w:color="auto"/>
              <w:right w:val="single" w:sz="4" w:space="0" w:color="auto"/>
            </w:tcBorders>
            <w:shd w:val="clear" w:color="auto" w:fill="auto"/>
            <w:noWrap/>
            <w:vAlign w:val="center"/>
            <w:hideMark/>
          </w:tcPr>
          <w:p w14:paraId="341EE1C0" w14:textId="77777777" w:rsidR="006D6B38" w:rsidRPr="00615B92" w:rsidRDefault="006D6B38"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系统部署</w:t>
            </w:r>
          </w:p>
        </w:tc>
        <w:tc>
          <w:tcPr>
            <w:tcW w:w="1472" w:type="dxa"/>
            <w:tcBorders>
              <w:top w:val="nil"/>
              <w:left w:val="nil"/>
              <w:bottom w:val="single" w:sz="4" w:space="0" w:color="auto"/>
              <w:right w:val="single" w:sz="4" w:space="0" w:color="auto"/>
            </w:tcBorders>
            <w:shd w:val="clear" w:color="auto" w:fill="auto"/>
            <w:noWrap/>
            <w:vAlign w:val="center"/>
            <w:hideMark/>
          </w:tcPr>
          <w:p w14:paraId="1FC75BFE" w14:textId="77777777" w:rsidR="006D6B38" w:rsidRPr="00615B92" w:rsidRDefault="009D478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2</w:t>
            </w:r>
          </w:p>
        </w:tc>
        <w:tc>
          <w:tcPr>
            <w:tcW w:w="2140" w:type="dxa"/>
            <w:tcBorders>
              <w:top w:val="nil"/>
              <w:left w:val="nil"/>
              <w:bottom w:val="single" w:sz="4" w:space="0" w:color="auto"/>
              <w:right w:val="single" w:sz="4" w:space="0" w:color="auto"/>
            </w:tcBorders>
            <w:shd w:val="clear" w:color="auto" w:fill="auto"/>
            <w:noWrap/>
            <w:vAlign w:val="center"/>
            <w:hideMark/>
          </w:tcPr>
          <w:p w14:paraId="3E20DF90" w14:textId="77777777" w:rsidR="006D6B38" w:rsidRPr="00615B92" w:rsidRDefault="00EE6E08" w:rsidP="00615B92">
            <w:pPr>
              <w:widowControl/>
              <w:spacing w:line="240" w:lineRule="auto"/>
              <w:ind w:firstLineChars="0" w:firstLine="0"/>
              <w:jc w:val="center"/>
              <w:rPr>
                <w:rFonts w:asciiTheme="minorEastAsia" w:eastAsiaTheme="minorEastAsia" w:hAnsiTheme="minorEastAsia"/>
                <w:color w:val="000000"/>
                <w:kern w:val="0"/>
                <w:szCs w:val="21"/>
              </w:rPr>
            </w:pPr>
            <w:r w:rsidRPr="00615B92">
              <w:rPr>
                <w:rFonts w:asciiTheme="minorEastAsia" w:eastAsiaTheme="minorEastAsia" w:hAnsiTheme="minorEastAsia"/>
                <w:color w:val="000000"/>
                <w:kern w:val="0"/>
                <w:szCs w:val="21"/>
              </w:rPr>
              <w:t>320</w:t>
            </w:r>
          </w:p>
        </w:tc>
      </w:tr>
      <w:tr w:rsidR="006D6B38" w:rsidRPr="00615B92" w14:paraId="0B26614D"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7F7A80EC" w14:textId="77777777" w:rsidR="006D6B38" w:rsidRPr="00615B92" w:rsidRDefault="006D6B38"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2</w:t>
            </w:r>
          </w:p>
        </w:tc>
        <w:tc>
          <w:tcPr>
            <w:tcW w:w="2280" w:type="dxa"/>
            <w:tcBorders>
              <w:top w:val="nil"/>
              <w:left w:val="nil"/>
              <w:bottom w:val="single" w:sz="4" w:space="0" w:color="auto"/>
              <w:right w:val="single" w:sz="4" w:space="0" w:color="auto"/>
            </w:tcBorders>
            <w:shd w:val="clear" w:color="auto" w:fill="auto"/>
            <w:noWrap/>
            <w:vAlign w:val="center"/>
            <w:hideMark/>
          </w:tcPr>
          <w:p w14:paraId="19B0EC07" w14:textId="77777777" w:rsidR="006D6B38" w:rsidRPr="00615B92" w:rsidRDefault="006D6B38"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系统初始化</w:t>
            </w:r>
          </w:p>
        </w:tc>
        <w:tc>
          <w:tcPr>
            <w:tcW w:w="1472" w:type="dxa"/>
            <w:tcBorders>
              <w:top w:val="nil"/>
              <w:left w:val="nil"/>
              <w:bottom w:val="single" w:sz="4" w:space="0" w:color="auto"/>
              <w:right w:val="single" w:sz="4" w:space="0" w:color="auto"/>
            </w:tcBorders>
            <w:shd w:val="clear" w:color="auto" w:fill="auto"/>
            <w:noWrap/>
            <w:vAlign w:val="center"/>
            <w:hideMark/>
          </w:tcPr>
          <w:p w14:paraId="335B799F" w14:textId="77777777" w:rsidR="006D6B38" w:rsidRPr="00615B92" w:rsidRDefault="00EE6E08" w:rsidP="00615B92">
            <w:pPr>
              <w:widowControl/>
              <w:spacing w:line="240" w:lineRule="auto"/>
              <w:ind w:firstLineChars="0" w:firstLine="0"/>
              <w:jc w:val="center"/>
              <w:rPr>
                <w:rFonts w:asciiTheme="minorEastAsia" w:eastAsiaTheme="minorEastAsia" w:hAnsiTheme="minorEastAsia" w:cs="宋体"/>
                <w:color w:val="000000" w:themeColor="text1"/>
                <w:kern w:val="0"/>
                <w:szCs w:val="21"/>
              </w:rPr>
            </w:pPr>
            <w:r w:rsidRPr="00615B92">
              <w:rPr>
                <w:rFonts w:asciiTheme="minorEastAsia" w:eastAsiaTheme="minorEastAsia" w:hAnsiTheme="minorEastAsia" w:cs="宋体"/>
                <w:color w:val="000000" w:themeColor="text1"/>
                <w:kern w:val="0"/>
                <w:szCs w:val="21"/>
              </w:rPr>
              <w:t>6</w:t>
            </w:r>
          </w:p>
        </w:tc>
        <w:tc>
          <w:tcPr>
            <w:tcW w:w="2140" w:type="dxa"/>
            <w:tcBorders>
              <w:top w:val="nil"/>
              <w:left w:val="nil"/>
              <w:bottom w:val="single" w:sz="4" w:space="0" w:color="auto"/>
              <w:right w:val="single" w:sz="4" w:space="0" w:color="auto"/>
            </w:tcBorders>
            <w:shd w:val="clear" w:color="auto" w:fill="auto"/>
            <w:noWrap/>
            <w:vAlign w:val="center"/>
            <w:hideMark/>
          </w:tcPr>
          <w:p w14:paraId="5755A1A0" w14:textId="77777777" w:rsidR="006D6B38" w:rsidRPr="00615B92" w:rsidRDefault="00EE6E08" w:rsidP="00615B92">
            <w:pPr>
              <w:widowControl/>
              <w:spacing w:line="240" w:lineRule="auto"/>
              <w:ind w:firstLineChars="0" w:firstLine="0"/>
              <w:jc w:val="center"/>
              <w:rPr>
                <w:rFonts w:asciiTheme="minorEastAsia" w:eastAsiaTheme="minorEastAsia" w:hAnsiTheme="minorEastAsia"/>
                <w:color w:val="000000"/>
                <w:kern w:val="0"/>
                <w:szCs w:val="21"/>
              </w:rPr>
            </w:pPr>
            <w:r w:rsidRPr="00615B92">
              <w:rPr>
                <w:rFonts w:asciiTheme="minorEastAsia" w:eastAsiaTheme="minorEastAsia" w:hAnsiTheme="minorEastAsia"/>
                <w:color w:val="000000"/>
                <w:kern w:val="0"/>
                <w:szCs w:val="21"/>
              </w:rPr>
              <w:t>264</w:t>
            </w:r>
          </w:p>
        </w:tc>
      </w:tr>
      <w:tr w:rsidR="006D6B38" w:rsidRPr="00615B92" w14:paraId="39414747"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A6F8935" w14:textId="77777777" w:rsidR="006D6B38" w:rsidRPr="00615B92" w:rsidRDefault="006D6B38"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3</w:t>
            </w:r>
          </w:p>
        </w:tc>
        <w:tc>
          <w:tcPr>
            <w:tcW w:w="2280" w:type="dxa"/>
            <w:tcBorders>
              <w:top w:val="nil"/>
              <w:left w:val="nil"/>
              <w:bottom w:val="single" w:sz="4" w:space="0" w:color="auto"/>
              <w:right w:val="single" w:sz="4" w:space="0" w:color="auto"/>
            </w:tcBorders>
            <w:shd w:val="clear" w:color="auto" w:fill="auto"/>
            <w:noWrap/>
            <w:vAlign w:val="center"/>
            <w:hideMark/>
          </w:tcPr>
          <w:p w14:paraId="03EFA5FA" w14:textId="77777777" w:rsidR="006D6B38" w:rsidRPr="00615B92" w:rsidRDefault="006D6B38"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本地化调整</w:t>
            </w:r>
          </w:p>
        </w:tc>
        <w:tc>
          <w:tcPr>
            <w:tcW w:w="1472" w:type="dxa"/>
            <w:tcBorders>
              <w:top w:val="nil"/>
              <w:left w:val="nil"/>
              <w:bottom w:val="single" w:sz="4" w:space="0" w:color="auto"/>
              <w:right w:val="single" w:sz="4" w:space="0" w:color="auto"/>
            </w:tcBorders>
            <w:shd w:val="clear" w:color="auto" w:fill="auto"/>
            <w:noWrap/>
            <w:vAlign w:val="center"/>
            <w:hideMark/>
          </w:tcPr>
          <w:p w14:paraId="1BBF14A1" w14:textId="77777777" w:rsidR="006D6B38" w:rsidRPr="00615B92" w:rsidRDefault="006D6B38" w:rsidP="00615B92">
            <w:pPr>
              <w:widowControl/>
              <w:spacing w:line="240" w:lineRule="auto"/>
              <w:ind w:firstLineChars="0" w:firstLine="0"/>
              <w:jc w:val="center"/>
              <w:rPr>
                <w:rFonts w:asciiTheme="minorEastAsia" w:eastAsiaTheme="minorEastAsia" w:hAnsiTheme="minorEastAsia" w:cs="宋体"/>
                <w:color w:val="000000" w:themeColor="text1"/>
                <w:kern w:val="0"/>
                <w:szCs w:val="21"/>
              </w:rPr>
            </w:pPr>
            <w:r w:rsidRPr="00615B92">
              <w:rPr>
                <w:rFonts w:asciiTheme="minorEastAsia" w:eastAsiaTheme="minorEastAsia" w:hAnsiTheme="minorEastAsia" w:cs="宋体" w:hint="eastAsia"/>
                <w:color w:val="000000" w:themeColor="text1"/>
                <w:kern w:val="0"/>
                <w:szCs w:val="21"/>
              </w:rPr>
              <w:t>6</w:t>
            </w:r>
          </w:p>
        </w:tc>
        <w:tc>
          <w:tcPr>
            <w:tcW w:w="2140" w:type="dxa"/>
            <w:tcBorders>
              <w:top w:val="nil"/>
              <w:left w:val="nil"/>
              <w:bottom w:val="single" w:sz="4" w:space="0" w:color="auto"/>
              <w:right w:val="single" w:sz="4" w:space="0" w:color="auto"/>
            </w:tcBorders>
            <w:shd w:val="clear" w:color="auto" w:fill="auto"/>
            <w:noWrap/>
            <w:vAlign w:val="center"/>
            <w:hideMark/>
          </w:tcPr>
          <w:p w14:paraId="0C872FCB" w14:textId="77777777" w:rsidR="006D6B38" w:rsidRPr="00615B92" w:rsidRDefault="006D6B38" w:rsidP="00615B92">
            <w:pPr>
              <w:widowControl/>
              <w:spacing w:line="240" w:lineRule="auto"/>
              <w:ind w:firstLineChars="0" w:firstLine="0"/>
              <w:jc w:val="center"/>
              <w:rPr>
                <w:rFonts w:asciiTheme="minorEastAsia" w:eastAsiaTheme="minorEastAsia" w:hAnsiTheme="minorEastAsia"/>
                <w:color w:val="000000"/>
                <w:kern w:val="0"/>
                <w:szCs w:val="21"/>
              </w:rPr>
            </w:pPr>
            <w:r w:rsidRPr="00615B92">
              <w:rPr>
                <w:rFonts w:asciiTheme="minorEastAsia" w:eastAsiaTheme="minorEastAsia" w:hAnsiTheme="minorEastAsia"/>
                <w:color w:val="000000"/>
                <w:kern w:val="0"/>
                <w:szCs w:val="21"/>
              </w:rPr>
              <w:t>48</w:t>
            </w:r>
          </w:p>
        </w:tc>
      </w:tr>
      <w:tr w:rsidR="00D0279A" w:rsidRPr="00615B92" w14:paraId="5396C07C"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tcPr>
          <w:p w14:paraId="1858420B" w14:textId="77777777" w:rsidR="00D0279A" w:rsidRPr="00615B92" w:rsidRDefault="00D0279A"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4</w:t>
            </w:r>
          </w:p>
        </w:tc>
        <w:tc>
          <w:tcPr>
            <w:tcW w:w="2280" w:type="dxa"/>
            <w:tcBorders>
              <w:top w:val="nil"/>
              <w:left w:val="nil"/>
              <w:bottom w:val="single" w:sz="4" w:space="0" w:color="auto"/>
              <w:right w:val="single" w:sz="4" w:space="0" w:color="auto"/>
            </w:tcBorders>
            <w:shd w:val="clear" w:color="auto" w:fill="auto"/>
            <w:noWrap/>
            <w:vAlign w:val="center"/>
          </w:tcPr>
          <w:p w14:paraId="0CEA4BE8" w14:textId="77777777" w:rsidR="00D0279A" w:rsidRPr="00615B92" w:rsidRDefault="00D0279A"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系统</w:t>
            </w:r>
            <w:r w:rsidRPr="00615B92">
              <w:rPr>
                <w:rFonts w:asciiTheme="minorEastAsia" w:eastAsiaTheme="minorEastAsia" w:hAnsiTheme="minorEastAsia" w:cs="宋体"/>
                <w:color w:val="000000"/>
                <w:kern w:val="0"/>
                <w:szCs w:val="21"/>
              </w:rPr>
              <w:t>维护</w:t>
            </w:r>
          </w:p>
        </w:tc>
        <w:tc>
          <w:tcPr>
            <w:tcW w:w="1472" w:type="dxa"/>
            <w:tcBorders>
              <w:top w:val="nil"/>
              <w:left w:val="nil"/>
              <w:bottom w:val="single" w:sz="4" w:space="0" w:color="auto"/>
              <w:right w:val="single" w:sz="4" w:space="0" w:color="auto"/>
            </w:tcBorders>
            <w:shd w:val="clear" w:color="auto" w:fill="auto"/>
            <w:noWrap/>
            <w:vAlign w:val="center"/>
          </w:tcPr>
          <w:p w14:paraId="136EC7B2" w14:textId="77777777" w:rsidR="00D0279A" w:rsidRPr="00615B92" w:rsidRDefault="00B2417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4</w:t>
            </w:r>
          </w:p>
        </w:tc>
        <w:tc>
          <w:tcPr>
            <w:tcW w:w="2140" w:type="dxa"/>
            <w:tcBorders>
              <w:top w:val="nil"/>
              <w:left w:val="nil"/>
              <w:bottom w:val="single" w:sz="4" w:space="0" w:color="auto"/>
              <w:right w:val="single" w:sz="4" w:space="0" w:color="auto"/>
            </w:tcBorders>
            <w:shd w:val="clear" w:color="auto" w:fill="auto"/>
            <w:noWrap/>
            <w:vAlign w:val="center"/>
          </w:tcPr>
          <w:p w14:paraId="1BEFA4EC" w14:textId="77777777" w:rsidR="00D0279A" w:rsidRPr="00615B92" w:rsidRDefault="00EE6E08" w:rsidP="00615B92">
            <w:pPr>
              <w:widowControl/>
              <w:spacing w:line="240" w:lineRule="auto"/>
              <w:ind w:firstLineChars="0" w:firstLine="0"/>
              <w:jc w:val="center"/>
              <w:rPr>
                <w:rFonts w:asciiTheme="minorEastAsia" w:eastAsiaTheme="minorEastAsia" w:hAnsiTheme="minorEastAsia"/>
                <w:color w:val="000000"/>
                <w:kern w:val="0"/>
                <w:szCs w:val="21"/>
              </w:rPr>
            </w:pPr>
            <w:r w:rsidRPr="00615B92">
              <w:rPr>
                <w:rFonts w:asciiTheme="minorEastAsia" w:eastAsiaTheme="minorEastAsia" w:hAnsiTheme="minorEastAsia"/>
                <w:color w:val="000000"/>
                <w:kern w:val="0"/>
                <w:szCs w:val="21"/>
              </w:rPr>
              <w:t>2320</w:t>
            </w:r>
          </w:p>
        </w:tc>
      </w:tr>
      <w:tr w:rsidR="003F067C" w:rsidRPr="00615B92" w14:paraId="0D34AF77" w14:textId="77777777" w:rsidTr="004D43A3">
        <w:trPr>
          <w:trHeight w:val="285"/>
        </w:trPr>
        <w:tc>
          <w:tcPr>
            <w:tcW w:w="5812" w:type="dxa"/>
            <w:gridSpan w:val="3"/>
            <w:tcBorders>
              <w:top w:val="nil"/>
              <w:left w:val="single" w:sz="4" w:space="0" w:color="auto"/>
              <w:bottom w:val="single" w:sz="4" w:space="0" w:color="auto"/>
              <w:right w:val="single" w:sz="4" w:space="0" w:color="auto"/>
            </w:tcBorders>
            <w:shd w:val="clear" w:color="auto" w:fill="auto"/>
            <w:noWrap/>
            <w:vAlign w:val="center"/>
            <w:hideMark/>
          </w:tcPr>
          <w:p w14:paraId="59632B37" w14:textId="77777777" w:rsidR="003F067C" w:rsidRPr="00615B92" w:rsidRDefault="003F067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合计</w:t>
            </w:r>
          </w:p>
        </w:tc>
        <w:tc>
          <w:tcPr>
            <w:tcW w:w="2140" w:type="dxa"/>
            <w:tcBorders>
              <w:top w:val="nil"/>
              <w:left w:val="nil"/>
              <w:bottom w:val="single" w:sz="4" w:space="0" w:color="auto"/>
              <w:right w:val="single" w:sz="4" w:space="0" w:color="auto"/>
            </w:tcBorders>
            <w:shd w:val="clear" w:color="auto" w:fill="auto"/>
            <w:noWrap/>
            <w:vAlign w:val="center"/>
            <w:hideMark/>
          </w:tcPr>
          <w:p w14:paraId="4C7DB279" w14:textId="77777777" w:rsidR="003F067C" w:rsidRPr="00615B92" w:rsidRDefault="003F067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2952</w:t>
            </w:r>
          </w:p>
        </w:tc>
      </w:tr>
    </w:tbl>
    <w:p w14:paraId="393C2419" w14:textId="77777777" w:rsidR="00D55D88" w:rsidRPr="00D55D88" w:rsidRDefault="00D55D88" w:rsidP="00D55D88">
      <w:pPr>
        <w:ind w:firstLine="420"/>
        <w:rPr>
          <w:highlight w:val="yellow"/>
        </w:rPr>
      </w:pPr>
    </w:p>
    <w:p w14:paraId="5341B1F1" w14:textId="77777777" w:rsidR="00E216F6" w:rsidRPr="00D77533" w:rsidRDefault="003F62D9" w:rsidP="00761147">
      <w:pPr>
        <w:pStyle w:val="3"/>
        <w:numPr>
          <w:ilvl w:val="1"/>
          <w:numId w:val="7"/>
        </w:numPr>
        <w:spacing w:line="360" w:lineRule="auto"/>
        <w:ind w:firstLineChars="0"/>
        <w:rPr>
          <w:rFonts w:asciiTheme="minorEastAsia" w:eastAsiaTheme="minorEastAsia" w:hAnsiTheme="minorEastAsia"/>
          <w:sz w:val="28"/>
          <w:szCs w:val="28"/>
        </w:rPr>
      </w:pPr>
      <w:bookmarkStart w:id="249" w:name="_Toc505084902"/>
      <w:r w:rsidRPr="00D77533">
        <w:rPr>
          <w:rFonts w:asciiTheme="minorEastAsia" w:eastAsiaTheme="minorEastAsia" w:hAnsiTheme="minorEastAsia" w:hint="eastAsia"/>
          <w:sz w:val="28"/>
          <w:szCs w:val="28"/>
        </w:rPr>
        <w:lastRenderedPageBreak/>
        <w:t>预算管理</w:t>
      </w:r>
      <w:bookmarkEnd w:id="249"/>
    </w:p>
    <w:p w14:paraId="1A5442BE" w14:textId="77777777" w:rsidR="000D0ED9" w:rsidRDefault="000D0ED9" w:rsidP="00761147">
      <w:pPr>
        <w:pStyle w:val="4"/>
        <w:numPr>
          <w:ilvl w:val="2"/>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系统本地化需求调研</w:t>
      </w:r>
    </w:p>
    <w:p w14:paraId="2D9144D9" w14:textId="77777777" w:rsidR="00B2564D" w:rsidRPr="00D77533" w:rsidRDefault="00B2564D" w:rsidP="00B2564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A17251">
        <w:rPr>
          <w:rFonts w:asciiTheme="minorEastAsia" w:eastAsiaTheme="minorEastAsia" w:hAnsiTheme="minorEastAsia" w:hint="eastAsia"/>
          <w:sz w:val="24"/>
          <w:szCs w:val="24"/>
        </w:rPr>
        <w:t>预算</w:t>
      </w:r>
      <w:r w:rsidRPr="00D77533">
        <w:rPr>
          <w:rFonts w:asciiTheme="minorEastAsia" w:eastAsiaTheme="minorEastAsia" w:hAnsiTheme="minorEastAsia" w:hint="eastAsia"/>
          <w:sz w:val="24"/>
          <w:szCs w:val="24"/>
        </w:rPr>
        <w:t>管理各业务科室人员进行系统使用，通过模拟</w:t>
      </w:r>
      <w:r w:rsidR="00832AB6">
        <w:rPr>
          <w:rFonts w:asciiTheme="minorEastAsia" w:eastAsiaTheme="minorEastAsia" w:hAnsiTheme="minorEastAsia" w:hint="eastAsia"/>
          <w:sz w:val="24"/>
          <w:szCs w:val="24"/>
        </w:rPr>
        <w:t>广西</w:t>
      </w:r>
      <w:r w:rsidRPr="00D77533">
        <w:rPr>
          <w:rFonts w:asciiTheme="minorEastAsia" w:eastAsiaTheme="minorEastAsia" w:hAnsiTheme="minorEastAsia" w:hint="eastAsia"/>
          <w:sz w:val="24"/>
          <w:szCs w:val="24"/>
        </w:rPr>
        <w:t>各法院真实业务的方式，收集差异化本地化开发需求，</w:t>
      </w:r>
      <w:r w:rsidRPr="00D77533">
        <w:rPr>
          <w:rFonts w:asciiTheme="minorEastAsia" w:eastAsiaTheme="minorEastAsia" w:hAnsiTheme="minorEastAsia"/>
          <w:sz w:val="24"/>
          <w:szCs w:val="24"/>
        </w:rPr>
        <w:t>并与各需求提出部门及人员进行确定</w:t>
      </w:r>
      <w:r w:rsidRPr="00D77533">
        <w:rPr>
          <w:rFonts w:asciiTheme="minorEastAsia" w:eastAsiaTheme="minorEastAsia" w:hAnsiTheme="minorEastAsia" w:hint="eastAsia"/>
          <w:sz w:val="24"/>
          <w:szCs w:val="24"/>
        </w:rPr>
        <w:t>。</w:t>
      </w:r>
    </w:p>
    <w:p w14:paraId="390AF9CC" w14:textId="77777777" w:rsidR="00B2564D" w:rsidRPr="00D77533" w:rsidRDefault="00B2564D" w:rsidP="00B2564D">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14:paraId="751DCD17" w14:textId="77777777" w:rsidR="00B2564D" w:rsidRPr="00D77533" w:rsidRDefault="00B2564D" w:rsidP="00761147">
      <w:pPr>
        <w:numPr>
          <w:ilvl w:val="0"/>
          <w:numId w:val="17"/>
        </w:numPr>
        <w:ind w:firstLineChars="0"/>
        <w:rPr>
          <w:rFonts w:asciiTheme="minorEastAsia" w:eastAsiaTheme="minorEastAsia" w:hAnsiTheme="minorEastAsia"/>
          <w:sz w:val="24"/>
          <w:szCs w:val="24"/>
        </w:rPr>
      </w:pPr>
      <w:r w:rsidRPr="00D77533">
        <w:rPr>
          <w:rFonts w:asciiTheme="minorEastAsia" w:eastAsiaTheme="minorEastAsia" w:hAnsiTheme="minorEastAsia"/>
          <w:sz w:val="24"/>
          <w:szCs w:val="24"/>
        </w:rPr>
        <w:t>预算</w:t>
      </w:r>
      <w:r w:rsidR="00552336">
        <w:rPr>
          <w:rFonts w:asciiTheme="minorEastAsia" w:eastAsiaTheme="minorEastAsia" w:hAnsiTheme="minorEastAsia" w:hint="eastAsia"/>
          <w:sz w:val="24"/>
          <w:szCs w:val="24"/>
        </w:rPr>
        <w:t>导入</w:t>
      </w:r>
      <w:r w:rsidRPr="00D77533">
        <w:rPr>
          <w:rFonts w:asciiTheme="minorEastAsia" w:eastAsiaTheme="minorEastAsia" w:hAnsiTheme="minorEastAsia" w:hint="eastAsia"/>
          <w:sz w:val="24"/>
          <w:szCs w:val="24"/>
        </w:rPr>
        <w:t>方式需求收集</w:t>
      </w:r>
    </w:p>
    <w:p w14:paraId="1351DE39" w14:textId="77777777" w:rsidR="00B2564D" w:rsidRPr="00D77533" w:rsidRDefault="00B2564D" w:rsidP="00761147">
      <w:pPr>
        <w:numPr>
          <w:ilvl w:val="0"/>
          <w:numId w:val="17"/>
        </w:numPr>
        <w:ind w:firstLineChars="0"/>
        <w:rPr>
          <w:rFonts w:asciiTheme="minorEastAsia" w:eastAsiaTheme="minorEastAsia" w:hAnsiTheme="minorEastAsia"/>
          <w:sz w:val="24"/>
          <w:szCs w:val="24"/>
        </w:rPr>
      </w:pPr>
      <w:r w:rsidRPr="00D77533">
        <w:rPr>
          <w:rFonts w:asciiTheme="minorEastAsia" w:eastAsiaTheme="minorEastAsia" w:hAnsiTheme="minorEastAsia"/>
          <w:sz w:val="24"/>
          <w:szCs w:val="24"/>
        </w:rPr>
        <w:t>预算</w:t>
      </w:r>
      <w:r w:rsidR="006950C9">
        <w:rPr>
          <w:rFonts w:asciiTheme="minorEastAsia" w:eastAsiaTheme="minorEastAsia" w:hAnsiTheme="minorEastAsia" w:hint="eastAsia"/>
          <w:sz w:val="24"/>
          <w:szCs w:val="24"/>
        </w:rPr>
        <w:t>导入</w:t>
      </w:r>
      <w:r w:rsidRPr="00D77533">
        <w:rPr>
          <w:rFonts w:asciiTheme="minorEastAsia" w:eastAsiaTheme="minorEastAsia" w:hAnsiTheme="minorEastAsia" w:hint="eastAsia"/>
          <w:sz w:val="24"/>
          <w:szCs w:val="24"/>
        </w:rPr>
        <w:t>界面内容需求收集</w:t>
      </w:r>
    </w:p>
    <w:p w14:paraId="46C6F5B7" w14:textId="77777777" w:rsidR="00B2564D" w:rsidRPr="00D77533" w:rsidRDefault="006950C9" w:rsidP="00761147">
      <w:pPr>
        <w:numPr>
          <w:ilvl w:val="0"/>
          <w:numId w:val="17"/>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内部、外部专项</w:t>
      </w:r>
      <w:r w:rsidR="00B2564D" w:rsidRPr="00D77533">
        <w:rPr>
          <w:rFonts w:asciiTheme="minorEastAsia" w:eastAsiaTheme="minorEastAsia" w:hAnsiTheme="minorEastAsia" w:hint="eastAsia"/>
          <w:sz w:val="24"/>
          <w:szCs w:val="24"/>
        </w:rPr>
        <w:t>需求收集</w:t>
      </w:r>
    </w:p>
    <w:p w14:paraId="59CD527C" w14:textId="77777777" w:rsidR="00B2564D" w:rsidRPr="00D77533" w:rsidRDefault="00B2564D" w:rsidP="00761147">
      <w:pPr>
        <w:numPr>
          <w:ilvl w:val="0"/>
          <w:numId w:val="17"/>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各模块功能操作方式收集</w:t>
      </w:r>
    </w:p>
    <w:p w14:paraId="34E23331" w14:textId="77777777" w:rsidR="00B2564D" w:rsidRPr="00D77533" w:rsidRDefault="00B2564D" w:rsidP="00761147">
      <w:pPr>
        <w:numPr>
          <w:ilvl w:val="0"/>
          <w:numId w:val="17"/>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预算指标与财务报销的关联关系</w:t>
      </w:r>
    </w:p>
    <w:p w14:paraId="64D2B7F7" w14:textId="77777777" w:rsidR="00B2564D" w:rsidRPr="00B2564D" w:rsidRDefault="00B2564D" w:rsidP="00B2564D">
      <w:pPr>
        <w:ind w:firstLine="420"/>
      </w:pPr>
    </w:p>
    <w:p w14:paraId="02E85E6B" w14:textId="77777777" w:rsidR="000D0ED9" w:rsidRDefault="000D0ED9" w:rsidP="00761147">
      <w:pPr>
        <w:pStyle w:val="4"/>
        <w:numPr>
          <w:ilvl w:val="2"/>
          <w:numId w:val="7"/>
        </w:numPr>
        <w:spacing w:line="360" w:lineRule="auto"/>
        <w:ind w:firstLineChars="0"/>
        <w:rPr>
          <w:rFonts w:asciiTheme="minorEastAsia" w:eastAsiaTheme="minorEastAsia" w:hAnsiTheme="minorEastAsia"/>
          <w:sz w:val="24"/>
          <w:szCs w:val="24"/>
        </w:rPr>
      </w:pPr>
      <w:r w:rsidRPr="000D0ED9">
        <w:rPr>
          <w:rFonts w:asciiTheme="minorEastAsia" w:eastAsiaTheme="minorEastAsia" w:hAnsiTheme="minorEastAsia" w:hint="eastAsia"/>
          <w:sz w:val="24"/>
          <w:szCs w:val="24"/>
        </w:rPr>
        <w:t>系统本地化需求设计</w:t>
      </w:r>
    </w:p>
    <w:p w14:paraId="277AE0A0" w14:textId="77777777" w:rsidR="00B2564D" w:rsidRPr="00B2564D" w:rsidRDefault="006A76DD" w:rsidP="00B2564D">
      <w:pPr>
        <w:ind w:firstLine="480"/>
        <w:rPr>
          <w:rFonts w:asciiTheme="minorEastAsia" w:eastAsiaTheme="minorEastAsia" w:hAnsiTheme="minorEastAsia"/>
          <w:sz w:val="24"/>
          <w:szCs w:val="24"/>
        </w:rPr>
      </w:pPr>
      <w:bookmarkStart w:id="250" w:name="_Hlk500339423"/>
      <w:r w:rsidRPr="00CF67A6">
        <w:rPr>
          <w:rFonts w:asciiTheme="minorEastAsia" w:eastAsiaTheme="minorEastAsia" w:hAnsiTheme="minorEastAsia" w:hint="eastAsia"/>
          <w:sz w:val="24"/>
          <w:szCs w:val="24"/>
        </w:rPr>
        <w:t>由</w:t>
      </w:r>
      <w:r w:rsidR="00512585" w:rsidRPr="00CF67A6">
        <w:rPr>
          <w:rFonts w:asciiTheme="minorEastAsia" w:eastAsiaTheme="minorEastAsia" w:hAnsiTheme="minorEastAsia"/>
          <w:sz w:val="24"/>
          <w:szCs w:val="24"/>
        </w:rPr>
        <w:t>公司总部</w:t>
      </w:r>
      <w:r w:rsidRPr="00CF67A6">
        <w:rPr>
          <w:rFonts w:asciiTheme="minorEastAsia" w:eastAsiaTheme="minorEastAsia" w:hAnsiTheme="minorEastAsia" w:hint="eastAsia"/>
          <w:sz w:val="24"/>
          <w:szCs w:val="24"/>
        </w:rPr>
        <w:t>安排</w:t>
      </w:r>
      <w:r w:rsidR="00512585" w:rsidRPr="00CF67A6">
        <w:rPr>
          <w:rFonts w:asciiTheme="minorEastAsia" w:eastAsiaTheme="minorEastAsia" w:hAnsiTheme="minorEastAsia"/>
          <w:sz w:val="24"/>
          <w:szCs w:val="24"/>
        </w:rPr>
        <w:t>工程师</w:t>
      </w:r>
      <w:r w:rsidR="00512585" w:rsidRPr="00CF67A6">
        <w:rPr>
          <w:rFonts w:asciiTheme="minorEastAsia" w:eastAsiaTheme="minorEastAsia" w:hAnsiTheme="minorEastAsia" w:hint="eastAsia"/>
          <w:sz w:val="24"/>
          <w:szCs w:val="24"/>
        </w:rPr>
        <w:t>整理</w:t>
      </w:r>
      <w:r w:rsidR="00512585" w:rsidRPr="00CF67A6">
        <w:rPr>
          <w:rFonts w:asciiTheme="minorEastAsia" w:eastAsiaTheme="minorEastAsia" w:hAnsiTheme="minorEastAsia"/>
          <w:sz w:val="24"/>
          <w:szCs w:val="24"/>
        </w:rPr>
        <w:t>需求后，</w:t>
      </w:r>
      <w:r w:rsidR="00512585" w:rsidRPr="00CF67A6">
        <w:rPr>
          <w:rFonts w:asciiTheme="minorEastAsia" w:eastAsiaTheme="minorEastAsia" w:hAnsiTheme="minorEastAsia" w:hint="eastAsia"/>
          <w:sz w:val="24"/>
          <w:szCs w:val="24"/>
        </w:rPr>
        <w:t>编写</w:t>
      </w:r>
      <w:r w:rsidR="00512585" w:rsidRPr="00CF67A6">
        <w:rPr>
          <w:rFonts w:asciiTheme="minorEastAsia" w:eastAsiaTheme="minorEastAsia" w:hAnsiTheme="minorEastAsia"/>
          <w:sz w:val="24"/>
          <w:szCs w:val="24"/>
        </w:rPr>
        <w:t>需求分析</w:t>
      </w:r>
      <w:r w:rsidR="00512585" w:rsidRPr="00CF67A6">
        <w:rPr>
          <w:rFonts w:asciiTheme="minorEastAsia" w:eastAsiaTheme="minorEastAsia" w:hAnsiTheme="minorEastAsia" w:hint="eastAsia"/>
          <w:sz w:val="24"/>
          <w:szCs w:val="24"/>
        </w:rPr>
        <w:t>报告</w:t>
      </w:r>
      <w:r w:rsidR="00512585" w:rsidRPr="00CF67A6">
        <w:rPr>
          <w:rFonts w:asciiTheme="minorEastAsia" w:eastAsiaTheme="minorEastAsia" w:hAnsiTheme="minorEastAsia"/>
          <w:sz w:val="24"/>
          <w:szCs w:val="24"/>
        </w:rPr>
        <w:t>，</w:t>
      </w:r>
      <w:r w:rsidR="00512585" w:rsidRPr="00CF67A6">
        <w:rPr>
          <w:rFonts w:asciiTheme="minorEastAsia" w:eastAsiaTheme="minorEastAsia" w:hAnsiTheme="minorEastAsia" w:hint="eastAsia"/>
          <w:sz w:val="24"/>
          <w:szCs w:val="24"/>
        </w:rPr>
        <w:t>形成对应的基础版DEMO与详细开发设计文档和开发计划后，</w:t>
      </w:r>
      <w:r w:rsidR="00512585" w:rsidRPr="00CF67A6">
        <w:rPr>
          <w:rFonts w:asciiTheme="minorEastAsia" w:eastAsiaTheme="minorEastAsia" w:hAnsiTheme="minorEastAsia"/>
          <w:sz w:val="24"/>
          <w:szCs w:val="24"/>
        </w:rPr>
        <w:t>与</w:t>
      </w:r>
      <w:r w:rsidR="00512585" w:rsidRPr="00CF67A6">
        <w:rPr>
          <w:rFonts w:asciiTheme="minorEastAsia" w:eastAsiaTheme="minorEastAsia" w:hAnsiTheme="minorEastAsia" w:hint="eastAsia"/>
          <w:sz w:val="24"/>
          <w:szCs w:val="24"/>
        </w:rPr>
        <w:t>使用人</w:t>
      </w:r>
      <w:r w:rsidR="00512585" w:rsidRPr="00CF67A6">
        <w:rPr>
          <w:rFonts w:asciiTheme="minorEastAsia" w:eastAsiaTheme="minorEastAsia" w:hAnsiTheme="minorEastAsia"/>
          <w:sz w:val="24"/>
          <w:szCs w:val="24"/>
        </w:rPr>
        <w:t>进行二次沟通</w:t>
      </w:r>
      <w:r w:rsidR="00512585" w:rsidRPr="00CF67A6">
        <w:rPr>
          <w:rFonts w:asciiTheme="minorEastAsia" w:eastAsiaTheme="minorEastAsia" w:hAnsiTheme="minorEastAsia" w:hint="eastAsia"/>
          <w:sz w:val="24"/>
          <w:szCs w:val="24"/>
        </w:rPr>
        <w:t>和DEMO演示，</w:t>
      </w:r>
      <w:r w:rsidR="00512585" w:rsidRPr="00CF67A6">
        <w:rPr>
          <w:rFonts w:asciiTheme="minorEastAsia" w:eastAsiaTheme="minorEastAsia" w:hAnsiTheme="minorEastAsia"/>
          <w:sz w:val="24"/>
          <w:szCs w:val="24"/>
        </w:rPr>
        <w:t>并按二次沟通结果修订</w:t>
      </w:r>
      <w:r w:rsidR="00512585" w:rsidRPr="00CF67A6">
        <w:rPr>
          <w:rFonts w:asciiTheme="minorEastAsia" w:eastAsiaTheme="minorEastAsia" w:hAnsiTheme="minorEastAsia" w:hint="eastAsia"/>
          <w:sz w:val="24"/>
          <w:szCs w:val="24"/>
        </w:rPr>
        <w:t>需求分析</w:t>
      </w:r>
      <w:r w:rsidR="00512585" w:rsidRPr="00CF67A6">
        <w:rPr>
          <w:rFonts w:asciiTheme="minorEastAsia" w:eastAsiaTheme="minorEastAsia" w:hAnsiTheme="minorEastAsia"/>
          <w:sz w:val="24"/>
          <w:szCs w:val="24"/>
        </w:rPr>
        <w:t>报告。</w:t>
      </w:r>
      <w:r w:rsidRPr="00CF67A6">
        <w:rPr>
          <w:rFonts w:hint="eastAsia"/>
          <w:sz w:val="24"/>
          <w:szCs w:val="24"/>
        </w:rPr>
        <w:t>再</w:t>
      </w:r>
      <w:r w:rsidR="00512585" w:rsidRPr="00CF67A6">
        <w:rPr>
          <w:rFonts w:hint="eastAsia"/>
          <w:sz w:val="24"/>
          <w:szCs w:val="24"/>
        </w:rPr>
        <w:t>按照最终修订需求分析报告完成最终</w:t>
      </w:r>
      <w:r w:rsidR="00512585" w:rsidRPr="00CF67A6">
        <w:rPr>
          <w:rFonts w:hint="eastAsia"/>
          <w:sz w:val="24"/>
          <w:szCs w:val="24"/>
        </w:rPr>
        <w:t>DEMO</w:t>
      </w:r>
      <w:r w:rsidR="00512585" w:rsidRPr="00CF67A6">
        <w:rPr>
          <w:sz w:val="24"/>
          <w:szCs w:val="24"/>
        </w:rPr>
        <w:t>，</w:t>
      </w:r>
      <w:r w:rsidRPr="00CF67A6">
        <w:rPr>
          <w:rFonts w:hint="eastAsia"/>
          <w:sz w:val="24"/>
          <w:szCs w:val="24"/>
        </w:rPr>
        <w:t>由</w:t>
      </w:r>
      <w:r w:rsidR="00512585" w:rsidRPr="00CF67A6">
        <w:rPr>
          <w:sz w:val="24"/>
          <w:szCs w:val="24"/>
        </w:rPr>
        <w:t>公司</w:t>
      </w:r>
      <w:r w:rsidR="00512585" w:rsidRPr="00CF67A6">
        <w:rPr>
          <w:rFonts w:hint="eastAsia"/>
          <w:sz w:val="24"/>
          <w:szCs w:val="24"/>
        </w:rPr>
        <w:t>项目经理、</w:t>
      </w:r>
      <w:r w:rsidR="00512585" w:rsidRPr="00CF67A6">
        <w:rPr>
          <w:sz w:val="24"/>
          <w:szCs w:val="24"/>
        </w:rPr>
        <w:t>驻场</w:t>
      </w:r>
      <w:r w:rsidR="00512585" w:rsidRPr="00CF67A6">
        <w:rPr>
          <w:rFonts w:hint="eastAsia"/>
          <w:sz w:val="24"/>
          <w:szCs w:val="24"/>
        </w:rPr>
        <w:t>技术</w:t>
      </w:r>
      <w:r w:rsidR="00512585" w:rsidRPr="00CF67A6">
        <w:rPr>
          <w:sz w:val="24"/>
          <w:szCs w:val="24"/>
        </w:rPr>
        <w:t>实施工程师</w:t>
      </w:r>
      <w:r w:rsidR="00512585" w:rsidRPr="00CF67A6">
        <w:rPr>
          <w:rFonts w:hint="eastAsia"/>
          <w:sz w:val="24"/>
          <w:szCs w:val="24"/>
        </w:rPr>
        <w:t>和</w:t>
      </w:r>
      <w:r w:rsidR="00512585" w:rsidRPr="00CF67A6">
        <w:rPr>
          <w:sz w:val="24"/>
          <w:szCs w:val="24"/>
        </w:rPr>
        <w:t>总部工程师</w:t>
      </w:r>
      <w:r w:rsidR="00512585" w:rsidRPr="00CF67A6">
        <w:rPr>
          <w:rFonts w:hint="eastAsia"/>
          <w:sz w:val="24"/>
          <w:szCs w:val="24"/>
        </w:rPr>
        <w:t>与</w:t>
      </w:r>
      <w:r w:rsidR="00422B77">
        <w:rPr>
          <w:rFonts w:hint="eastAsia"/>
          <w:sz w:val="24"/>
          <w:szCs w:val="24"/>
        </w:rPr>
        <w:t>广西壮族自治区</w:t>
      </w:r>
      <w:r w:rsidR="00832C37">
        <w:rPr>
          <w:rFonts w:hint="eastAsia"/>
          <w:sz w:val="24"/>
          <w:szCs w:val="24"/>
        </w:rPr>
        <w:t>高</w:t>
      </w:r>
      <w:r w:rsidR="00832C37">
        <w:rPr>
          <w:sz w:val="24"/>
          <w:szCs w:val="24"/>
        </w:rPr>
        <w:t>级</w:t>
      </w:r>
      <w:r w:rsidR="00512585" w:rsidRPr="00CF67A6">
        <w:rPr>
          <w:sz w:val="24"/>
          <w:szCs w:val="24"/>
        </w:rPr>
        <w:t>人民法院</w:t>
      </w:r>
      <w:r w:rsidR="00512585" w:rsidRPr="00CF67A6">
        <w:rPr>
          <w:rFonts w:hint="eastAsia"/>
          <w:sz w:val="24"/>
          <w:szCs w:val="24"/>
        </w:rPr>
        <w:t>相关负责人召开</w:t>
      </w:r>
      <w:r w:rsidR="00512585" w:rsidRPr="00565B75">
        <w:rPr>
          <w:sz w:val="24"/>
          <w:szCs w:val="24"/>
        </w:rPr>
        <w:t>需求确认会</w:t>
      </w:r>
      <w:r w:rsidR="00512585" w:rsidRPr="00565B75">
        <w:rPr>
          <w:rFonts w:hint="eastAsia"/>
          <w:sz w:val="24"/>
          <w:szCs w:val="24"/>
        </w:rPr>
        <w:t>，确</w:t>
      </w:r>
      <w:r w:rsidR="00512585" w:rsidRPr="006A76DD">
        <w:rPr>
          <w:rFonts w:hint="eastAsia"/>
          <w:color w:val="000000" w:themeColor="text1"/>
          <w:sz w:val="24"/>
          <w:szCs w:val="24"/>
        </w:rPr>
        <w:t>认预算管理</w:t>
      </w:r>
      <w:r w:rsidR="00512585">
        <w:rPr>
          <w:rFonts w:hint="eastAsia"/>
          <w:sz w:val="24"/>
          <w:szCs w:val="24"/>
        </w:rPr>
        <w:t>模块</w:t>
      </w:r>
      <w:r w:rsidR="00512585" w:rsidRPr="00565B75">
        <w:rPr>
          <w:rFonts w:hint="eastAsia"/>
          <w:sz w:val="24"/>
          <w:szCs w:val="24"/>
        </w:rPr>
        <w:t>的最终</w:t>
      </w:r>
      <w:r w:rsidR="00512585" w:rsidRPr="00565B75">
        <w:rPr>
          <w:sz w:val="24"/>
          <w:szCs w:val="24"/>
        </w:rPr>
        <w:t>需求，并</w:t>
      </w:r>
      <w:r w:rsidR="00512585">
        <w:rPr>
          <w:rFonts w:hint="eastAsia"/>
          <w:sz w:val="24"/>
          <w:szCs w:val="24"/>
        </w:rPr>
        <w:t>签署</w:t>
      </w:r>
      <w:r w:rsidR="00512585" w:rsidRPr="00565B75">
        <w:rPr>
          <w:sz w:val="24"/>
          <w:szCs w:val="24"/>
        </w:rPr>
        <w:t>需求确认函</w:t>
      </w:r>
      <w:r w:rsidR="00B2564D" w:rsidRPr="00B2564D">
        <w:rPr>
          <w:rFonts w:asciiTheme="minorEastAsia" w:eastAsiaTheme="minorEastAsia" w:hAnsiTheme="minorEastAsia" w:hint="eastAsia"/>
          <w:sz w:val="24"/>
          <w:szCs w:val="24"/>
        </w:rPr>
        <w:t>。</w:t>
      </w:r>
    </w:p>
    <w:bookmarkEnd w:id="250"/>
    <w:p w14:paraId="300824FB" w14:textId="77777777" w:rsidR="000D0ED9" w:rsidRDefault="000D0ED9" w:rsidP="00761147">
      <w:pPr>
        <w:pStyle w:val="4"/>
        <w:numPr>
          <w:ilvl w:val="2"/>
          <w:numId w:val="7"/>
        </w:numPr>
        <w:spacing w:line="360" w:lineRule="auto"/>
        <w:ind w:firstLineChars="0"/>
        <w:rPr>
          <w:rFonts w:asciiTheme="minorEastAsia" w:eastAsiaTheme="minorEastAsia" w:hAnsiTheme="minorEastAsia"/>
          <w:sz w:val="24"/>
          <w:szCs w:val="24"/>
        </w:rPr>
      </w:pPr>
      <w:r w:rsidRPr="000D0ED9">
        <w:rPr>
          <w:rFonts w:asciiTheme="minorEastAsia" w:eastAsiaTheme="minorEastAsia" w:hAnsiTheme="minorEastAsia" w:hint="eastAsia"/>
          <w:sz w:val="24"/>
          <w:szCs w:val="24"/>
        </w:rPr>
        <w:t>系统本地化需求实现</w:t>
      </w:r>
    </w:p>
    <w:p w14:paraId="437F8D45" w14:textId="77777777" w:rsidR="000E31F1" w:rsidRDefault="00512585" w:rsidP="000E31F1">
      <w:pPr>
        <w:ind w:firstLine="480"/>
        <w:rPr>
          <w:rFonts w:asciiTheme="minorEastAsia" w:eastAsiaTheme="minorEastAsia" w:hAnsiTheme="minorEastAsia"/>
          <w:sz w:val="24"/>
          <w:szCs w:val="24"/>
        </w:rPr>
      </w:pPr>
      <w:bookmarkStart w:id="251" w:name="_Hlk500337794"/>
      <w:r w:rsidRPr="00B2564D">
        <w:rPr>
          <w:rFonts w:asciiTheme="minorEastAsia" w:eastAsiaTheme="minorEastAsia" w:hAnsiTheme="minorEastAsia" w:hint="eastAsia"/>
          <w:sz w:val="24"/>
          <w:szCs w:val="24"/>
        </w:rPr>
        <w:t>根据需求确认后的DEMO进行本地化开发，在进行本地化开发时不影响其它功能使用，并明确开发周期，在完成修改后及时编写相关操作文档，确保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r w:rsidR="00514476" w:rsidRPr="00565B75">
        <w:rPr>
          <w:sz w:val="24"/>
          <w:szCs w:val="24"/>
        </w:rPr>
        <w:t>。</w:t>
      </w:r>
      <w:r w:rsidR="000E31F1">
        <w:rPr>
          <w:rFonts w:asciiTheme="minorEastAsia" w:eastAsiaTheme="minorEastAsia" w:hAnsiTheme="minorEastAsia" w:hint="eastAsia"/>
          <w:sz w:val="24"/>
          <w:szCs w:val="24"/>
        </w:rPr>
        <w:t>需求实现过程如下：</w:t>
      </w:r>
    </w:p>
    <w:p w14:paraId="0F5B72FA"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开发环境搭建</w:t>
      </w:r>
    </w:p>
    <w:p w14:paraId="42568B4E"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数据库搭建</w:t>
      </w:r>
    </w:p>
    <w:p w14:paraId="0D2B08CE"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代码-架构</w:t>
      </w:r>
    </w:p>
    <w:p w14:paraId="46FD75AB"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lastRenderedPageBreak/>
        <w:t>代码-</w:t>
      </w:r>
      <w:r w:rsidR="0017445D">
        <w:rPr>
          <w:rFonts w:asciiTheme="minorEastAsia" w:eastAsiaTheme="minorEastAsia" w:hAnsiTheme="minorEastAsia" w:hint="eastAsia"/>
          <w:sz w:val="24"/>
          <w:szCs w:val="24"/>
        </w:rPr>
        <w:t>web前端</w:t>
      </w:r>
    </w:p>
    <w:p w14:paraId="0497E8C2"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代码-数据库</w:t>
      </w:r>
    </w:p>
    <w:p w14:paraId="52C90077"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代码-review</w:t>
      </w:r>
    </w:p>
    <w:p w14:paraId="0423B298"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开发阶段bug修复</w:t>
      </w:r>
    </w:p>
    <w:p w14:paraId="68873121"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设计、架构文档编写</w:t>
      </w:r>
    </w:p>
    <w:p w14:paraId="2574BCDF"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评审文档编写</w:t>
      </w:r>
    </w:p>
    <w:p w14:paraId="0A7E707C"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项目进度管理</w:t>
      </w:r>
    </w:p>
    <w:p w14:paraId="2FAE04BD" w14:textId="77777777" w:rsidR="000E31F1" w:rsidRPr="00A32475" w:rsidRDefault="000E31F1" w:rsidP="00761147">
      <w:pPr>
        <w:pStyle w:val="af0"/>
        <w:numPr>
          <w:ilvl w:val="0"/>
          <w:numId w:val="33"/>
        </w:numPr>
        <w:ind w:firstLineChars="0"/>
      </w:pPr>
      <w:r w:rsidRPr="00A32475">
        <w:rPr>
          <w:rFonts w:asciiTheme="minorEastAsia" w:eastAsiaTheme="minorEastAsia" w:hAnsiTheme="minorEastAsia" w:hint="eastAsia"/>
          <w:sz w:val="24"/>
          <w:szCs w:val="24"/>
        </w:rPr>
        <w:t>项目质量管理</w:t>
      </w:r>
    </w:p>
    <w:p w14:paraId="41F88946" w14:textId="77777777" w:rsidR="000E31F1" w:rsidRPr="00A32475" w:rsidRDefault="000E31F1" w:rsidP="00761147">
      <w:pPr>
        <w:pStyle w:val="af0"/>
        <w:numPr>
          <w:ilvl w:val="0"/>
          <w:numId w:val="33"/>
        </w:numPr>
        <w:ind w:firstLineChars="0"/>
        <w:rPr>
          <w:rFonts w:asciiTheme="minorEastAsia" w:eastAsiaTheme="minorEastAsia" w:hAnsiTheme="minorEastAsia"/>
          <w:sz w:val="24"/>
          <w:szCs w:val="24"/>
        </w:rPr>
      </w:pPr>
      <w:r w:rsidRPr="00A32475">
        <w:rPr>
          <w:rFonts w:asciiTheme="minorEastAsia" w:eastAsiaTheme="minorEastAsia" w:hAnsiTheme="minorEastAsia" w:hint="eastAsia"/>
          <w:sz w:val="24"/>
          <w:szCs w:val="24"/>
        </w:rPr>
        <w:t>其它项目管理，如例会等</w:t>
      </w:r>
    </w:p>
    <w:bookmarkEnd w:id="251"/>
    <w:p w14:paraId="76B70843" w14:textId="77777777" w:rsidR="000D0ED9" w:rsidRPr="00A32475" w:rsidRDefault="000D0ED9" w:rsidP="00761147">
      <w:pPr>
        <w:pStyle w:val="4"/>
        <w:numPr>
          <w:ilvl w:val="2"/>
          <w:numId w:val="7"/>
        </w:numPr>
        <w:spacing w:line="360" w:lineRule="auto"/>
        <w:ind w:firstLineChars="0"/>
        <w:rPr>
          <w:rFonts w:asciiTheme="minorEastAsia" w:eastAsiaTheme="minorEastAsia" w:hAnsiTheme="minorEastAsia"/>
          <w:sz w:val="24"/>
          <w:szCs w:val="24"/>
        </w:rPr>
      </w:pPr>
      <w:r w:rsidRPr="00A32475">
        <w:rPr>
          <w:rFonts w:asciiTheme="minorEastAsia" w:eastAsiaTheme="minorEastAsia" w:hAnsiTheme="minorEastAsia" w:hint="eastAsia"/>
          <w:sz w:val="24"/>
          <w:szCs w:val="24"/>
        </w:rPr>
        <w:t>系统本地化需求测试</w:t>
      </w:r>
    </w:p>
    <w:p w14:paraId="66C4D744" w14:textId="77777777" w:rsidR="0005696A" w:rsidRPr="00A32475" w:rsidRDefault="0005696A" w:rsidP="0005696A">
      <w:pPr>
        <w:ind w:firstLineChars="0" w:firstLine="420"/>
        <w:rPr>
          <w:rFonts w:asciiTheme="minorEastAsia" w:eastAsiaTheme="minorEastAsia" w:hAnsiTheme="minorEastAsia"/>
          <w:sz w:val="24"/>
          <w:szCs w:val="24"/>
        </w:rPr>
      </w:pPr>
      <w:bookmarkStart w:id="252" w:name="_Hlk500337890"/>
      <w:r w:rsidRPr="00A32475">
        <w:rPr>
          <w:rFonts w:asciiTheme="minorEastAsia" w:eastAsiaTheme="minorEastAsia" w:hAnsiTheme="minorEastAsia" w:hint="eastAsia"/>
          <w:sz w:val="24"/>
          <w:szCs w:val="24"/>
        </w:rPr>
        <w:t>对本地化开发的功能模块进行详细测试，并编辑测试文档，测试过程中除测试修改的功能外，</w:t>
      </w:r>
      <w:r w:rsidR="006A76DD" w:rsidRPr="00A32475">
        <w:rPr>
          <w:rFonts w:asciiTheme="minorEastAsia" w:eastAsiaTheme="minorEastAsia" w:hAnsiTheme="minorEastAsia" w:hint="eastAsia"/>
          <w:sz w:val="24"/>
          <w:szCs w:val="24"/>
        </w:rPr>
        <w:t>还</w:t>
      </w:r>
      <w:r w:rsidR="006A76DD" w:rsidRPr="00A32475">
        <w:rPr>
          <w:rFonts w:asciiTheme="minorEastAsia" w:eastAsiaTheme="minorEastAsia" w:hAnsiTheme="minorEastAsia"/>
          <w:sz w:val="24"/>
          <w:szCs w:val="24"/>
        </w:rPr>
        <w:t>应对</w:t>
      </w:r>
      <w:r w:rsidR="006A76DD" w:rsidRPr="00A32475">
        <w:rPr>
          <w:rFonts w:asciiTheme="minorEastAsia" w:eastAsiaTheme="minorEastAsia" w:hAnsiTheme="minorEastAsia" w:hint="eastAsia"/>
          <w:sz w:val="24"/>
          <w:szCs w:val="24"/>
        </w:rPr>
        <w:t>与该功能相关的其它功能模块</w:t>
      </w:r>
      <w:r w:rsidRPr="00A32475">
        <w:rPr>
          <w:rFonts w:asciiTheme="minorEastAsia" w:eastAsiaTheme="minorEastAsia" w:hAnsiTheme="minorEastAsia" w:hint="eastAsia"/>
          <w:sz w:val="24"/>
          <w:szCs w:val="24"/>
        </w:rPr>
        <w:t>进行全面测试</w:t>
      </w:r>
      <w:r w:rsidR="006A76DD" w:rsidRPr="00A32475">
        <w:rPr>
          <w:rFonts w:asciiTheme="minorEastAsia" w:eastAsiaTheme="minorEastAsia" w:hAnsiTheme="minorEastAsia" w:hint="eastAsia"/>
          <w:sz w:val="24"/>
          <w:szCs w:val="24"/>
        </w:rPr>
        <w:t>，</w:t>
      </w:r>
      <w:r w:rsidR="006A76DD" w:rsidRPr="00A32475">
        <w:rPr>
          <w:rFonts w:asciiTheme="minorEastAsia" w:eastAsiaTheme="minorEastAsia" w:hAnsiTheme="minorEastAsia"/>
          <w:sz w:val="24"/>
          <w:szCs w:val="24"/>
        </w:rPr>
        <w:t>确保整个系统的正常运行</w:t>
      </w:r>
      <w:r w:rsidRPr="00A32475">
        <w:rPr>
          <w:rFonts w:asciiTheme="minorEastAsia" w:eastAsiaTheme="minorEastAsia" w:hAnsiTheme="minorEastAsia" w:hint="eastAsia"/>
          <w:sz w:val="24"/>
          <w:szCs w:val="24"/>
        </w:rPr>
        <w:t>。</w:t>
      </w:r>
    </w:p>
    <w:p w14:paraId="28833F52" w14:textId="77777777" w:rsidR="00896CE2" w:rsidRDefault="00DC3056" w:rsidP="00DC3056">
      <w:pPr>
        <w:ind w:firstLineChars="0" w:firstLine="420"/>
        <w:rPr>
          <w:rFonts w:asciiTheme="minorEastAsia" w:eastAsiaTheme="minorEastAsia" w:hAnsiTheme="minorEastAsia"/>
          <w:sz w:val="24"/>
          <w:szCs w:val="24"/>
        </w:rPr>
      </w:pPr>
      <w:r w:rsidRPr="00A32475">
        <w:rPr>
          <w:rFonts w:asciiTheme="minorEastAsia" w:eastAsiaTheme="minorEastAsia" w:hAnsiTheme="minorEastAsia" w:hint="eastAsia"/>
          <w:sz w:val="24"/>
          <w:szCs w:val="24"/>
        </w:rPr>
        <w:t>测试包括：功能测试、数据测试、模块测试、系统测试、</w:t>
      </w:r>
      <w:r w:rsidR="00896CE2" w:rsidRPr="00A32475">
        <w:rPr>
          <w:rFonts w:asciiTheme="minorEastAsia" w:eastAsiaTheme="minorEastAsia" w:hAnsiTheme="minorEastAsia" w:hint="eastAsia"/>
          <w:sz w:val="24"/>
          <w:szCs w:val="24"/>
        </w:rPr>
        <w:t>单元测试、</w:t>
      </w:r>
      <w:hyperlink r:id="rId15" w:tgtFrame="https://baike.baidu.com/item/%E7%B3%BB%E7%BB%9F%E6%B5%8B%E8%AF%95/_blank" w:history="1">
        <w:r w:rsidR="00896CE2" w:rsidRPr="00A32475">
          <w:rPr>
            <w:rFonts w:asciiTheme="minorEastAsia" w:eastAsiaTheme="minorEastAsia" w:hAnsiTheme="minorEastAsia"/>
            <w:sz w:val="24"/>
            <w:szCs w:val="24"/>
          </w:rPr>
          <w:t>集成测试</w:t>
        </w:r>
      </w:hyperlink>
      <w:r w:rsidR="00896CE2" w:rsidRPr="00A32475">
        <w:rPr>
          <w:rFonts w:asciiTheme="minorEastAsia" w:eastAsiaTheme="minorEastAsia" w:hAnsiTheme="minorEastAsia" w:hint="eastAsia"/>
          <w:sz w:val="24"/>
          <w:szCs w:val="24"/>
        </w:rPr>
        <w:t>、性能测试、压力测试、</w:t>
      </w:r>
      <w:hyperlink r:id="rId16" w:tgtFrame="https://baike.baidu.com/item/%E8%BD%AF%E4%BB%B6%E6%B5%8B%E8%AF%95%E6%96%B9%E6%B3%95/_blank" w:history="1">
        <w:r w:rsidR="00896CE2" w:rsidRPr="00A32475">
          <w:rPr>
            <w:rFonts w:asciiTheme="minorEastAsia" w:eastAsiaTheme="minorEastAsia" w:hAnsiTheme="minorEastAsia"/>
            <w:sz w:val="24"/>
            <w:szCs w:val="24"/>
          </w:rPr>
          <w:t>边界值测试</w:t>
        </w:r>
      </w:hyperlink>
      <w:r w:rsidR="00896CE2" w:rsidRPr="00A32475">
        <w:rPr>
          <w:rFonts w:asciiTheme="minorEastAsia" w:eastAsiaTheme="minorEastAsia" w:hAnsiTheme="minorEastAsia" w:hint="eastAsia"/>
          <w:sz w:val="24"/>
          <w:szCs w:val="24"/>
        </w:rPr>
        <w:t>、接口测试等</w:t>
      </w:r>
      <w:r w:rsidRPr="00A32475">
        <w:rPr>
          <w:rFonts w:asciiTheme="minorEastAsia" w:eastAsiaTheme="minorEastAsia" w:hAnsiTheme="minorEastAsia" w:hint="eastAsia"/>
          <w:sz w:val="24"/>
          <w:szCs w:val="24"/>
        </w:rPr>
        <w:t>。</w:t>
      </w:r>
      <w:r w:rsidR="00B13EFC" w:rsidRPr="00A32475">
        <w:rPr>
          <w:rFonts w:asciiTheme="minorEastAsia" w:eastAsiaTheme="minorEastAsia" w:hAnsiTheme="minorEastAsia" w:hint="eastAsia"/>
          <w:sz w:val="24"/>
          <w:szCs w:val="24"/>
        </w:rPr>
        <w:t>需求测试流程如下：</w:t>
      </w:r>
    </w:p>
    <w:p w14:paraId="4E20EAAE" w14:textId="77777777" w:rsidR="00B13EFC" w:rsidRPr="00B13EFC" w:rsidRDefault="00B13EFC"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测试环境搭建</w:t>
      </w:r>
    </w:p>
    <w:p w14:paraId="5FD7F066" w14:textId="77777777" w:rsidR="00B13EFC" w:rsidRPr="00B13EFC" w:rsidRDefault="00B13EFC"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测试数据库搭建</w:t>
      </w:r>
    </w:p>
    <w:p w14:paraId="7A2E5510" w14:textId="77777777" w:rsidR="00B13EFC" w:rsidRPr="00B13EFC" w:rsidRDefault="00B13EFC"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测试案例沟通</w:t>
      </w:r>
    </w:p>
    <w:p w14:paraId="5E82491C" w14:textId="77777777" w:rsidR="00B13EFC" w:rsidRPr="00B13EFC" w:rsidRDefault="00B13EFC"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测试案例文档化</w:t>
      </w:r>
    </w:p>
    <w:p w14:paraId="473BB294" w14:textId="77777777" w:rsidR="00B13EFC" w:rsidRPr="00B13EFC" w:rsidRDefault="00B13EFC"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测试案例程序化</w:t>
      </w:r>
    </w:p>
    <w:p w14:paraId="583EB7D3" w14:textId="77777777" w:rsidR="00B13EFC" w:rsidRPr="00B13EFC" w:rsidRDefault="00B13EFC"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自动化测试案例编写</w:t>
      </w:r>
    </w:p>
    <w:p w14:paraId="791EEE3E" w14:textId="77777777" w:rsidR="00B13EFC" w:rsidRPr="00B13EFC" w:rsidRDefault="00B13EFC"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CI环境搭建</w:t>
      </w:r>
    </w:p>
    <w:p w14:paraId="32A6C380" w14:textId="77777777" w:rsidR="00B13EFC" w:rsidRPr="00B13EFC" w:rsidRDefault="00B13EFC"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冒烟测试（7次）</w:t>
      </w:r>
    </w:p>
    <w:p w14:paraId="42A6CC75" w14:textId="77777777" w:rsidR="00B13EFC" w:rsidRPr="00B13EFC" w:rsidRDefault="00B13EFC"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功能测试（5次）</w:t>
      </w:r>
    </w:p>
    <w:p w14:paraId="13FE7EDF" w14:textId="77777777" w:rsidR="00B13EFC" w:rsidRPr="00B13EFC" w:rsidRDefault="00B13EFC"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数据测试</w:t>
      </w:r>
    </w:p>
    <w:p w14:paraId="2555E6BD" w14:textId="77777777" w:rsidR="00B13EFC" w:rsidRPr="00B13EFC" w:rsidRDefault="00B13EFC"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回归测试（3次）</w:t>
      </w:r>
    </w:p>
    <w:p w14:paraId="6B819D33" w14:textId="77777777" w:rsidR="00B13EFC" w:rsidRPr="00B13EFC" w:rsidRDefault="00B13EFC"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单元测试</w:t>
      </w:r>
    </w:p>
    <w:p w14:paraId="6678A4BC" w14:textId="77777777" w:rsidR="00B13EFC" w:rsidRPr="00B13EFC" w:rsidRDefault="00B13EFC"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系统集成测试（2次）</w:t>
      </w:r>
    </w:p>
    <w:p w14:paraId="3D54C033" w14:textId="77777777" w:rsidR="00B13EFC" w:rsidRPr="00B13EFC" w:rsidRDefault="00B13EFC"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lastRenderedPageBreak/>
        <w:t>bug修复</w:t>
      </w:r>
    </w:p>
    <w:bookmarkEnd w:id="252"/>
    <w:p w14:paraId="775E40B0" w14:textId="77777777" w:rsidR="007B482B" w:rsidRDefault="007B482B" w:rsidP="00761147">
      <w:pPr>
        <w:pStyle w:val="4"/>
        <w:numPr>
          <w:ilvl w:val="2"/>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Pr="00D77533">
        <w:rPr>
          <w:rFonts w:asciiTheme="minorEastAsia" w:eastAsiaTheme="minorEastAsia" w:hAnsiTheme="minorEastAsia" w:hint="eastAsia"/>
          <w:sz w:val="24"/>
          <w:szCs w:val="24"/>
        </w:rPr>
        <w:t>部署</w:t>
      </w:r>
    </w:p>
    <w:p w14:paraId="75E489CF" w14:textId="77777777"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5B87BD5D" w14:textId="77777777"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w:t>
      </w:r>
      <w:r w:rsidR="00CF67A6">
        <w:rPr>
          <w:rFonts w:asciiTheme="minorEastAsia" w:eastAsiaTheme="minorEastAsia" w:hAnsiTheme="minorEastAsia" w:hint="eastAsia"/>
          <w:sz w:val="24"/>
          <w:szCs w:val="24"/>
        </w:rPr>
        <w:t>表</w:t>
      </w:r>
      <w:r w:rsidRPr="00D77533">
        <w:rPr>
          <w:rFonts w:asciiTheme="minorEastAsia" w:eastAsiaTheme="minorEastAsia" w:hAnsiTheme="minorEastAsia" w:hint="eastAsia"/>
          <w:sz w:val="24"/>
          <w:szCs w:val="24"/>
        </w:rPr>
        <w:t>、实施人员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017879AC" w14:textId="77777777"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05E069A5" w14:textId="77777777"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0D418E3A" w14:textId="77777777"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00CF67A6">
        <w:rPr>
          <w:rFonts w:asciiTheme="minorEastAsia" w:eastAsiaTheme="minorEastAsia" w:hAnsiTheme="minorEastAsia" w:cs="MS Mincho"/>
          <w:sz w:val="24"/>
          <w:szCs w:val="24"/>
        </w:rPr>
        <w:t>数据</w:t>
      </w:r>
      <w:r w:rsidR="00CF67A6">
        <w:rPr>
          <w:rFonts w:asciiTheme="minorEastAsia" w:eastAsiaTheme="minorEastAsia" w:hAnsiTheme="minorEastAsia" w:cs="MS Mincho" w:hint="eastAsia"/>
          <w:sz w:val="24"/>
          <w:szCs w:val="24"/>
        </w:rPr>
        <w:t>、</w:t>
      </w:r>
      <w:r w:rsidRPr="00D77533">
        <w:rPr>
          <w:rFonts w:asciiTheme="minorEastAsia" w:eastAsiaTheme="minorEastAsia" w:hAnsiTheme="minorEastAsia" w:hint="eastAsia"/>
          <w:sz w:val="24"/>
          <w:szCs w:val="24"/>
        </w:rPr>
        <w:t>业务</w:t>
      </w:r>
      <w:r w:rsidR="00CF67A6">
        <w:rPr>
          <w:rFonts w:asciiTheme="minorEastAsia" w:eastAsiaTheme="minorEastAsia" w:hAnsiTheme="minorEastAsia" w:cs="MS Mincho"/>
          <w:sz w:val="24"/>
          <w:szCs w:val="24"/>
        </w:rPr>
        <w:t>相关的数据</w:t>
      </w:r>
      <w:r w:rsidR="00CF67A6">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00CF67A6">
        <w:rPr>
          <w:rFonts w:asciiTheme="minorEastAsia" w:eastAsiaTheme="minorEastAsia" w:hAnsiTheme="minorEastAsia" w:cs="MS Mincho"/>
          <w:sz w:val="24"/>
          <w:szCs w:val="24"/>
        </w:rPr>
        <w:t>能</w:t>
      </w:r>
      <w:r w:rsidRPr="00D77533">
        <w:rPr>
          <w:rFonts w:asciiTheme="minorEastAsia" w:eastAsiaTheme="minorEastAsia" w:hAnsiTheme="minorEastAsia" w:cs="MS Mincho" w:hint="eastAsia"/>
          <w:sz w:val="24"/>
          <w:szCs w:val="24"/>
        </w:rPr>
        <w:t>。</w:t>
      </w:r>
    </w:p>
    <w:p w14:paraId="26F9F749" w14:textId="77777777"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5E90662B" w14:textId="77777777"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14:paraId="64AC69F1" w14:textId="77777777"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45693916" w14:textId="77777777" w:rsidR="007B482B" w:rsidRPr="00D77533" w:rsidRDefault="007B482B" w:rsidP="007B482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70BFE877" w14:textId="77777777" w:rsidR="00CF67A6" w:rsidRDefault="007B482B" w:rsidP="00CF67A6">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hint="eastAsia"/>
          <w:sz w:val="24"/>
          <w:szCs w:val="24"/>
        </w:rPr>
        <w:t>时</w:t>
      </w:r>
      <w:r w:rsidRPr="00D77533">
        <w:rPr>
          <w:rFonts w:asciiTheme="minorEastAsia" w:eastAsiaTheme="minorEastAsia" w:hAnsiTheme="minorEastAsia" w:cs="MS Mincho"/>
          <w:sz w:val="24"/>
          <w:szCs w:val="24"/>
        </w:rPr>
        <w:t>，需提交需求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14:paraId="0D461784" w14:textId="77777777" w:rsidR="00E216F6" w:rsidRDefault="003F62D9" w:rsidP="00761147">
      <w:pPr>
        <w:pStyle w:val="4"/>
        <w:numPr>
          <w:ilvl w:val="2"/>
          <w:numId w:val="7"/>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p>
    <w:p w14:paraId="5500E736" w14:textId="77777777" w:rsidR="008A5A1D" w:rsidRDefault="00EA66B6" w:rsidP="00B45BA8">
      <w:pPr>
        <w:ind w:firstLine="480"/>
        <w:rPr>
          <w:rFonts w:asciiTheme="minorEastAsia" w:eastAsiaTheme="minorEastAsia" w:hAnsiTheme="minorEastAsia"/>
          <w:sz w:val="24"/>
          <w:szCs w:val="24"/>
        </w:rPr>
      </w:pPr>
      <w:bookmarkStart w:id="253" w:name="_Hlk500411649"/>
      <w:r>
        <w:rPr>
          <w:rFonts w:asciiTheme="minorEastAsia" w:eastAsiaTheme="minorEastAsia" w:hAnsiTheme="minorEastAsia" w:hint="eastAsia"/>
          <w:sz w:val="24"/>
          <w:szCs w:val="24"/>
        </w:rPr>
        <w:t>系统</w:t>
      </w:r>
      <w:r w:rsidR="0076658E">
        <w:rPr>
          <w:rFonts w:asciiTheme="minorEastAsia" w:eastAsiaTheme="minorEastAsia" w:hAnsiTheme="minorEastAsia" w:hint="eastAsia"/>
          <w:sz w:val="24"/>
          <w:szCs w:val="24"/>
        </w:rPr>
        <w:t>初始化包含初始化数据收集汇总和初始化数据实施。</w:t>
      </w:r>
      <w:r w:rsidR="00CB1E36">
        <w:rPr>
          <w:rFonts w:asciiTheme="minorEastAsia" w:eastAsiaTheme="minorEastAsia" w:hAnsiTheme="minorEastAsia" w:hint="eastAsia"/>
          <w:sz w:val="24"/>
          <w:szCs w:val="24"/>
        </w:rPr>
        <w:t>系统</w:t>
      </w:r>
      <w:r w:rsidR="00B45BA8">
        <w:rPr>
          <w:rFonts w:asciiTheme="minorEastAsia" w:eastAsiaTheme="minorEastAsia" w:hAnsiTheme="minorEastAsia" w:hint="eastAsia"/>
          <w:sz w:val="24"/>
          <w:szCs w:val="24"/>
        </w:rPr>
        <w:t>初始化主要分为</w:t>
      </w:r>
      <w:r w:rsidR="00B45BA8" w:rsidRPr="00B45BA8">
        <w:rPr>
          <w:rFonts w:asciiTheme="minorEastAsia" w:eastAsiaTheme="minorEastAsia" w:hAnsiTheme="minorEastAsia" w:hint="eastAsia"/>
          <w:sz w:val="24"/>
          <w:szCs w:val="24"/>
        </w:rPr>
        <w:t>角色权限初始化</w:t>
      </w:r>
      <w:r w:rsidR="00B45BA8">
        <w:rPr>
          <w:rFonts w:asciiTheme="minorEastAsia" w:eastAsiaTheme="minorEastAsia" w:hAnsiTheme="minorEastAsia" w:hint="eastAsia"/>
          <w:sz w:val="24"/>
          <w:szCs w:val="24"/>
        </w:rPr>
        <w:t>、</w:t>
      </w:r>
      <w:r w:rsidR="00B45BA8" w:rsidRPr="00B45BA8">
        <w:rPr>
          <w:rFonts w:asciiTheme="minorEastAsia" w:eastAsiaTheme="minorEastAsia" w:hAnsiTheme="minorEastAsia" w:hint="eastAsia"/>
          <w:sz w:val="24"/>
          <w:szCs w:val="24"/>
        </w:rPr>
        <w:t>业务流程初始化</w:t>
      </w:r>
      <w:r w:rsidR="00B45BA8">
        <w:rPr>
          <w:rFonts w:asciiTheme="minorEastAsia" w:eastAsiaTheme="minorEastAsia" w:hAnsiTheme="minorEastAsia" w:hint="eastAsia"/>
          <w:sz w:val="24"/>
          <w:szCs w:val="24"/>
        </w:rPr>
        <w:t>、</w:t>
      </w:r>
      <w:r w:rsidR="00B45BA8" w:rsidRPr="00B45BA8">
        <w:rPr>
          <w:rFonts w:asciiTheme="minorEastAsia" w:eastAsiaTheme="minorEastAsia" w:hAnsiTheme="minorEastAsia" w:hint="eastAsia"/>
          <w:sz w:val="24"/>
          <w:szCs w:val="24"/>
        </w:rPr>
        <w:t>基础数据初始化</w:t>
      </w:r>
      <w:r w:rsidR="00B45BA8">
        <w:rPr>
          <w:rFonts w:asciiTheme="minorEastAsia" w:eastAsiaTheme="minorEastAsia" w:hAnsiTheme="minorEastAsia" w:hint="eastAsia"/>
          <w:sz w:val="24"/>
          <w:szCs w:val="24"/>
        </w:rPr>
        <w:t>、</w:t>
      </w:r>
      <w:r w:rsidR="00B45BA8" w:rsidRPr="00B45BA8">
        <w:rPr>
          <w:rFonts w:asciiTheme="minorEastAsia" w:eastAsiaTheme="minorEastAsia" w:hAnsiTheme="minorEastAsia" w:hint="eastAsia"/>
          <w:sz w:val="24"/>
          <w:szCs w:val="24"/>
        </w:rPr>
        <w:t>期初余额初始化</w:t>
      </w:r>
      <w:r w:rsidR="00B45BA8">
        <w:rPr>
          <w:rFonts w:asciiTheme="minorEastAsia" w:eastAsiaTheme="minorEastAsia" w:hAnsiTheme="minorEastAsia" w:hint="eastAsia"/>
          <w:sz w:val="24"/>
          <w:szCs w:val="24"/>
        </w:rPr>
        <w:t xml:space="preserve">四大类。 </w:t>
      </w:r>
      <w:r w:rsidR="00B45BA8">
        <w:rPr>
          <w:rFonts w:asciiTheme="minorEastAsia" w:eastAsiaTheme="minorEastAsia" w:hAnsiTheme="minorEastAsia"/>
          <w:sz w:val="24"/>
          <w:szCs w:val="24"/>
        </w:rPr>
        <w:t xml:space="preserve">      </w:t>
      </w:r>
      <w:r w:rsidR="008A5A1D">
        <w:rPr>
          <w:rFonts w:asciiTheme="minorEastAsia" w:eastAsiaTheme="minorEastAsia" w:hAnsiTheme="minorEastAsia"/>
          <w:sz w:val="24"/>
          <w:szCs w:val="24"/>
        </w:rPr>
        <w:t xml:space="preserve">     </w:t>
      </w:r>
    </w:p>
    <w:p w14:paraId="1EB2EEAB" w14:textId="77777777" w:rsidR="0076658E" w:rsidRDefault="00456769" w:rsidP="00B45BA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w:t>
      </w:r>
      <w:r w:rsidR="00322663">
        <w:rPr>
          <w:rFonts w:asciiTheme="minorEastAsia" w:eastAsiaTheme="minorEastAsia" w:hAnsiTheme="minorEastAsia" w:hint="eastAsia"/>
          <w:sz w:val="24"/>
          <w:szCs w:val="24"/>
        </w:rPr>
        <w:t>涉及单位包含</w:t>
      </w:r>
      <w:r w:rsidR="003D5F8F">
        <w:rPr>
          <w:rFonts w:asciiTheme="minorEastAsia" w:eastAsiaTheme="minorEastAsia" w:hAnsiTheme="minorEastAsia" w:hint="eastAsia"/>
          <w:sz w:val="24"/>
          <w:szCs w:val="24"/>
        </w:rPr>
        <w:t>高院</w:t>
      </w:r>
      <w:r w:rsidR="00B35540">
        <w:rPr>
          <w:rFonts w:asciiTheme="minorEastAsia" w:eastAsiaTheme="minorEastAsia" w:hAnsiTheme="minorEastAsia" w:hint="eastAsia"/>
          <w:sz w:val="24"/>
          <w:szCs w:val="24"/>
        </w:rPr>
        <w:t>省本级和</w:t>
      </w:r>
      <w:r w:rsidR="003D5F8F">
        <w:rPr>
          <w:rFonts w:asciiTheme="minorEastAsia" w:eastAsiaTheme="minorEastAsia" w:hAnsiTheme="minorEastAsia" w:hint="eastAsia"/>
          <w:sz w:val="24"/>
          <w:szCs w:val="24"/>
        </w:rPr>
        <w:t>两家中级人民法院</w:t>
      </w:r>
      <w:r w:rsidR="0034264C">
        <w:rPr>
          <w:rFonts w:asciiTheme="minorEastAsia" w:eastAsiaTheme="minorEastAsia" w:hAnsiTheme="minorEastAsia" w:hint="eastAsia"/>
          <w:sz w:val="24"/>
          <w:szCs w:val="24"/>
        </w:rPr>
        <w:t>。</w:t>
      </w:r>
    </w:p>
    <w:bookmarkEnd w:id="253"/>
    <w:p w14:paraId="517AC6C0" w14:textId="77777777" w:rsidR="0076658E" w:rsidRPr="00D77533" w:rsidRDefault="0076658E" w:rsidP="0076658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r>
        <w:rPr>
          <w:rFonts w:asciiTheme="minorEastAsia" w:eastAsiaTheme="minorEastAsia" w:hAnsiTheme="minorEastAsia" w:hint="eastAsia"/>
          <w:sz w:val="24"/>
          <w:szCs w:val="24"/>
        </w:rPr>
        <w:t>数据</w:t>
      </w:r>
      <w:r w:rsidR="00040AC9">
        <w:rPr>
          <w:rFonts w:asciiTheme="minorEastAsia" w:eastAsiaTheme="minorEastAsia" w:hAnsiTheme="minorEastAsia" w:hint="eastAsia"/>
          <w:sz w:val="24"/>
          <w:szCs w:val="24"/>
        </w:rPr>
        <w:t>收集汇总</w:t>
      </w:r>
      <w:r w:rsidRPr="00D77533">
        <w:rPr>
          <w:rFonts w:asciiTheme="minorEastAsia" w:eastAsiaTheme="minorEastAsia" w:hAnsiTheme="minorEastAsia" w:hint="eastAsia"/>
          <w:sz w:val="24"/>
          <w:szCs w:val="24"/>
        </w:rPr>
        <w:t>主要包括以下内容：</w:t>
      </w:r>
    </w:p>
    <w:p w14:paraId="6E27892A" w14:textId="77777777" w:rsidR="0076658E" w:rsidRDefault="0076658E" w:rsidP="00761147">
      <w:pPr>
        <w:numPr>
          <w:ilvl w:val="0"/>
          <w:numId w:val="16"/>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通过现场演示沟通的方式，收集用户的初始化需求，主要包括业务流程、</w:t>
      </w:r>
      <w:r w:rsidRPr="00D77533">
        <w:rPr>
          <w:rFonts w:asciiTheme="minorEastAsia" w:eastAsiaTheme="minorEastAsia" w:hAnsiTheme="minorEastAsia" w:hint="eastAsia"/>
          <w:sz w:val="24"/>
          <w:szCs w:val="24"/>
        </w:rPr>
        <w:lastRenderedPageBreak/>
        <w:t>预算项目类型、绩效评价体系等相关内容。</w:t>
      </w:r>
    </w:p>
    <w:p w14:paraId="7DC61327" w14:textId="77777777" w:rsidR="0076658E" w:rsidRDefault="0076658E" w:rsidP="00761147">
      <w:pPr>
        <w:numPr>
          <w:ilvl w:val="0"/>
          <w:numId w:val="16"/>
        </w:numPr>
        <w:ind w:firstLineChars="0"/>
        <w:rPr>
          <w:rFonts w:asciiTheme="minorEastAsia" w:eastAsiaTheme="minorEastAsia" w:hAnsiTheme="minorEastAsia"/>
          <w:sz w:val="24"/>
          <w:szCs w:val="24"/>
        </w:rPr>
      </w:pPr>
      <w:r>
        <w:rPr>
          <w:rFonts w:asciiTheme="minorEastAsia" w:eastAsiaTheme="minorEastAsia" w:hAnsiTheme="minorEastAsia"/>
          <w:sz w:val="24"/>
          <w:szCs w:val="24"/>
        </w:rPr>
        <w:t>收集预算管理相关使用人员的权限</w:t>
      </w:r>
      <w:r>
        <w:rPr>
          <w:rFonts w:asciiTheme="minorEastAsia" w:eastAsiaTheme="minorEastAsia" w:hAnsiTheme="minorEastAsia" w:hint="eastAsia"/>
          <w:sz w:val="24"/>
          <w:szCs w:val="24"/>
        </w:rPr>
        <w:t>、</w:t>
      </w:r>
      <w:r>
        <w:rPr>
          <w:rFonts w:asciiTheme="minorEastAsia" w:eastAsiaTheme="minorEastAsia" w:hAnsiTheme="minorEastAsia"/>
          <w:sz w:val="24"/>
          <w:szCs w:val="24"/>
        </w:rPr>
        <w:t>职能</w:t>
      </w:r>
      <w:r>
        <w:rPr>
          <w:rFonts w:asciiTheme="minorEastAsia" w:eastAsiaTheme="minorEastAsia" w:hAnsiTheme="minorEastAsia" w:hint="eastAsia"/>
          <w:sz w:val="24"/>
          <w:szCs w:val="24"/>
        </w:rPr>
        <w:t>。</w:t>
      </w:r>
    </w:p>
    <w:p w14:paraId="32D9CBF6" w14:textId="77777777" w:rsidR="0076658E" w:rsidRPr="00D77533" w:rsidRDefault="0076658E" w:rsidP="00761147">
      <w:pPr>
        <w:numPr>
          <w:ilvl w:val="0"/>
          <w:numId w:val="16"/>
        </w:numPr>
        <w:ind w:firstLineChars="0"/>
        <w:rPr>
          <w:rFonts w:asciiTheme="minorEastAsia" w:eastAsiaTheme="minorEastAsia" w:hAnsiTheme="minorEastAsia"/>
          <w:sz w:val="24"/>
          <w:szCs w:val="24"/>
        </w:rPr>
      </w:pPr>
      <w:r>
        <w:rPr>
          <w:rFonts w:asciiTheme="minorEastAsia" w:eastAsiaTheme="minorEastAsia" w:hAnsiTheme="minorEastAsia"/>
          <w:sz w:val="24"/>
          <w:szCs w:val="24"/>
        </w:rPr>
        <w:t>收集系统所需的会计科目体系及所涉及到的功能科目</w:t>
      </w:r>
      <w:r>
        <w:rPr>
          <w:rFonts w:asciiTheme="minorEastAsia" w:eastAsiaTheme="minorEastAsia" w:hAnsiTheme="minorEastAsia" w:hint="eastAsia"/>
          <w:sz w:val="24"/>
          <w:szCs w:val="24"/>
        </w:rPr>
        <w:t>、</w:t>
      </w:r>
      <w:r>
        <w:rPr>
          <w:rFonts w:asciiTheme="minorEastAsia" w:eastAsiaTheme="minorEastAsia" w:hAnsiTheme="minorEastAsia"/>
          <w:sz w:val="24"/>
          <w:szCs w:val="24"/>
        </w:rPr>
        <w:t>经济科目</w:t>
      </w:r>
      <w:r>
        <w:rPr>
          <w:rFonts w:asciiTheme="minorEastAsia" w:eastAsiaTheme="minorEastAsia" w:hAnsiTheme="minorEastAsia" w:hint="eastAsia"/>
          <w:sz w:val="24"/>
          <w:szCs w:val="24"/>
        </w:rPr>
        <w:t>、</w:t>
      </w:r>
      <w:r>
        <w:rPr>
          <w:rFonts w:asciiTheme="minorEastAsia" w:eastAsiaTheme="minorEastAsia" w:hAnsiTheme="minorEastAsia"/>
          <w:sz w:val="24"/>
          <w:szCs w:val="24"/>
        </w:rPr>
        <w:t>预算来源</w:t>
      </w:r>
      <w:r>
        <w:rPr>
          <w:rFonts w:asciiTheme="minorEastAsia" w:eastAsiaTheme="minorEastAsia" w:hAnsiTheme="minorEastAsia" w:hint="eastAsia"/>
          <w:sz w:val="24"/>
          <w:szCs w:val="24"/>
        </w:rPr>
        <w:t>、</w:t>
      </w:r>
      <w:r w:rsidR="00A32475">
        <w:rPr>
          <w:rFonts w:asciiTheme="minorEastAsia" w:eastAsiaTheme="minorEastAsia" w:hAnsiTheme="minorEastAsia"/>
          <w:sz w:val="24"/>
          <w:szCs w:val="24"/>
        </w:rPr>
        <w:t>预算</w:t>
      </w:r>
      <w:r>
        <w:rPr>
          <w:rFonts w:asciiTheme="minorEastAsia" w:eastAsiaTheme="minorEastAsia" w:hAnsiTheme="minorEastAsia"/>
          <w:sz w:val="24"/>
          <w:szCs w:val="24"/>
        </w:rPr>
        <w:t>流程</w:t>
      </w:r>
      <w:r>
        <w:rPr>
          <w:rFonts w:asciiTheme="minorEastAsia" w:eastAsiaTheme="minorEastAsia" w:hAnsiTheme="minorEastAsia" w:hint="eastAsia"/>
          <w:sz w:val="24"/>
          <w:szCs w:val="24"/>
        </w:rPr>
        <w:t>、</w:t>
      </w:r>
      <w:r>
        <w:rPr>
          <w:rFonts w:asciiTheme="minorEastAsia" w:eastAsiaTheme="minorEastAsia" w:hAnsiTheme="minorEastAsia"/>
          <w:sz w:val="24"/>
          <w:szCs w:val="24"/>
        </w:rPr>
        <w:t>部门经费标准</w:t>
      </w:r>
      <w:r>
        <w:rPr>
          <w:rFonts w:asciiTheme="minorEastAsia" w:eastAsiaTheme="minorEastAsia" w:hAnsiTheme="minorEastAsia" w:hint="eastAsia"/>
          <w:sz w:val="24"/>
          <w:szCs w:val="24"/>
        </w:rPr>
        <w:t>等。</w:t>
      </w:r>
    </w:p>
    <w:p w14:paraId="68725B88"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14:paraId="062E4EF8" w14:textId="77777777" w:rsidR="000936D4" w:rsidRPr="00D77533" w:rsidRDefault="003F62D9" w:rsidP="00761147">
      <w:pPr>
        <w:numPr>
          <w:ilvl w:val="0"/>
          <w:numId w:val="16"/>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功能科目初始化</w:t>
      </w:r>
    </w:p>
    <w:p w14:paraId="39983C69" w14:textId="77777777" w:rsidR="000936D4" w:rsidRPr="00D77533" w:rsidRDefault="003F62D9" w:rsidP="00761147">
      <w:pPr>
        <w:numPr>
          <w:ilvl w:val="0"/>
          <w:numId w:val="16"/>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经济科目初始化</w:t>
      </w:r>
    </w:p>
    <w:p w14:paraId="20526A74" w14:textId="77777777" w:rsidR="000936D4" w:rsidRPr="00D77533" w:rsidRDefault="003F62D9" w:rsidP="00761147">
      <w:pPr>
        <w:numPr>
          <w:ilvl w:val="0"/>
          <w:numId w:val="16"/>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预算项目类型初始化</w:t>
      </w:r>
    </w:p>
    <w:p w14:paraId="14CAA39C" w14:textId="77777777" w:rsidR="000936D4" w:rsidRPr="00D77533" w:rsidRDefault="00A32475" w:rsidP="00761147">
      <w:pPr>
        <w:numPr>
          <w:ilvl w:val="0"/>
          <w:numId w:val="16"/>
        </w:numPr>
        <w:ind w:firstLineChars="0"/>
        <w:rPr>
          <w:rFonts w:asciiTheme="minorEastAsia" w:eastAsiaTheme="minorEastAsia" w:hAnsiTheme="minorEastAsia"/>
          <w:sz w:val="24"/>
          <w:szCs w:val="24"/>
        </w:rPr>
      </w:pPr>
      <w:r>
        <w:rPr>
          <w:rFonts w:asciiTheme="minorEastAsia" w:eastAsiaTheme="minorEastAsia" w:hAnsiTheme="minorEastAsia"/>
          <w:sz w:val="24"/>
          <w:szCs w:val="24"/>
        </w:rPr>
        <w:t>预算</w:t>
      </w:r>
      <w:r w:rsidR="003F62D9" w:rsidRPr="00D77533">
        <w:rPr>
          <w:rFonts w:asciiTheme="minorEastAsia" w:eastAsiaTheme="minorEastAsia" w:hAnsiTheme="minorEastAsia" w:hint="eastAsia"/>
          <w:sz w:val="24"/>
          <w:szCs w:val="24"/>
        </w:rPr>
        <w:t>流程初始化</w:t>
      </w:r>
    </w:p>
    <w:p w14:paraId="3CF34561" w14:textId="77777777" w:rsidR="00E216F6" w:rsidRPr="00D77533" w:rsidRDefault="003F62D9" w:rsidP="00761147">
      <w:pPr>
        <w:pStyle w:val="4"/>
        <w:numPr>
          <w:ilvl w:val="2"/>
          <w:numId w:val="7"/>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系统培训</w:t>
      </w:r>
    </w:p>
    <w:p w14:paraId="5BB96C6F" w14:textId="77777777" w:rsidR="001812AD" w:rsidRPr="00D46F68" w:rsidRDefault="001812AD" w:rsidP="001812A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2D7A0C">
        <w:rPr>
          <w:rFonts w:asciiTheme="minorEastAsia" w:eastAsiaTheme="minorEastAsia" w:hAnsiTheme="minorEastAsia" w:hint="eastAsia"/>
          <w:sz w:val="24"/>
          <w:szCs w:val="24"/>
        </w:rPr>
        <w:t>培训包含</w:t>
      </w:r>
      <w:r w:rsidR="003D5F8F">
        <w:rPr>
          <w:rFonts w:asciiTheme="minorEastAsia" w:eastAsiaTheme="minorEastAsia" w:hAnsiTheme="minorEastAsia" w:hint="eastAsia"/>
          <w:sz w:val="24"/>
          <w:szCs w:val="24"/>
        </w:rPr>
        <w:t>省本级</w:t>
      </w:r>
      <w:r w:rsidR="002D7A0C">
        <w:rPr>
          <w:rFonts w:asciiTheme="minorEastAsia" w:eastAsiaTheme="minorEastAsia" w:hAnsiTheme="minorEastAsia" w:hint="eastAsia"/>
          <w:sz w:val="24"/>
          <w:szCs w:val="24"/>
        </w:rPr>
        <w:t>培训和</w:t>
      </w:r>
      <w:r w:rsidR="003D5F8F">
        <w:rPr>
          <w:rFonts w:asciiTheme="minorEastAsia" w:eastAsiaTheme="minorEastAsia" w:hAnsiTheme="minorEastAsia" w:hint="eastAsia"/>
          <w:sz w:val="24"/>
          <w:szCs w:val="24"/>
        </w:rPr>
        <w:t>两家中级人民法院培训</w:t>
      </w:r>
      <w:r w:rsidR="002D7A0C">
        <w:rPr>
          <w:rFonts w:asciiTheme="minorEastAsia" w:eastAsiaTheme="minorEastAsia" w:hAnsiTheme="minorEastAsia" w:hint="eastAsia"/>
          <w:sz w:val="24"/>
          <w:szCs w:val="24"/>
        </w:rPr>
        <w:t>两部分</w:t>
      </w:r>
      <w:r>
        <w:rPr>
          <w:rFonts w:asciiTheme="minorEastAsia" w:eastAsiaTheme="minorEastAsia" w:hAnsiTheme="minorEastAsia" w:hint="eastAsia"/>
          <w:sz w:val="24"/>
          <w:szCs w:val="24"/>
        </w:rPr>
        <w:t>。</w:t>
      </w:r>
    </w:p>
    <w:p w14:paraId="7381C220" w14:textId="77777777" w:rsidR="001812AD" w:rsidRPr="004D6491" w:rsidRDefault="001812AD" w:rsidP="001812AD">
      <w:pPr>
        <w:ind w:firstLine="480"/>
        <w:rPr>
          <w:rFonts w:asciiTheme="minorEastAsia" w:eastAsiaTheme="minorEastAsia" w:hAnsiTheme="minorEastAsia"/>
          <w:b/>
          <w:sz w:val="24"/>
          <w:szCs w:val="24"/>
        </w:rPr>
      </w:pPr>
      <w:r w:rsidRPr="004D6491">
        <w:rPr>
          <w:rFonts w:asciiTheme="minorEastAsia" w:eastAsiaTheme="minorEastAsia" w:hAnsiTheme="minorEastAsia" w:hint="eastAsia"/>
          <w:b/>
          <w:sz w:val="24"/>
          <w:szCs w:val="24"/>
        </w:rPr>
        <w:t>培训对象和内容</w:t>
      </w:r>
    </w:p>
    <w:p w14:paraId="540143BA"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系统初始化部署完成后，为确保各处室使用人员能正确使用系统，服务公司对</w:t>
      </w:r>
      <w:r w:rsidR="008F105C">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家法院</w:t>
      </w:r>
      <w:r w:rsidRPr="004D6491">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统一讲解演示</w:t>
      </w:r>
      <w:r w:rsidRPr="004D6491">
        <w:rPr>
          <w:rFonts w:asciiTheme="minorEastAsia" w:eastAsiaTheme="minorEastAsia" w:hAnsiTheme="minorEastAsia" w:hint="eastAsia"/>
          <w:sz w:val="24"/>
          <w:szCs w:val="24"/>
        </w:rPr>
        <w:t>培训和现场操作辅导</w:t>
      </w:r>
      <w:r w:rsidRPr="004B4F19">
        <w:rPr>
          <w:rFonts w:asciiTheme="minorEastAsia" w:eastAsiaTheme="minorEastAsia" w:hAnsiTheme="minorEastAsia" w:hint="eastAsia"/>
          <w:sz w:val="24"/>
          <w:szCs w:val="24"/>
          <w:highlight w:val="yellow"/>
          <w:rPrChange w:id="254" w:author="微软用户" w:date="2018-02-07T16:10:00Z">
            <w:rPr>
              <w:rFonts w:asciiTheme="minorEastAsia" w:eastAsiaTheme="minorEastAsia" w:hAnsiTheme="minorEastAsia" w:hint="eastAsia"/>
              <w:sz w:val="24"/>
              <w:szCs w:val="24"/>
            </w:rPr>
          </w:rPrChange>
        </w:rPr>
        <w:t>，培训总计为</w:t>
      </w:r>
      <w:r w:rsidR="008F105C" w:rsidRPr="004B4F19">
        <w:rPr>
          <w:rFonts w:asciiTheme="minorEastAsia" w:eastAsiaTheme="minorEastAsia" w:hAnsiTheme="minorEastAsia"/>
          <w:sz w:val="24"/>
          <w:szCs w:val="24"/>
          <w:highlight w:val="yellow"/>
          <w:rPrChange w:id="255" w:author="微软用户" w:date="2018-02-07T16:10:00Z">
            <w:rPr>
              <w:rFonts w:asciiTheme="minorEastAsia" w:eastAsiaTheme="minorEastAsia" w:hAnsiTheme="minorEastAsia"/>
              <w:sz w:val="24"/>
              <w:szCs w:val="24"/>
            </w:rPr>
          </w:rPrChange>
        </w:rPr>
        <w:t>3</w:t>
      </w:r>
      <w:r w:rsidRPr="004B4F19">
        <w:rPr>
          <w:rFonts w:asciiTheme="minorEastAsia" w:eastAsiaTheme="minorEastAsia" w:hAnsiTheme="minorEastAsia" w:hint="eastAsia"/>
          <w:sz w:val="24"/>
          <w:szCs w:val="24"/>
          <w:highlight w:val="yellow"/>
          <w:rPrChange w:id="256" w:author="微软用户" w:date="2018-02-07T16:10:00Z">
            <w:rPr>
              <w:rFonts w:asciiTheme="minorEastAsia" w:eastAsiaTheme="minorEastAsia" w:hAnsiTheme="minorEastAsia" w:hint="eastAsia"/>
              <w:sz w:val="24"/>
              <w:szCs w:val="24"/>
            </w:rPr>
          </w:rPrChange>
        </w:rPr>
        <w:t>批次，第一批次培训对象为</w:t>
      </w:r>
      <w:r w:rsidR="00422B77" w:rsidRPr="004B4F19">
        <w:rPr>
          <w:rFonts w:asciiTheme="minorEastAsia" w:eastAsiaTheme="minorEastAsia" w:hAnsiTheme="minorEastAsia" w:hint="eastAsia"/>
          <w:sz w:val="24"/>
          <w:szCs w:val="24"/>
          <w:highlight w:val="yellow"/>
          <w:rPrChange w:id="257" w:author="微软用户" w:date="2018-02-07T16:10:00Z">
            <w:rPr>
              <w:rFonts w:asciiTheme="minorEastAsia" w:eastAsiaTheme="minorEastAsia" w:hAnsiTheme="minorEastAsia" w:hint="eastAsia"/>
              <w:sz w:val="24"/>
              <w:szCs w:val="24"/>
            </w:rPr>
          </w:rPrChange>
        </w:rPr>
        <w:t>广西壮族自治区</w:t>
      </w:r>
      <w:r w:rsidRPr="004B4F19">
        <w:rPr>
          <w:rFonts w:asciiTheme="minorEastAsia" w:eastAsiaTheme="minorEastAsia" w:hAnsiTheme="minorEastAsia" w:hint="eastAsia"/>
          <w:sz w:val="24"/>
          <w:szCs w:val="24"/>
          <w:highlight w:val="yellow"/>
          <w:rPrChange w:id="258" w:author="微软用户" w:date="2018-02-07T16:10:00Z">
            <w:rPr>
              <w:rFonts w:asciiTheme="minorEastAsia" w:eastAsiaTheme="minorEastAsia" w:hAnsiTheme="minorEastAsia" w:hint="eastAsia"/>
              <w:sz w:val="24"/>
              <w:szCs w:val="24"/>
            </w:rPr>
          </w:rPrChange>
        </w:rPr>
        <w:t>高级人民法院省本级，剩余的</w:t>
      </w:r>
      <w:r w:rsidR="008F105C" w:rsidRPr="004B4F19">
        <w:rPr>
          <w:rFonts w:asciiTheme="minorEastAsia" w:eastAsiaTheme="minorEastAsia" w:hAnsiTheme="minorEastAsia"/>
          <w:sz w:val="24"/>
          <w:szCs w:val="24"/>
          <w:highlight w:val="yellow"/>
          <w:rPrChange w:id="259" w:author="微软用户" w:date="2018-02-07T16:10:00Z">
            <w:rPr>
              <w:rFonts w:asciiTheme="minorEastAsia" w:eastAsiaTheme="minorEastAsia" w:hAnsiTheme="minorEastAsia"/>
              <w:sz w:val="24"/>
              <w:szCs w:val="24"/>
            </w:rPr>
          </w:rPrChange>
        </w:rPr>
        <w:t>2</w:t>
      </w:r>
      <w:r w:rsidRPr="004B4F19">
        <w:rPr>
          <w:rFonts w:asciiTheme="minorEastAsia" w:eastAsiaTheme="minorEastAsia" w:hAnsiTheme="minorEastAsia" w:hint="eastAsia"/>
          <w:sz w:val="24"/>
          <w:szCs w:val="24"/>
          <w:highlight w:val="yellow"/>
          <w:rPrChange w:id="260" w:author="微软用户" w:date="2018-02-07T16:10:00Z">
            <w:rPr>
              <w:rFonts w:asciiTheme="minorEastAsia" w:eastAsiaTheme="minorEastAsia" w:hAnsiTheme="minorEastAsia" w:hint="eastAsia"/>
              <w:sz w:val="24"/>
              <w:szCs w:val="24"/>
            </w:rPr>
          </w:rPrChange>
        </w:rPr>
        <w:t>批次</w:t>
      </w:r>
      <w:r w:rsidR="00A32475" w:rsidRPr="004B4F19">
        <w:rPr>
          <w:rFonts w:asciiTheme="minorEastAsia" w:eastAsiaTheme="minorEastAsia" w:hAnsiTheme="minorEastAsia" w:hint="eastAsia"/>
          <w:sz w:val="24"/>
          <w:szCs w:val="24"/>
          <w:highlight w:val="yellow"/>
          <w:rPrChange w:id="261" w:author="微软用户" w:date="2018-02-07T16:10:00Z">
            <w:rPr>
              <w:rFonts w:asciiTheme="minorEastAsia" w:eastAsiaTheme="minorEastAsia" w:hAnsiTheme="minorEastAsia" w:hint="eastAsia"/>
              <w:sz w:val="24"/>
              <w:szCs w:val="24"/>
            </w:rPr>
          </w:rPrChange>
        </w:rPr>
        <w:t>按</w:t>
      </w:r>
      <w:r w:rsidRPr="004B4F19">
        <w:rPr>
          <w:rFonts w:asciiTheme="minorEastAsia" w:eastAsiaTheme="minorEastAsia" w:hAnsiTheme="minorEastAsia" w:hint="eastAsia"/>
          <w:sz w:val="24"/>
          <w:szCs w:val="24"/>
          <w:highlight w:val="yellow"/>
          <w:rPrChange w:id="262" w:author="微软用户" w:date="2018-02-07T16:10:00Z">
            <w:rPr>
              <w:rFonts w:asciiTheme="minorEastAsia" w:eastAsiaTheme="minorEastAsia" w:hAnsiTheme="minorEastAsia" w:hint="eastAsia"/>
              <w:sz w:val="24"/>
              <w:szCs w:val="24"/>
            </w:rPr>
          </w:rPrChange>
        </w:rPr>
        <w:t>各中级人民法院为单位组织，培训对象为当地中级人民法院。</w:t>
      </w:r>
    </w:p>
    <w:p w14:paraId="4F902B62" w14:textId="77777777" w:rsidR="001812AD" w:rsidRPr="00E92A19" w:rsidRDefault="001812AD" w:rsidP="00761147">
      <w:pPr>
        <w:pStyle w:val="af0"/>
        <w:numPr>
          <w:ilvl w:val="0"/>
          <w:numId w:val="32"/>
        </w:numPr>
        <w:ind w:firstLineChars="0"/>
        <w:rPr>
          <w:rFonts w:asciiTheme="minorEastAsia" w:eastAsiaTheme="minorEastAsia" w:hAnsiTheme="minorEastAsia"/>
          <w:b/>
          <w:sz w:val="24"/>
          <w:szCs w:val="24"/>
        </w:rPr>
      </w:pPr>
      <w:r w:rsidRPr="00E92A19">
        <w:rPr>
          <w:rFonts w:asciiTheme="minorEastAsia" w:eastAsiaTheme="minorEastAsia" w:hAnsiTheme="minorEastAsia" w:hint="eastAsia"/>
          <w:b/>
          <w:sz w:val="24"/>
          <w:szCs w:val="24"/>
        </w:rPr>
        <w:t>统一讲解演示培训</w:t>
      </w:r>
    </w:p>
    <w:p w14:paraId="68DD2F42"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w:t>
      </w:r>
      <w:r>
        <w:rPr>
          <w:rFonts w:asciiTheme="minorEastAsia" w:eastAsiaTheme="minorEastAsia" w:hAnsiTheme="minorEastAsia" w:hint="eastAsia"/>
          <w:sz w:val="24"/>
          <w:szCs w:val="24"/>
        </w:rPr>
        <w:t>对</w:t>
      </w:r>
      <w:r w:rsidRPr="004D6491">
        <w:rPr>
          <w:rFonts w:asciiTheme="minorEastAsia" w:eastAsiaTheme="minorEastAsia" w:hAnsiTheme="minorEastAsia" w:hint="eastAsia"/>
          <w:sz w:val="24"/>
          <w:szCs w:val="24"/>
        </w:rPr>
        <w:t>相关财务人员和使用人员，</w:t>
      </w:r>
      <w:r w:rsidRPr="00A32475">
        <w:rPr>
          <w:rFonts w:asciiTheme="minorEastAsia" w:eastAsiaTheme="minorEastAsia" w:hAnsiTheme="minorEastAsia" w:hint="eastAsia"/>
          <w:sz w:val="24"/>
          <w:szCs w:val="24"/>
        </w:rPr>
        <w:t>对</w:t>
      </w:r>
      <w:r w:rsidR="008166C5" w:rsidRPr="00A32475">
        <w:rPr>
          <w:rFonts w:asciiTheme="minorEastAsia" w:eastAsiaTheme="minorEastAsia" w:hAnsiTheme="minorEastAsia" w:hint="eastAsia"/>
          <w:sz w:val="24"/>
          <w:szCs w:val="24"/>
        </w:rPr>
        <w:t>预算</w:t>
      </w:r>
      <w:r w:rsidRPr="00A32475">
        <w:rPr>
          <w:rFonts w:asciiTheme="minorEastAsia" w:eastAsiaTheme="minorEastAsia" w:hAnsiTheme="minorEastAsia" w:hint="eastAsia"/>
          <w:sz w:val="24"/>
          <w:szCs w:val="24"/>
        </w:rPr>
        <w:t>管理模块</w:t>
      </w:r>
      <w:r w:rsidRPr="004D6491">
        <w:rPr>
          <w:rFonts w:asciiTheme="minorEastAsia" w:eastAsiaTheme="minorEastAsia" w:hAnsiTheme="minorEastAsia" w:hint="eastAsia"/>
          <w:sz w:val="24"/>
          <w:szCs w:val="24"/>
        </w:rPr>
        <w:t>进行系统培训。培训对象和内容如下：</w:t>
      </w:r>
    </w:p>
    <w:p w14:paraId="086ADCF5"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w:t>
      </w:r>
      <w:r w:rsidRPr="00A32475">
        <w:rPr>
          <w:rFonts w:asciiTheme="minorEastAsia" w:eastAsiaTheme="minorEastAsia" w:hAnsiTheme="minorEastAsia" w:hint="eastAsia"/>
          <w:sz w:val="24"/>
          <w:szCs w:val="24"/>
        </w:rPr>
        <w:t>统，讲解</w:t>
      </w:r>
      <w:r w:rsidR="008166C5" w:rsidRPr="00A32475">
        <w:rPr>
          <w:rFonts w:asciiTheme="minorEastAsia" w:eastAsiaTheme="minorEastAsia" w:hAnsiTheme="minorEastAsia" w:hint="eastAsia"/>
          <w:sz w:val="24"/>
          <w:szCs w:val="24"/>
        </w:rPr>
        <w:t>预算</w:t>
      </w:r>
      <w:r w:rsidRPr="00A32475">
        <w:rPr>
          <w:rFonts w:asciiTheme="minorEastAsia" w:eastAsiaTheme="minorEastAsia" w:hAnsiTheme="minorEastAsia" w:hint="eastAsia"/>
          <w:sz w:val="24"/>
          <w:szCs w:val="24"/>
        </w:rPr>
        <w:t>管理</w:t>
      </w:r>
      <w:r>
        <w:rPr>
          <w:rFonts w:asciiTheme="minorEastAsia" w:eastAsiaTheme="minorEastAsia" w:hAnsiTheme="minorEastAsia" w:hint="eastAsia"/>
          <w:sz w:val="24"/>
          <w:szCs w:val="24"/>
        </w:rPr>
        <w:t>模块</w:t>
      </w:r>
      <w:r w:rsidRPr="004D6491">
        <w:rPr>
          <w:rFonts w:asciiTheme="minorEastAsia" w:eastAsiaTheme="minorEastAsia" w:hAnsiTheme="minorEastAsia" w:hint="eastAsia"/>
          <w:sz w:val="24"/>
          <w:szCs w:val="24"/>
        </w:rPr>
        <w:t>的相关政策解读、相关业务要求、系统功能、系统操作使用方法、常见业务问题及其处理方法</w:t>
      </w:r>
    </w:p>
    <w:p w14:paraId="06AB5EA7"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775AD042"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71F45887"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培训形式：系统讲解、</w:t>
      </w:r>
      <w:r>
        <w:rPr>
          <w:rFonts w:asciiTheme="minorEastAsia" w:eastAsiaTheme="minorEastAsia" w:hAnsiTheme="minorEastAsia" w:hint="eastAsia"/>
          <w:sz w:val="24"/>
          <w:szCs w:val="24"/>
        </w:rPr>
        <w:t>操作演示</w:t>
      </w:r>
      <w:r w:rsidRPr="004D6491">
        <w:rPr>
          <w:rFonts w:asciiTheme="minorEastAsia" w:eastAsiaTheme="minorEastAsia" w:hAnsiTheme="minorEastAsia" w:hint="eastAsia"/>
          <w:sz w:val="24"/>
          <w:szCs w:val="24"/>
        </w:rPr>
        <w:t>、疑问解答</w:t>
      </w:r>
    </w:p>
    <w:p w14:paraId="45F52A41"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培训地点：</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B4F19">
        <w:rPr>
          <w:rFonts w:asciiTheme="minorEastAsia" w:eastAsiaTheme="minorEastAsia" w:hAnsiTheme="minorEastAsia" w:hint="eastAsia"/>
          <w:sz w:val="24"/>
          <w:szCs w:val="24"/>
          <w:highlight w:val="yellow"/>
          <w:rPrChange w:id="263" w:author="微软用户" w:date="2018-02-07T16:10:00Z">
            <w:rPr>
              <w:rFonts w:asciiTheme="minorEastAsia" w:eastAsiaTheme="minorEastAsia" w:hAnsiTheme="minorEastAsia" w:hint="eastAsia"/>
              <w:sz w:val="24"/>
              <w:szCs w:val="24"/>
            </w:rPr>
          </w:rPrChange>
        </w:rPr>
        <w:t>或各批次涉及的中级人民法院</w:t>
      </w:r>
    </w:p>
    <w:p w14:paraId="6962D926" w14:textId="77777777" w:rsidR="001812AD" w:rsidRPr="00CD7812"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培训时</w:t>
      </w:r>
      <w:r w:rsidRPr="00CD7812">
        <w:rPr>
          <w:rFonts w:asciiTheme="minorEastAsia" w:eastAsiaTheme="minorEastAsia" w:hAnsiTheme="minorEastAsia" w:hint="eastAsia"/>
          <w:sz w:val="24"/>
          <w:szCs w:val="24"/>
        </w:rPr>
        <w:t>长：每期</w:t>
      </w:r>
      <w:r w:rsidR="00615602">
        <w:rPr>
          <w:rFonts w:asciiTheme="minorEastAsia" w:eastAsiaTheme="minorEastAsia" w:hAnsiTheme="minorEastAsia" w:hint="eastAsia"/>
          <w:sz w:val="24"/>
          <w:szCs w:val="24"/>
        </w:rPr>
        <w:t>1</w:t>
      </w:r>
      <w:r w:rsidR="00615602">
        <w:rPr>
          <w:rFonts w:asciiTheme="minorEastAsia" w:eastAsiaTheme="minorEastAsia" w:hAnsiTheme="minorEastAsia"/>
          <w:sz w:val="24"/>
          <w:szCs w:val="24"/>
        </w:rPr>
        <w:t>.</w:t>
      </w:r>
      <w:r w:rsidRPr="00CD7812">
        <w:rPr>
          <w:rFonts w:asciiTheme="minorEastAsia" w:eastAsiaTheme="minorEastAsia" w:hAnsiTheme="minorEastAsia" w:hint="eastAsia"/>
          <w:sz w:val="24"/>
          <w:szCs w:val="24"/>
        </w:rPr>
        <w:t>5天（</w:t>
      </w:r>
      <w:r w:rsidR="00615602">
        <w:rPr>
          <w:rFonts w:asciiTheme="minorEastAsia" w:eastAsiaTheme="minorEastAsia" w:hAnsiTheme="minorEastAsia"/>
          <w:sz w:val="24"/>
          <w:szCs w:val="24"/>
        </w:rPr>
        <w:t>12</w:t>
      </w:r>
      <w:r w:rsidRPr="00CD7812">
        <w:rPr>
          <w:rFonts w:asciiTheme="minorEastAsia" w:eastAsiaTheme="minorEastAsia" w:hAnsiTheme="minorEastAsia" w:hint="eastAsia"/>
          <w:sz w:val="24"/>
          <w:szCs w:val="24"/>
        </w:rPr>
        <w:t>小时）</w:t>
      </w:r>
    </w:p>
    <w:p w14:paraId="10318955" w14:textId="77777777" w:rsidR="001812AD" w:rsidRPr="00CD7812" w:rsidRDefault="001812AD" w:rsidP="001812AD">
      <w:pPr>
        <w:ind w:firstLine="480"/>
        <w:rPr>
          <w:rFonts w:asciiTheme="minorEastAsia" w:eastAsiaTheme="minorEastAsia" w:hAnsiTheme="minorEastAsia"/>
          <w:sz w:val="24"/>
          <w:szCs w:val="24"/>
        </w:rPr>
      </w:pPr>
      <w:r w:rsidRPr="00CD7812">
        <w:rPr>
          <w:rFonts w:asciiTheme="minorEastAsia" w:eastAsiaTheme="minorEastAsia" w:hAnsiTheme="minorEastAsia" w:hint="eastAsia"/>
          <w:sz w:val="24"/>
          <w:szCs w:val="24"/>
        </w:rPr>
        <w:t>培训期次：</w:t>
      </w:r>
      <w:r w:rsidRPr="004B4F19">
        <w:rPr>
          <w:rFonts w:asciiTheme="minorEastAsia" w:eastAsiaTheme="minorEastAsia" w:hAnsiTheme="minorEastAsia" w:hint="eastAsia"/>
          <w:sz w:val="24"/>
          <w:szCs w:val="24"/>
          <w:highlight w:val="yellow"/>
          <w:rPrChange w:id="264" w:author="微软用户" w:date="2018-02-07T16:09:00Z">
            <w:rPr>
              <w:rFonts w:asciiTheme="minorEastAsia" w:eastAsiaTheme="minorEastAsia" w:hAnsiTheme="minorEastAsia" w:hint="eastAsia"/>
              <w:sz w:val="24"/>
              <w:szCs w:val="24"/>
            </w:rPr>
          </w:rPrChange>
        </w:rPr>
        <w:t>每个批次</w:t>
      </w:r>
      <w:r w:rsidRPr="004B4F19">
        <w:rPr>
          <w:rFonts w:asciiTheme="minorEastAsia" w:eastAsiaTheme="minorEastAsia" w:hAnsiTheme="minorEastAsia"/>
          <w:sz w:val="24"/>
          <w:szCs w:val="24"/>
          <w:highlight w:val="yellow"/>
          <w:rPrChange w:id="265" w:author="微软用户" w:date="2018-02-07T16:09:00Z">
            <w:rPr>
              <w:rFonts w:asciiTheme="minorEastAsia" w:eastAsiaTheme="minorEastAsia" w:hAnsiTheme="minorEastAsia"/>
              <w:sz w:val="24"/>
              <w:szCs w:val="24"/>
            </w:rPr>
          </w:rPrChange>
        </w:rPr>
        <w:t>1期，共</w:t>
      </w:r>
      <w:r w:rsidR="005A77D8" w:rsidRPr="004B4F19">
        <w:rPr>
          <w:rFonts w:asciiTheme="minorEastAsia" w:eastAsiaTheme="minorEastAsia" w:hAnsiTheme="minorEastAsia"/>
          <w:sz w:val="24"/>
          <w:szCs w:val="24"/>
          <w:highlight w:val="yellow"/>
          <w:rPrChange w:id="266" w:author="微软用户" w:date="2018-02-07T16:09:00Z">
            <w:rPr>
              <w:rFonts w:asciiTheme="minorEastAsia" w:eastAsiaTheme="minorEastAsia" w:hAnsiTheme="minorEastAsia"/>
              <w:sz w:val="24"/>
              <w:szCs w:val="24"/>
            </w:rPr>
          </w:rPrChange>
        </w:rPr>
        <w:t>3</w:t>
      </w:r>
      <w:r w:rsidRPr="004B4F19">
        <w:rPr>
          <w:rFonts w:asciiTheme="minorEastAsia" w:eastAsiaTheme="minorEastAsia" w:hAnsiTheme="minorEastAsia" w:hint="eastAsia"/>
          <w:sz w:val="24"/>
          <w:szCs w:val="24"/>
          <w:highlight w:val="yellow"/>
          <w:rPrChange w:id="267" w:author="微软用户" w:date="2018-02-07T16:09:00Z">
            <w:rPr>
              <w:rFonts w:asciiTheme="minorEastAsia" w:eastAsiaTheme="minorEastAsia" w:hAnsiTheme="minorEastAsia" w:hint="eastAsia"/>
              <w:sz w:val="24"/>
              <w:szCs w:val="24"/>
            </w:rPr>
          </w:rPrChange>
        </w:rPr>
        <w:t>期</w:t>
      </w:r>
    </w:p>
    <w:p w14:paraId="576E4563" w14:textId="77777777" w:rsidR="001812AD" w:rsidRPr="004D6491" w:rsidRDefault="001812AD" w:rsidP="001812AD">
      <w:pPr>
        <w:ind w:firstLine="480"/>
        <w:rPr>
          <w:rFonts w:asciiTheme="minorEastAsia" w:eastAsiaTheme="minorEastAsia" w:hAnsiTheme="minorEastAsia"/>
          <w:sz w:val="24"/>
          <w:szCs w:val="24"/>
        </w:rPr>
      </w:pPr>
      <w:r w:rsidRPr="00CD7812">
        <w:rPr>
          <w:rFonts w:asciiTheme="minorEastAsia" w:eastAsiaTheme="minorEastAsia" w:hAnsiTheme="minorEastAsia" w:hint="eastAsia"/>
          <w:sz w:val="24"/>
          <w:szCs w:val="24"/>
        </w:rPr>
        <w:lastRenderedPageBreak/>
        <w:t>培训师资：服务公司总部高级培训工程师1人、驻场技术实施工程师</w:t>
      </w:r>
      <w:r w:rsidR="0091056E">
        <w:rPr>
          <w:rFonts w:asciiTheme="minorEastAsia" w:eastAsiaTheme="minorEastAsia" w:hAnsiTheme="minorEastAsia"/>
          <w:sz w:val="24"/>
          <w:szCs w:val="24"/>
        </w:rPr>
        <w:t>1</w:t>
      </w:r>
      <w:r w:rsidRPr="00CD7812">
        <w:rPr>
          <w:rFonts w:asciiTheme="minorEastAsia" w:eastAsiaTheme="minorEastAsia" w:hAnsiTheme="minorEastAsia" w:hint="eastAsia"/>
          <w:sz w:val="24"/>
          <w:szCs w:val="24"/>
        </w:rPr>
        <w:t>人</w:t>
      </w:r>
    </w:p>
    <w:p w14:paraId="3C68DA0E"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培训资料：培训教程和手册，每名参培人员1套</w:t>
      </w:r>
    </w:p>
    <w:p w14:paraId="1D8224ED" w14:textId="77777777" w:rsidR="001812AD" w:rsidRPr="00237B40" w:rsidRDefault="001812AD" w:rsidP="00761147">
      <w:pPr>
        <w:pStyle w:val="af0"/>
        <w:numPr>
          <w:ilvl w:val="0"/>
          <w:numId w:val="32"/>
        </w:numPr>
        <w:ind w:firstLineChars="0"/>
        <w:rPr>
          <w:rFonts w:asciiTheme="minorEastAsia" w:eastAsiaTheme="minorEastAsia" w:hAnsiTheme="minorEastAsia"/>
          <w:sz w:val="24"/>
          <w:szCs w:val="24"/>
        </w:rPr>
      </w:pPr>
      <w:r w:rsidRPr="00237B40">
        <w:rPr>
          <w:rFonts w:asciiTheme="minorEastAsia" w:eastAsiaTheme="minorEastAsia" w:hAnsiTheme="minorEastAsia" w:hint="eastAsia"/>
          <w:sz w:val="24"/>
          <w:szCs w:val="24"/>
        </w:rPr>
        <w:t>现场操作辅导</w:t>
      </w:r>
    </w:p>
    <w:p w14:paraId="24CF69C5"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为协助各处室相关人员尽快熟悉系统功能，帮助使用人解决系统使用过程中遇到的问题，服务公司将分批次</w:t>
      </w:r>
      <w:r>
        <w:rPr>
          <w:rFonts w:asciiTheme="minorEastAsia" w:eastAsiaTheme="minorEastAsia" w:hAnsiTheme="minorEastAsia" w:hint="eastAsia"/>
          <w:sz w:val="24"/>
          <w:szCs w:val="24"/>
        </w:rPr>
        <w:t>对参与培训的</w:t>
      </w:r>
      <w:r w:rsidRPr="004D6491">
        <w:rPr>
          <w:rFonts w:asciiTheme="minorEastAsia" w:eastAsiaTheme="minorEastAsia" w:hAnsiTheme="minorEastAsia" w:hint="eastAsia"/>
          <w:sz w:val="24"/>
          <w:szCs w:val="24"/>
        </w:rPr>
        <w:t>相关人员进行现场操作辅导。</w:t>
      </w:r>
    </w:p>
    <w:p w14:paraId="441983F5"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21E81C3B"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管理系统的</w:t>
      </w:r>
      <w:r w:rsidR="008166C5" w:rsidRPr="00CD7812">
        <w:rPr>
          <w:rFonts w:asciiTheme="minorEastAsia" w:eastAsiaTheme="minorEastAsia" w:hAnsiTheme="minorEastAsia" w:hint="eastAsia"/>
          <w:sz w:val="24"/>
          <w:szCs w:val="24"/>
        </w:rPr>
        <w:t>预算</w:t>
      </w:r>
      <w:r w:rsidRPr="00CD7812">
        <w:rPr>
          <w:rFonts w:asciiTheme="minorEastAsia" w:eastAsiaTheme="minorEastAsia" w:hAnsiTheme="minorEastAsia" w:hint="eastAsia"/>
          <w:sz w:val="24"/>
          <w:szCs w:val="24"/>
        </w:rPr>
        <w:t>管理</w:t>
      </w:r>
      <w:r>
        <w:rPr>
          <w:rFonts w:asciiTheme="minorEastAsia" w:eastAsiaTheme="minorEastAsia" w:hAnsiTheme="minorEastAsia" w:hint="eastAsia"/>
          <w:sz w:val="24"/>
          <w:szCs w:val="24"/>
        </w:rPr>
        <w:t>模块</w:t>
      </w:r>
      <w:r w:rsidRPr="004D6491">
        <w:rPr>
          <w:rFonts w:asciiTheme="minorEastAsia" w:eastAsiaTheme="minorEastAsia" w:hAnsiTheme="minorEastAsia" w:hint="eastAsia"/>
          <w:sz w:val="24"/>
          <w:szCs w:val="24"/>
        </w:rPr>
        <w:t>，辅导使用人在实际系统上操作系统登录/信息录入/领用/审批/统计查询等常用功能的填报方法和操作步骤，解答使用人对业务管理流程和常见问题处理方法的疑问。</w:t>
      </w:r>
    </w:p>
    <w:p w14:paraId="608FCF2F"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080C306B"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培训形式：现场操作辅导、疑问解答</w:t>
      </w:r>
    </w:p>
    <w:p w14:paraId="56AA3364" w14:textId="77777777" w:rsidR="001812AD" w:rsidRPr="004D6491" w:rsidRDefault="001812AD" w:rsidP="001812AD">
      <w:pPr>
        <w:ind w:firstLine="480"/>
        <w:rPr>
          <w:rFonts w:asciiTheme="minorEastAsia" w:eastAsiaTheme="minorEastAsia" w:hAnsiTheme="minorEastAsia"/>
          <w:sz w:val="24"/>
          <w:szCs w:val="24"/>
        </w:rPr>
      </w:pPr>
      <w:r w:rsidRPr="00591A85">
        <w:rPr>
          <w:rFonts w:asciiTheme="minorEastAsia" w:eastAsiaTheme="minorEastAsia" w:hAnsiTheme="minorEastAsia" w:hint="eastAsia"/>
          <w:sz w:val="24"/>
          <w:szCs w:val="24"/>
        </w:rPr>
        <w:t>培训地点：</w:t>
      </w:r>
      <w:r w:rsidR="00422B77" w:rsidRPr="00591A85">
        <w:rPr>
          <w:rFonts w:asciiTheme="minorEastAsia" w:eastAsiaTheme="minorEastAsia" w:hAnsiTheme="minorEastAsia" w:hint="eastAsia"/>
          <w:sz w:val="24"/>
          <w:szCs w:val="24"/>
        </w:rPr>
        <w:t>广西壮族自治区</w:t>
      </w:r>
      <w:r w:rsidRPr="00591A85">
        <w:rPr>
          <w:rFonts w:asciiTheme="minorEastAsia" w:eastAsiaTheme="minorEastAsia" w:hAnsiTheme="minorEastAsia" w:hint="eastAsia"/>
          <w:sz w:val="24"/>
          <w:szCs w:val="24"/>
        </w:rPr>
        <w:t>高级人民法院或各批次涉及的中级人民法院</w:t>
      </w:r>
    </w:p>
    <w:p w14:paraId="5A8257D9" w14:textId="77777777" w:rsidR="001812AD" w:rsidRPr="00CD7812"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培训时长：</w:t>
      </w:r>
      <w:r w:rsidRPr="00CD7812">
        <w:rPr>
          <w:rFonts w:asciiTheme="minorEastAsia" w:eastAsiaTheme="minorEastAsia" w:hAnsiTheme="minorEastAsia" w:hint="eastAsia"/>
          <w:sz w:val="24"/>
          <w:szCs w:val="24"/>
        </w:rPr>
        <w:t>每期</w:t>
      </w:r>
      <w:r w:rsidR="00615602">
        <w:rPr>
          <w:rFonts w:asciiTheme="minorEastAsia" w:eastAsiaTheme="minorEastAsia" w:hAnsiTheme="minorEastAsia" w:hint="eastAsia"/>
          <w:sz w:val="24"/>
          <w:szCs w:val="24"/>
        </w:rPr>
        <w:t>1</w:t>
      </w:r>
      <w:r w:rsidR="00615602">
        <w:rPr>
          <w:rFonts w:asciiTheme="minorEastAsia" w:eastAsiaTheme="minorEastAsia" w:hAnsiTheme="minorEastAsia"/>
          <w:sz w:val="24"/>
          <w:szCs w:val="24"/>
        </w:rPr>
        <w:t>.</w:t>
      </w:r>
      <w:r w:rsidRPr="00CD7812">
        <w:rPr>
          <w:rFonts w:asciiTheme="minorEastAsia" w:eastAsiaTheme="minorEastAsia" w:hAnsiTheme="minorEastAsia"/>
          <w:sz w:val="24"/>
          <w:szCs w:val="24"/>
        </w:rPr>
        <w:t>5</w:t>
      </w:r>
      <w:r w:rsidRPr="00CD7812">
        <w:rPr>
          <w:rFonts w:asciiTheme="minorEastAsia" w:eastAsiaTheme="minorEastAsia" w:hAnsiTheme="minorEastAsia" w:hint="eastAsia"/>
          <w:sz w:val="24"/>
          <w:szCs w:val="24"/>
        </w:rPr>
        <w:t>天（</w:t>
      </w:r>
      <w:r w:rsidR="00615602">
        <w:rPr>
          <w:rFonts w:asciiTheme="minorEastAsia" w:eastAsiaTheme="minorEastAsia" w:hAnsiTheme="minorEastAsia"/>
          <w:sz w:val="24"/>
          <w:szCs w:val="24"/>
        </w:rPr>
        <w:t>12</w:t>
      </w:r>
      <w:r w:rsidRPr="00CD7812">
        <w:rPr>
          <w:rFonts w:asciiTheme="minorEastAsia" w:eastAsiaTheme="minorEastAsia" w:hAnsiTheme="minorEastAsia" w:hint="eastAsia"/>
          <w:sz w:val="24"/>
          <w:szCs w:val="24"/>
        </w:rPr>
        <w:t>小时）；每名培训工程师进行现场辅导</w:t>
      </w:r>
      <w:r w:rsidR="007E5D1A">
        <w:rPr>
          <w:rFonts w:asciiTheme="minorEastAsia" w:eastAsiaTheme="minorEastAsia" w:hAnsiTheme="minorEastAsia" w:hint="eastAsia"/>
          <w:sz w:val="24"/>
          <w:szCs w:val="24"/>
        </w:rPr>
        <w:t>1</w:t>
      </w:r>
      <w:r w:rsidR="007E5D1A">
        <w:rPr>
          <w:rFonts w:asciiTheme="minorEastAsia" w:eastAsiaTheme="minorEastAsia" w:hAnsiTheme="minorEastAsia"/>
          <w:sz w:val="24"/>
          <w:szCs w:val="24"/>
        </w:rPr>
        <w:t>.</w:t>
      </w:r>
      <w:r w:rsidRPr="00CD7812">
        <w:rPr>
          <w:rFonts w:asciiTheme="minorEastAsia" w:eastAsiaTheme="minorEastAsia" w:hAnsiTheme="minorEastAsia"/>
          <w:sz w:val="24"/>
          <w:szCs w:val="24"/>
        </w:rPr>
        <w:t>5</w:t>
      </w:r>
      <w:r w:rsidRPr="00CD7812">
        <w:rPr>
          <w:rFonts w:asciiTheme="minorEastAsia" w:eastAsiaTheme="minorEastAsia" w:hAnsiTheme="minorEastAsia" w:hint="eastAsia"/>
          <w:sz w:val="24"/>
          <w:szCs w:val="24"/>
        </w:rPr>
        <w:t>天</w:t>
      </w:r>
    </w:p>
    <w:p w14:paraId="5570F579" w14:textId="77777777" w:rsidR="001812AD" w:rsidRPr="004D6491" w:rsidRDefault="001812AD" w:rsidP="001812AD">
      <w:pPr>
        <w:ind w:firstLine="480"/>
        <w:rPr>
          <w:rFonts w:asciiTheme="minorEastAsia" w:eastAsiaTheme="minorEastAsia" w:hAnsiTheme="minorEastAsia"/>
          <w:sz w:val="24"/>
          <w:szCs w:val="24"/>
        </w:rPr>
      </w:pPr>
      <w:r w:rsidRPr="00591A85">
        <w:rPr>
          <w:rFonts w:asciiTheme="minorEastAsia" w:eastAsiaTheme="minorEastAsia" w:hAnsiTheme="minorEastAsia" w:hint="eastAsia"/>
          <w:sz w:val="24"/>
          <w:szCs w:val="24"/>
        </w:rPr>
        <w:t>培训期次：每个批次1期，共</w:t>
      </w:r>
      <w:r w:rsidR="0091056E" w:rsidRPr="00591A85">
        <w:rPr>
          <w:rFonts w:asciiTheme="minorEastAsia" w:eastAsiaTheme="minorEastAsia" w:hAnsiTheme="minorEastAsia"/>
          <w:sz w:val="24"/>
          <w:szCs w:val="24"/>
        </w:rPr>
        <w:t>3</w:t>
      </w:r>
      <w:r w:rsidRPr="00591A85">
        <w:rPr>
          <w:rFonts w:asciiTheme="minorEastAsia" w:eastAsiaTheme="minorEastAsia" w:hAnsiTheme="minorEastAsia" w:hint="eastAsia"/>
          <w:sz w:val="24"/>
          <w:szCs w:val="24"/>
        </w:rPr>
        <w:t>期</w:t>
      </w:r>
    </w:p>
    <w:p w14:paraId="69861465"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培训师资：服务公司总部高级培训工程师1人、驻场技术实施工程师</w:t>
      </w:r>
      <w:r w:rsidR="0091056E">
        <w:rPr>
          <w:rFonts w:asciiTheme="minorEastAsia" w:eastAsiaTheme="minorEastAsia" w:hAnsiTheme="minorEastAsia"/>
          <w:sz w:val="24"/>
          <w:szCs w:val="24"/>
        </w:rPr>
        <w:t>1</w:t>
      </w:r>
      <w:r w:rsidRPr="004D6491">
        <w:rPr>
          <w:rFonts w:asciiTheme="minorEastAsia" w:eastAsiaTheme="minorEastAsia" w:hAnsiTheme="minorEastAsia" w:hint="eastAsia"/>
          <w:sz w:val="24"/>
          <w:szCs w:val="24"/>
        </w:rPr>
        <w:t>人</w:t>
      </w:r>
    </w:p>
    <w:p w14:paraId="57C9670B" w14:textId="77777777" w:rsidR="001812AD" w:rsidRPr="00D721A9" w:rsidRDefault="001812AD" w:rsidP="001812AD">
      <w:pPr>
        <w:ind w:firstLine="480"/>
        <w:rPr>
          <w:rFonts w:asciiTheme="minorEastAsia" w:eastAsiaTheme="minorEastAsia" w:hAnsiTheme="minorEastAsia"/>
          <w:b/>
          <w:sz w:val="24"/>
          <w:szCs w:val="24"/>
        </w:rPr>
      </w:pPr>
      <w:r w:rsidRPr="00D721A9">
        <w:rPr>
          <w:rFonts w:asciiTheme="minorEastAsia" w:eastAsiaTheme="minorEastAsia" w:hAnsiTheme="minorEastAsia" w:hint="eastAsia"/>
          <w:b/>
          <w:sz w:val="24"/>
          <w:szCs w:val="24"/>
        </w:rPr>
        <w:t>培训组织流程</w:t>
      </w:r>
    </w:p>
    <w:p w14:paraId="6482F09A"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为确保培训顺利开展，保证培训的及时性和有效性，提高培训效果和质量，需规范培训组织流程。包括:</w:t>
      </w:r>
    </w:p>
    <w:p w14:paraId="0E553B76"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培训需求调研和计划制定</w:t>
      </w:r>
    </w:p>
    <w:p w14:paraId="76D6C67A"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w:t>
      </w:r>
    </w:p>
    <w:p w14:paraId="28892165"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培训教材准备</w:t>
      </w:r>
    </w:p>
    <w:p w14:paraId="2FD2E8E6"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培训场地和后勤准备</w:t>
      </w:r>
    </w:p>
    <w:p w14:paraId="493D84CA"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培训实施</w:t>
      </w:r>
    </w:p>
    <w:p w14:paraId="581C0CED"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培训总结</w:t>
      </w:r>
    </w:p>
    <w:p w14:paraId="4728CE3E"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培训资料归档</w:t>
      </w:r>
    </w:p>
    <w:p w14:paraId="037CFAD1" w14:textId="77777777" w:rsidR="001812AD" w:rsidRPr="00EA3403" w:rsidRDefault="001812AD" w:rsidP="00761147">
      <w:pPr>
        <w:pStyle w:val="af0"/>
        <w:numPr>
          <w:ilvl w:val="0"/>
          <w:numId w:val="32"/>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培训需求调研和计划制定</w:t>
      </w:r>
    </w:p>
    <w:p w14:paraId="6CAED2AE" w14:textId="77777777" w:rsidR="001812AD" w:rsidRPr="004D6491" w:rsidRDefault="00422B77" w:rsidP="001812A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广西壮族自治区</w:t>
      </w:r>
      <w:r w:rsidR="001812AD">
        <w:rPr>
          <w:rFonts w:asciiTheme="minorEastAsia" w:eastAsiaTheme="minorEastAsia" w:hAnsiTheme="minorEastAsia" w:hint="eastAsia"/>
          <w:sz w:val="24"/>
          <w:szCs w:val="24"/>
        </w:rPr>
        <w:t>高级人民法院</w:t>
      </w:r>
      <w:r w:rsidR="001812AD" w:rsidRPr="004D6491">
        <w:rPr>
          <w:rFonts w:asciiTheme="minorEastAsia" w:eastAsiaTheme="minorEastAsia" w:hAnsiTheme="minorEastAsia" w:hint="eastAsia"/>
          <w:sz w:val="24"/>
          <w:szCs w:val="24"/>
        </w:rPr>
        <w:t>组织服务公司、参培</w:t>
      </w:r>
      <w:r w:rsidR="001812AD">
        <w:rPr>
          <w:rFonts w:asciiTheme="minorEastAsia" w:eastAsiaTheme="minorEastAsia" w:hAnsiTheme="minorEastAsia" w:hint="eastAsia"/>
          <w:sz w:val="24"/>
          <w:szCs w:val="24"/>
        </w:rPr>
        <w:t>单位</w:t>
      </w:r>
      <w:r w:rsidR="001812AD" w:rsidRPr="004D6491">
        <w:rPr>
          <w:rFonts w:asciiTheme="minorEastAsia" w:eastAsiaTheme="minorEastAsia" w:hAnsiTheme="minorEastAsia" w:hint="eastAsia"/>
          <w:sz w:val="24"/>
          <w:szCs w:val="24"/>
        </w:rPr>
        <w:t>相关负责人，沟通培训内容和目标，沟通参培需求和工作安排，确定具体培训计划。沟通内容包括但不限于：</w:t>
      </w:r>
    </w:p>
    <w:p w14:paraId="09D5443E"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lastRenderedPageBreak/>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培训对象</w:t>
      </w:r>
    </w:p>
    <w:p w14:paraId="55A7A8B5"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培训目标要求</w:t>
      </w:r>
    </w:p>
    <w:p w14:paraId="1C000BB6"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培训内容要点</w:t>
      </w:r>
    </w:p>
    <w:p w14:paraId="48CE046E"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培训形式和时长</w:t>
      </w:r>
    </w:p>
    <w:p w14:paraId="228CDC76"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培训地点安排</w:t>
      </w:r>
    </w:p>
    <w:p w14:paraId="10F24EF2"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培训师资安排</w:t>
      </w:r>
    </w:p>
    <w:p w14:paraId="3ACB569B"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室工作安排</w:t>
      </w:r>
    </w:p>
    <w:p w14:paraId="25C65718"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室人员基本情况</w:t>
      </w:r>
    </w:p>
    <w:p w14:paraId="450804F1"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室培训需求侧重</w:t>
      </w:r>
    </w:p>
    <w:p w14:paraId="5FB2677E"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上述情况沟通后，确定培训方案和计划，包括但不限于以下内容：</w:t>
      </w:r>
    </w:p>
    <w:p w14:paraId="5A3933B9"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培训课程安排</w:t>
      </w:r>
    </w:p>
    <w:p w14:paraId="5F823013"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培训具体时间和地点</w:t>
      </w:r>
    </w:p>
    <w:p w14:paraId="207B2A03"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参培人数</w:t>
      </w:r>
    </w:p>
    <w:p w14:paraId="30077827"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培训通知和报名安排</w:t>
      </w:r>
    </w:p>
    <w:p w14:paraId="29993973"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培训后勤工作安排</w:t>
      </w:r>
    </w:p>
    <w:p w14:paraId="763DBCFA"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培训教程修订安排</w:t>
      </w:r>
    </w:p>
    <w:p w14:paraId="3987B89C"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培训其他相关工作</w:t>
      </w:r>
    </w:p>
    <w:p w14:paraId="26C200D4"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服务公司制定培训建议书，并提交</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w:t>
      </w:r>
      <w:r w:rsidRPr="004D6491">
        <w:rPr>
          <w:rFonts w:asciiTheme="minorEastAsia" w:eastAsiaTheme="minorEastAsia" w:hAnsiTheme="minorEastAsia" w:hint="eastAsia"/>
          <w:sz w:val="24"/>
          <w:szCs w:val="24"/>
        </w:rPr>
        <w:t>人民法院培训负责人审核。</w:t>
      </w:r>
    </w:p>
    <w:p w14:paraId="7BA69BC7" w14:textId="77777777" w:rsidR="001812AD" w:rsidRPr="004D6491" w:rsidRDefault="001812AD" w:rsidP="00761147">
      <w:pPr>
        <w:pStyle w:val="af0"/>
        <w:numPr>
          <w:ilvl w:val="0"/>
          <w:numId w:val="32"/>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培训通知和报名</w:t>
      </w:r>
    </w:p>
    <w:p w14:paraId="41B32E88"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D6491">
        <w:rPr>
          <w:rFonts w:asciiTheme="minorEastAsia" w:eastAsiaTheme="minorEastAsia" w:hAnsiTheme="minorEastAsia" w:hint="eastAsia"/>
          <w:sz w:val="24"/>
          <w:szCs w:val="24"/>
        </w:rPr>
        <w:t>培训负责人在内部办公平台向</w:t>
      </w:r>
      <w:r>
        <w:rPr>
          <w:rFonts w:asciiTheme="minorEastAsia" w:eastAsiaTheme="minorEastAsia" w:hAnsiTheme="minorEastAsia" w:hint="eastAsia"/>
          <w:sz w:val="24"/>
          <w:szCs w:val="24"/>
        </w:rPr>
        <w:t>单位的</w:t>
      </w:r>
      <w:r w:rsidRPr="004D6491">
        <w:rPr>
          <w:rFonts w:asciiTheme="minorEastAsia" w:eastAsiaTheme="minorEastAsia" w:hAnsiTheme="minorEastAsia" w:hint="eastAsia"/>
          <w:sz w:val="24"/>
          <w:szCs w:val="24"/>
        </w:rPr>
        <w:t>相关人员发布培训通知和课程安排，组织相关处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w:t>
      </w:r>
      <w:r>
        <w:rPr>
          <w:rFonts w:asciiTheme="minorEastAsia" w:eastAsiaTheme="minorEastAsia" w:hAnsiTheme="minorEastAsia" w:hint="eastAsia"/>
          <w:sz w:val="24"/>
          <w:szCs w:val="24"/>
        </w:rPr>
        <w:t>人员</w:t>
      </w:r>
      <w:r w:rsidRPr="004D6491">
        <w:rPr>
          <w:rFonts w:asciiTheme="minorEastAsia" w:eastAsiaTheme="minorEastAsia" w:hAnsiTheme="minorEastAsia" w:hint="eastAsia"/>
          <w:sz w:val="24"/>
          <w:szCs w:val="24"/>
        </w:rPr>
        <w:t>报名（含培训现场负责人及其联系方式）；报名信息收集汇总后告知服务公司。</w:t>
      </w:r>
    </w:p>
    <w:p w14:paraId="120D0062" w14:textId="77777777" w:rsidR="001812AD" w:rsidRPr="004D6491" w:rsidRDefault="001812AD" w:rsidP="00761147">
      <w:pPr>
        <w:pStyle w:val="af0"/>
        <w:numPr>
          <w:ilvl w:val="0"/>
          <w:numId w:val="32"/>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培训教材准备</w:t>
      </w:r>
    </w:p>
    <w:p w14:paraId="17D47570"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按照需求调研时沟通的培训需求侧重，服务公司组织培训教程的修订和补充，并按照参培人数印制培训教程和手册。培训课件的修订、印制等工作预计需0.5天。</w:t>
      </w:r>
    </w:p>
    <w:p w14:paraId="4CAA0841" w14:textId="77777777" w:rsidR="001812AD" w:rsidRPr="004D6491" w:rsidRDefault="001812AD" w:rsidP="00761147">
      <w:pPr>
        <w:pStyle w:val="af0"/>
        <w:numPr>
          <w:ilvl w:val="0"/>
          <w:numId w:val="32"/>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培训场地和后勤准备</w:t>
      </w:r>
    </w:p>
    <w:p w14:paraId="320B72CA" w14:textId="77777777" w:rsidR="001812AD" w:rsidRPr="004D6491" w:rsidRDefault="00422B77" w:rsidP="001812A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广西壮族自治区</w:t>
      </w:r>
      <w:r w:rsidR="001812AD">
        <w:rPr>
          <w:rFonts w:asciiTheme="minorEastAsia" w:eastAsiaTheme="minorEastAsia" w:hAnsiTheme="minorEastAsia" w:hint="eastAsia"/>
          <w:sz w:val="24"/>
          <w:szCs w:val="24"/>
        </w:rPr>
        <w:t>高级人民法院</w:t>
      </w:r>
      <w:r w:rsidR="001812AD" w:rsidRPr="004D6491">
        <w:rPr>
          <w:rFonts w:asciiTheme="minorEastAsia" w:eastAsiaTheme="minorEastAsia" w:hAnsiTheme="minorEastAsia" w:hint="eastAsia"/>
          <w:sz w:val="24"/>
          <w:szCs w:val="24"/>
        </w:rPr>
        <w:t>现场负责人组织安排培训场地和相关后勤工作，以确保培训的顺利实施。培训场地和后勤准备工作包括但不限于：</w:t>
      </w:r>
    </w:p>
    <w:p w14:paraId="7C3F8CAA"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lastRenderedPageBreak/>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培训会场</w:t>
      </w:r>
    </w:p>
    <w:p w14:paraId="2D045B6E"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上机电脑和网络环境</w:t>
      </w:r>
    </w:p>
    <w:p w14:paraId="1B34669A"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培训签到资料</w:t>
      </w:r>
    </w:p>
    <w:p w14:paraId="4450DB0A"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与会领导或专家</w:t>
      </w:r>
    </w:p>
    <w:p w14:paraId="6CEFF834"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会场饮水、会场指示、学员用品、学员报到方式等其他后勤准备工作</w:t>
      </w:r>
    </w:p>
    <w:p w14:paraId="4D11E078"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在培训正式开始前一天，服务公司培训工程师到培训会场调试培训环境和上机环境，布置会场，发放培训教程，确保次日培训顺利实施。</w:t>
      </w:r>
    </w:p>
    <w:p w14:paraId="41DD45EB" w14:textId="77777777" w:rsidR="001812AD" w:rsidRPr="004D6491" w:rsidRDefault="001812AD" w:rsidP="00761147">
      <w:pPr>
        <w:pStyle w:val="af0"/>
        <w:numPr>
          <w:ilvl w:val="0"/>
          <w:numId w:val="32"/>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培训实施</w:t>
      </w:r>
    </w:p>
    <w:p w14:paraId="60D0188B"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在简短的培训开班仪式，说明培训目的、要求和课程安排后，正式开展培训，提高培训效率。</w:t>
      </w:r>
    </w:p>
    <w:p w14:paraId="2A4A73F9"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老师现场简要调研参培人员具体需求后正式讲解，并在讲解过程中积极有效的回答参培人员提问；通过课上课下的积极互动，调动学员学习主动性和积极性，及时调整培训侧重和讲解角度、方式，提高培训效果。</w:t>
      </w:r>
    </w:p>
    <w:p w14:paraId="054FEB61"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培训结束时开展现场满意度调研，为后续改进培训方法和内容，更合理的组织培训提供参考。</w:t>
      </w:r>
    </w:p>
    <w:p w14:paraId="6605AC7F" w14:textId="77777777" w:rsidR="001812AD" w:rsidRPr="00EA3403" w:rsidRDefault="001812AD" w:rsidP="00761147">
      <w:pPr>
        <w:pStyle w:val="af0"/>
        <w:numPr>
          <w:ilvl w:val="0"/>
          <w:numId w:val="32"/>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培训总结</w:t>
      </w:r>
    </w:p>
    <w:p w14:paraId="02B77030"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服务公司负责组织对培训的内容、课程安排、讲解方式等方面进行总结，形成培训总结报告，并向</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D6491">
        <w:rPr>
          <w:rFonts w:asciiTheme="minorEastAsia" w:eastAsiaTheme="minorEastAsia" w:hAnsiTheme="minorEastAsia" w:hint="eastAsia"/>
          <w:sz w:val="24"/>
          <w:szCs w:val="24"/>
        </w:rPr>
        <w:t>相关领导进行汇报沟通，制定后续培训计划和改进措施，进一步提高培训效果和满意度。</w:t>
      </w:r>
    </w:p>
    <w:p w14:paraId="52579211" w14:textId="77777777" w:rsidR="001812AD" w:rsidRPr="00EA3403" w:rsidRDefault="001812AD" w:rsidP="00761147">
      <w:pPr>
        <w:pStyle w:val="af0"/>
        <w:numPr>
          <w:ilvl w:val="0"/>
          <w:numId w:val="32"/>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培训资料归档</w:t>
      </w:r>
    </w:p>
    <w:p w14:paraId="048B6B9A" w14:textId="77777777" w:rsidR="001812AD" w:rsidRPr="004D6491" w:rsidRDefault="00422B77" w:rsidP="001812A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广西壮族自治区</w:t>
      </w:r>
      <w:r w:rsidR="001812AD">
        <w:rPr>
          <w:rFonts w:asciiTheme="minorEastAsia" w:eastAsiaTheme="minorEastAsia" w:hAnsiTheme="minorEastAsia" w:hint="eastAsia"/>
          <w:sz w:val="24"/>
          <w:szCs w:val="24"/>
        </w:rPr>
        <w:t>高级人民法院</w:t>
      </w:r>
      <w:r w:rsidR="001812AD" w:rsidRPr="004D6491">
        <w:rPr>
          <w:rFonts w:asciiTheme="minorEastAsia" w:eastAsiaTheme="minorEastAsia" w:hAnsiTheme="minorEastAsia" w:hint="eastAsia"/>
          <w:sz w:val="24"/>
          <w:szCs w:val="24"/>
        </w:rPr>
        <w:t>培训负责人组织完成培训教程、签到材料、培训总结等培训资料的归档备案。</w:t>
      </w:r>
    </w:p>
    <w:p w14:paraId="73AB99C1" w14:textId="77777777" w:rsidR="001812AD" w:rsidRPr="00104CD4" w:rsidRDefault="001812AD" w:rsidP="001812AD">
      <w:pPr>
        <w:ind w:firstLine="480"/>
        <w:rPr>
          <w:rFonts w:asciiTheme="minorEastAsia" w:eastAsiaTheme="minorEastAsia" w:hAnsiTheme="minorEastAsia"/>
          <w:b/>
          <w:sz w:val="24"/>
          <w:szCs w:val="24"/>
        </w:rPr>
      </w:pPr>
      <w:r w:rsidRPr="00104CD4">
        <w:rPr>
          <w:rFonts w:asciiTheme="minorEastAsia" w:eastAsiaTheme="minorEastAsia" w:hAnsiTheme="minorEastAsia" w:hint="eastAsia"/>
          <w:b/>
          <w:sz w:val="24"/>
          <w:szCs w:val="24"/>
        </w:rPr>
        <w:t>培训质量控制</w:t>
      </w:r>
    </w:p>
    <w:p w14:paraId="193684C4"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每期培训结束后，进行一次全体参培人员的问卷调查，调查内容涉及对培训讲师的评价及对培训内容安排是否合理的调查，以便根据员工实际反应的情况进一步改进培训方法和内容，真正达到提高员工技能水平的目的。</w:t>
      </w:r>
    </w:p>
    <w:p w14:paraId="5B900C39" w14:textId="77777777" w:rsidR="001812AD" w:rsidRPr="004D6491" w:rsidRDefault="001812AD" w:rsidP="001812AD">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培训结束时，根据培训需要</w:t>
      </w:r>
      <w:r w:rsidRPr="004B4F19">
        <w:rPr>
          <w:rFonts w:asciiTheme="minorEastAsia" w:eastAsiaTheme="minorEastAsia" w:hAnsiTheme="minorEastAsia" w:hint="eastAsia"/>
          <w:sz w:val="24"/>
          <w:szCs w:val="24"/>
          <w:highlight w:val="yellow"/>
          <w:rPrChange w:id="268" w:author="微软用户" w:date="2018-02-07T16:08:00Z">
            <w:rPr>
              <w:rFonts w:asciiTheme="minorEastAsia" w:eastAsiaTheme="minorEastAsia" w:hAnsiTheme="minorEastAsia" w:hint="eastAsia"/>
              <w:sz w:val="24"/>
              <w:szCs w:val="24"/>
            </w:rPr>
          </w:rPrChange>
        </w:rPr>
        <w:t>安排考试。</w:t>
      </w:r>
      <w:commentRangeStart w:id="269"/>
      <w:r w:rsidRPr="004D6491">
        <w:rPr>
          <w:rFonts w:asciiTheme="minorEastAsia" w:eastAsiaTheme="minorEastAsia" w:hAnsiTheme="minorEastAsia" w:hint="eastAsia"/>
          <w:sz w:val="24"/>
          <w:szCs w:val="24"/>
        </w:rPr>
        <w:t>培训</w:t>
      </w:r>
      <w:commentRangeEnd w:id="269"/>
      <w:r w:rsidR="004B4F19">
        <w:rPr>
          <w:rStyle w:val="af5"/>
        </w:rPr>
        <w:commentReference w:id="269"/>
      </w:r>
      <w:r w:rsidRPr="004D6491">
        <w:rPr>
          <w:rFonts w:asciiTheme="minorEastAsia" w:eastAsiaTheme="minorEastAsia" w:hAnsiTheme="minorEastAsia" w:hint="eastAsia"/>
          <w:sz w:val="24"/>
          <w:szCs w:val="24"/>
        </w:rPr>
        <w:t>结束后，服务公司阶段性的对培训进行总结，汇同学员成绩，向</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w:t>
      </w:r>
      <w:r w:rsidRPr="004D6491">
        <w:rPr>
          <w:rFonts w:asciiTheme="minorEastAsia" w:eastAsiaTheme="minorEastAsia" w:hAnsiTheme="minorEastAsia" w:hint="eastAsia"/>
          <w:sz w:val="24"/>
          <w:szCs w:val="24"/>
        </w:rPr>
        <w:t>法院提供阶段总结报告。</w:t>
      </w:r>
    </w:p>
    <w:p w14:paraId="4031C950" w14:textId="77777777" w:rsidR="00E216F6" w:rsidRPr="00D77533" w:rsidRDefault="00422B77" w:rsidP="001812A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广西壮族自治区</w:t>
      </w:r>
      <w:r w:rsidR="001812AD">
        <w:rPr>
          <w:rFonts w:asciiTheme="minorEastAsia" w:eastAsiaTheme="minorEastAsia" w:hAnsiTheme="minorEastAsia" w:hint="eastAsia"/>
          <w:sz w:val="24"/>
          <w:szCs w:val="24"/>
        </w:rPr>
        <w:t>高级人民法院</w:t>
      </w:r>
      <w:r w:rsidR="001812AD" w:rsidRPr="004D6491">
        <w:rPr>
          <w:rFonts w:asciiTheme="minorEastAsia" w:eastAsiaTheme="minorEastAsia" w:hAnsiTheme="minorEastAsia" w:hint="eastAsia"/>
          <w:sz w:val="24"/>
          <w:szCs w:val="24"/>
        </w:rPr>
        <w:t>培训负责人组织服务公司不定期对参培人员及其主管领导进行回访，了解培训效果和后续改进意见。</w:t>
      </w:r>
    </w:p>
    <w:p w14:paraId="5104DD66" w14:textId="77777777" w:rsidR="00E216F6" w:rsidRDefault="003F62D9" w:rsidP="00761147">
      <w:pPr>
        <w:pStyle w:val="4"/>
        <w:numPr>
          <w:ilvl w:val="2"/>
          <w:numId w:val="7"/>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系统维护</w:t>
      </w:r>
    </w:p>
    <w:p w14:paraId="42AE7C01" w14:textId="77777777" w:rsidR="007016B5" w:rsidRPr="00F959AD" w:rsidRDefault="007016B5" w:rsidP="007016B5">
      <w:pPr>
        <w:ind w:firstLine="480"/>
        <w:rPr>
          <w:rFonts w:asciiTheme="minorEastAsia" w:eastAsiaTheme="minorEastAsia" w:hAnsiTheme="minorEastAsia"/>
          <w:sz w:val="24"/>
          <w:szCs w:val="24"/>
        </w:rPr>
      </w:pPr>
      <w:bookmarkStart w:id="270" w:name="_Hlk500342308"/>
      <w:r w:rsidRPr="003324F1">
        <w:rPr>
          <w:rFonts w:asciiTheme="minorEastAsia" w:eastAsiaTheme="minorEastAsia" w:hAnsiTheme="minorEastAsia" w:hint="eastAsia"/>
          <w:sz w:val="24"/>
          <w:szCs w:val="24"/>
        </w:rPr>
        <w:t>系统维护</w:t>
      </w:r>
      <w:r w:rsidR="00CD7812" w:rsidRPr="003324F1">
        <w:rPr>
          <w:rFonts w:asciiTheme="minorEastAsia" w:eastAsiaTheme="minorEastAsia" w:hAnsiTheme="minorEastAsia" w:hint="eastAsia"/>
          <w:sz w:val="24"/>
          <w:szCs w:val="24"/>
        </w:rPr>
        <w:t>涉及</w:t>
      </w:r>
      <w:r w:rsidR="005D7D74">
        <w:rPr>
          <w:rFonts w:asciiTheme="minorEastAsia" w:eastAsiaTheme="minorEastAsia" w:hAnsiTheme="minorEastAsia" w:hint="eastAsia"/>
          <w:sz w:val="24"/>
          <w:szCs w:val="24"/>
        </w:rPr>
        <w:t>省本级和两家中级人民</w:t>
      </w:r>
      <w:r w:rsidRPr="003324F1">
        <w:rPr>
          <w:rFonts w:asciiTheme="minorEastAsia" w:eastAsiaTheme="minorEastAsia" w:hAnsiTheme="minorEastAsia" w:hint="eastAsia"/>
          <w:sz w:val="24"/>
          <w:szCs w:val="24"/>
        </w:rPr>
        <w:t>法院</w:t>
      </w:r>
      <w:r w:rsidR="005F0AF3" w:rsidRPr="003324F1">
        <w:rPr>
          <w:rFonts w:asciiTheme="minorEastAsia" w:eastAsiaTheme="minorEastAsia" w:hAnsiTheme="minorEastAsia" w:hint="eastAsia"/>
          <w:sz w:val="24"/>
          <w:szCs w:val="24"/>
        </w:rPr>
        <w:t>运行时期的系统维护</w:t>
      </w:r>
      <w:r w:rsidR="002D7A0C">
        <w:rPr>
          <w:rFonts w:asciiTheme="minorEastAsia" w:eastAsiaTheme="minorEastAsia" w:hAnsiTheme="minorEastAsia" w:hint="eastAsia"/>
          <w:sz w:val="24"/>
          <w:szCs w:val="24"/>
        </w:rPr>
        <w:t>，</w:t>
      </w:r>
      <w:r w:rsidR="002D7A0C">
        <w:rPr>
          <w:rFonts w:asciiTheme="minorEastAsia" w:eastAsiaTheme="minorEastAsia" w:hAnsiTheme="minorEastAsia"/>
          <w:sz w:val="24"/>
          <w:szCs w:val="24"/>
        </w:rPr>
        <w:t>维护期限一年。</w:t>
      </w:r>
    </w:p>
    <w:p w14:paraId="3AD8060F" w14:textId="77777777" w:rsidR="00E216F6" w:rsidRPr="00D77533" w:rsidRDefault="003F62D9" w:rsidP="000E0D93">
      <w:pPr>
        <w:ind w:firstLine="480"/>
        <w:rPr>
          <w:rFonts w:asciiTheme="minorEastAsia" w:eastAsiaTheme="minorEastAsia" w:hAnsiTheme="minorEastAsia"/>
          <w:sz w:val="24"/>
          <w:szCs w:val="24"/>
        </w:rPr>
      </w:pPr>
      <w:bookmarkStart w:id="271" w:name="_Hlk499714107"/>
      <w:bookmarkEnd w:id="270"/>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w:t>
      </w:r>
      <w:r w:rsidR="002D762D" w:rsidRPr="00D77533">
        <w:rPr>
          <w:rFonts w:asciiTheme="minorEastAsia" w:eastAsiaTheme="minorEastAsia" w:hAnsiTheme="minorEastAsia" w:cs="MS Mincho"/>
          <w:sz w:val="24"/>
          <w:szCs w:val="24"/>
        </w:rPr>
        <w:t>服</w:t>
      </w:r>
      <w:r w:rsidR="002D762D" w:rsidRPr="00D77533">
        <w:rPr>
          <w:rFonts w:asciiTheme="minorEastAsia" w:eastAsiaTheme="minorEastAsia" w:hAnsiTheme="minorEastAsia" w:hint="eastAsia"/>
          <w:sz w:val="24"/>
          <w:szCs w:val="24"/>
        </w:rPr>
        <w:t>务</w:t>
      </w:r>
      <w:r w:rsidR="002D762D" w:rsidRPr="00D77533">
        <w:rPr>
          <w:rFonts w:asciiTheme="minorEastAsia" w:eastAsiaTheme="minorEastAsia" w:hAnsiTheme="minorEastAsia" w:cs="MS Mincho"/>
          <w:sz w:val="24"/>
          <w:szCs w:val="24"/>
        </w:rPr>
        <w:t>方式分</w:t>
      </w:r>
      <w:r w:rsidR="002D762D" w:rsidRPr="00D77533">
        <w:rPr>
          <w:rFonts w:asciiTheme="minorEastAsia" w:eastAsiaTheme="minorEastAsia" w:hAnsiTheme="minorEastAsia" w:hint="eastAsia"/>
          <w:sz w:val="24"/>
          <w:szCs w:val="24"/>
        </w:rPr>
        <w:t>为</w:t>
      </w:r>
      <w:r w:rsidR="002D762D" w:rsidRPr="00D77533">
        <w:rPr>
          <w:rFonts w:asciiTheme="minorEastAsia" w:eastAsiaTheme="minorEastAsia" w:hAnsiTheme="minorEastAsia" w:cs="MS Mincho"/>
          <w:sz w:val="24"/>
          <w:szCs w:val="24"/>
        </w:rPr>
        <w:t>全国</w:t>
      </w:r>
      <w:r w:rsidR="002D762D" w:rsidRPr="00D77533">
        <w:rPr>
          <w:rFonts w:asciiTheme="minorEastAsia" w:eastAsiaTheme="minorEastAsia" w:hAnsiTheme="minorEastAsia" w:hint="eastAsia"/>
          <w:sz w:val="24"/>
          <w:szCs w:val="24"/>
        </w:rPr>
        <w:t>统</w:t>
      </w:r>
      <w:r w:rsidR="002D762D" w:rsidRPr="00D77533">
        <w:rPr>
          <w:rFonts w:asciiTheme="minorEastAsia" w:eastAsiaTheme="minorEastAsia" w:hAnsiTheme="minorEastAsia" w:cs="MS Mincho"/>
          <w:sz w:val="24"/>
          <w:szCs w:val="24"/>
        </w:rPr>
        <w:t>一</w:t>
      </w:r>
      <w:r w:rsidR="002D762D" w:rsidRPr="00D77533">
        <w:rPr>
          <w:rFonts w:asciiTheme="minorEastAsia" w:eastAsiaTheme="minorEastAsia" w:hAnsiTheme="minorEastAsia" w:hint="eastAsia"/>
          <w:sz w:val="24"/>
          <w:szCs w:val="24"/>
        </w:rPr>
        <w:t>400电话服务，远程在线服务（包含邮件、即时通讯工具、远程桌面等）</w:t>
      </w:r>
      <w:r w:rsidR="002D762D" w:rsidRPr="00D77533">
        <w:rPr>
          <w:rFonts w:asciiTheme="minorEastAsia" w:eastAsiaTheme="minorEastAsia" w:hAnsiTheme="minorEastAsia" w:cs="MS Mincho"/>
          <w:sz w:val="24"/>
          <w:szCs w:val="24"/>
        </w:rPr>
        <w:t>。</w:t>
      </w:r>
    </w:p>
    <w:p w14:paraId="0C6D432C"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56B69AAB"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365867FD"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789A34E4" w14:textId="77777777" w:rsidR="00E216F6" w:rsidRPr="00D0279A" w:rsidRDefault="003F62D9" w:rsidP="00761147">
      <w:pPr>
        <w:pStyle w:val="af0"/>
        <w:numPr>
          <w:ilvl w:val="0"/>
          <w:numId w:val="35"/>
        </w:numPr>
        <w:ind w:firstLineChars="0"/>
        <w:rPr>
          <w:rFonts w:asciiTheme="minorEastAsia" w:eastAsiaTheme="minorEastAsia" w:hAnsiTheme="minorEastAsia"/>
          <w:sz w:val="24"/>
          <w:szCs w:val="24"/>
        </w:rPr>
      </w:pPr>
      <w:r w:rsidRPr="00D0279A">
        <w:rPr>
          <w:rFonts w:asciiTheme="minorEastAsia" w:eastAsiaTheme="minorEastAsia" w:hAnsiTheme="minorEastAsia" w:cs="MS Mincho"/>
          <w:sz w:val="24"/>
          <w:szCs w:val="24"/>
        </w:rPr>
        <w:t>响</w:t>
      </w:r>
      <w:r w:rsidRPr="00D0279A">
        <w:rPr>
          <w:rFonts w:asciiTheme="minorEastAsia" w:eastAsiaTheme="minorEastAsia" w:hAnsiTheme="minorEastAsia" w:hint="eastAsia"/>
          <w:sz w:val="24"/>
          <w:szCs w:val="24"/>
        </w:rPr>
        <w:t>应时间</w:t>
      </w:r>
      <w:r w:rsidRPr="00D0279A">
        <w:rPr>
          <w:rFonts w:asciiTheme="minorEastAsia" w:eastAsiaTheme="minorEastAsia" w:hAnsiTheme="minorEastAsia" w:cs="MS Mincho"/>
          <w:sz w:val="24"/>
          <w:szCs w:val="24"/>
        </w:rPr>
        <w:t>：一般咨</w:t>
      </w:r>
      <w:r w:rsidRPr="00D0279A">
        <w:rPr>
          <w:rFonts w:asciiTheme="minorEastAsia" w:eastAsiaTheme="minorEastAsia" w:hAnsiTheme="minorEastAsia" w:hint="eastAsia"/>
          <w:sz w:val="24"/>
          <w:szCs w:val="24"/>
        </w:rPr>
        <w:t>询类问题</w:t>
      </w:r>
      <w:r w:rsidRPr="00D0279A">
        <w:rPr>
          <w:rFonts w:asciiTheme="minorEastAsia" w:eastAsiaTheme="minorEastAsia" w:hAnsiTheme="minorEastAsia" w:cs="MS Mincho"/>
          <w:sz w:val="24"/>
          <w:szCs w:val="24"/>
        </w:rPr>
        <w:t>提供</w:t>
      </w:r>
      <w:r w:rsidRPr="00D0279A">
        <w:rPr>
          <w:rFonts w:asciiTheme="minorEastAsia" w:eastAsiaTheme="minorEastAsia" w:hAnsiTheme="minorEastAsia" w:hint="eastAsia"/>
          <w:sz w:val="24"/>
          <w:szCs w:val="24"/>
        </w:rPr>
        <w:t>2</w:t>
      </w:r>
      <w:r w:rsidRPr="00D0279A">
        <w:rPr>
          <w:rFonts w:asciiTheme="minorEastAsia" w:eastAsiaTheme="minorEastAsia" w:hAnsiTheme="minorEastAsia" w:cs="MS Mincho"/>
          <w:sz w:val="24"/>
          <w:szCs w:val="24"/>
        </w:rPr>
        <w:t>小</w:t>
      </w:r>
      <w:r w:rsidRPr="00D0279A">
        <w:rPr>
          <w:rFonts w:asciiTheme="minorEastAsia" w:eastAsiaTheme="minorEastAsia" w:hAnsiTheme="minorEastAsia" w:hint="eastAsia"/>
          <w:sz w:val="24"/>
          <w:szCs w:val="24"/>
        </w:rPr>
        <w:t>时</w:t>
      </w:r>
      <w:r w:rsidRPr="00D0279A">
        <w:rPr>
          <w:rFonts w:asciiTheme="minorEastAsia" w:eastAsiaTheme="minorEastAsia" w:hAnsiTheme="minorEastAsia" w:cs="MS Mincho"/>
          <w:sz w:val="24"/>
          <w:szCs w:val="24"/>
        </w:rPr>
        <w:t>响</w:t>
      </w:r>
      <w:r w:rsidRPr="00D0279A">
        <w:rPr>
          <w:rFonts w:asciiTheme="minorEastAsia" w:eastAsiaTheme="minorEastAsia" w:hAnsiTheme="minorEastAsia" w:hint="eastAsia"/>
          <w:sz w:val="24"/>
          <w:szCs w:val="24"/>
        </w:rPr>
        <w:t>应</w:t>
      </w:r>
      <w:r w:rsidRPr="00D0279A">
        <w:rPr>
          <w:rFonts w:asciiTheme="minorEastAsia" w:eastAsiaTheme="minorEastAsia" w:hAnsiTheme="minorEastAsia" w:cs="MS Mincho"/>
          <w:sz w:val="24"/>
          <w:szCs w:val="24"/>
        </w:rPr>
        <w:t>，及</w:t>
      </w:r>
      <w:r w:rsidRPr="00D0279A">
        <w:rPr>
          <w:rFonts w:asciiTheme="minorEastAsia" w:eastAsiaTheme="minorEastAsia" w:hAnsiTheme="minorEastAsia" w:hint="eastAsia"/>
          <w:sz w:val="24"/>
          <w:szCs w:val="24"/>
        </w:rPr>
        <w:t>时</w:t>
      </w:r>
      <w:r w:rsidRPr="00D0279A">
        <w:rPr>
          <w:rFonts w:asciiTheme="minorEastAsia" w:eastAsiaTheme="minorEastAsia" w:hAnsiTheme="minorEastAsia" w:cs="MS Mincho"/>
          <w:sz w:val="24"/>
          <w:szCs w:val="24"/>
        </w:rPr>
        <w:t>解答。</w:t>
      </w:r>
    </w:p>
    <w:p w14:paraId="4EEC02D1" w14:textId="77777777" w:rsidR="00E216F6" w:rsidRPr="00D77533" w:rsidRDefault="003F62D9" w:rsidP="004F16E8">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4F34ECA8" w14:textId="77777777" w:rsidR="00E216F6" w:rsidRPr="00D77533" w:rsidRDefault="003F62D9" w:rsidP="004F16E8">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3C67D5FA" w14:textId="77777777" w:rsidR="00E216F6" w:rsidRPr="00D77533" w:rsidRDefault="003F62D9" w:rsidP="004F16E8">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7688B5B4"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应电话</w:t>
      </w:r>
      <w:r w:rsidRPr="00D77533">
        <w:rPr>
          <w:rFonts w:asciiTheme="minorEastAsia" w:eastAsiaTheme="minorEastAsia" w:hAnsiTheme="minorEastAsia" w:cs="MS Mincho"/>
          <w:sz w:val="24"/>
          <w:szCs w:val="24"/>
        </w:rPr>
        <w:t>。</w:t>
      </w:r>
    </w:p>
    <w:p w14:paraId="75AFAB14" w14:textId="77777777" w:rsidR="00E216F6" w:rsidRPr="00D77533" w:rsidRDefault="003F62D9" w:rsidP="000E0D93">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bookmarkEnd w:id="271"/>
    <w:p w14:paraId="6F4325A9" w14:textId="77777777" w:rsidR="00795E8E" w:rsidRPr="00961607" w:rsidRDefault="00795E8E" w:rsidP="00761147">
      <w:pPr>
        <w:pStyle w:val="4"/>
        <w:numPr>
          <w:ilvl w:val="2"/>
          <w:numId w:val="7"/>
        </w:numPr>
        <w:spacing w:line="360" w:lineRule="auto"/>
        <w:ind w:firstLineChars="0"/>
        <w:rPr>
          <w:rFonts w:asciiTheme="minorEastAsia" w:eastAsiaTheme="minorEastAsia" w:hAnsiTheme="minorEastAsia"/>
          <w:sz w:val="24"/>
          <w:szCs w:val="24"/>
        </w:rPr>
      </w:pPr>
      <w:r w:rsidRPr="00961607">
        <w:rPr>
          <w:rFonts w:asciiTheme="minorEastAsia" w:eastAsiaTheme="minorEastAsia" w:hAnsiTheme="minorEastAsia"/>
          <w:sz w:val="24"/>
          <w:szCs w:val="24"/>
        </w:rPr>
        <w:t>维护内容</w:t>
      </w:r>
    </w:p>
    <w:p w14:paraId="7E08A6EC" w14:textId="77777777" w:rsidR="000936D4" w:rsidRPr="009234CC" w:rsidRDefault="009234CC" w:rsidP="009234CC">
      <w:pPr>
        <w:spacing w:line="560" w:lineRule="exact"/>
        <w:ind w:firstLine="480"/>
        <w:rPr>
          <w:rFonts w:asciiTheme="minorEastAsia" w:eastAsiaTheme="minorEastAsia" w:hAnsiTheme="minorEastAsia"/>
          <w:b/>
          <w:sz w:val="24"/>
          <w:szCs w:val="24"/>
        </w:rPr>
      </w:pPr>
      <w:r>
        <w:rPr>
          <w:rFonts w:asciiTheme="minorEastAsia" w:eastAsiaTheme="minorEastAsia" w:hAnsiTheme="minorEastAsia" w:hint="eastAsia"/>
          <w:b/>
          <w:sz w:val="24"/>
          <w:szCs w:val="24"/>
        </w:rPr>
        <w:t>1</w:t>
      </w:r>
      <w:r>
        <w:rPr>
          <w:rFonts w:asciiTheme="minorEastAsia" w:eastAsiaTheme="minorEastAsia" w:hAnsiTheme="minorEastAsia"/>
          <w:b/>
          <w:sz w:val="24"/>
          <w:szCs w:val="24"/>
        </w:rPr>
        <w:t>.</w:t>
      </w:r>
      <w:r w:rsidR="00703BF4" w:rsidRPr="009234CC">
        <w:rPr>
          <w:rFonts w:asciiTheme="minorEastAsia" w:eastAsiaTheme="minorEastAsia" w:hAnsiTheme="minorEastAsia"/>
          <w:b/>
          <w:sz w:val="24"/>
          <w:szCs w:val="24"/>
        </w:rPr>
        <w:t>角色权限分配变更</w:t>
      </w:r>
    </w:p>
    <w:p w14:paraId="2CF8A68B" w14:textId="77777777" w:rsidR="001106A2" w:rsidRPr="00D77533" w:rsidRDefault="001106A2" w:rsidP="001106A2">
      <w:pPr>
        <w:ind w:firstLine="480"/>
        <w:rPr>
          <w:rFonts w:asciiTheme="minorEastAsia" w:eastAsiaTheme="minorEastAsia" w:hAnsiTheme="minorEastAsia"/>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color w:val="000000"/>
          <w:sz w:val="24"/>
          <w:szCs w:val="24"/>
        </w:rPr>
        <w:t>角色权限分配</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及人员调动</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人员离职</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新进人员的用户增加</w:t>
      </w:r>
      <w:r w:rsidRPr="00D77533">
        <w:rPr>
          <w:rFonts w:asciiTheme="minorEastAsia" w:eastAsiaTheme="minorEastAsia" w:hAnsiTheme="minorEastAsia" w:hint="eastAsia"/>
          <w:color w:val="000000"/>
          <w:sz w:val="24"/>
          <w:szCs w:val="24"/>
        </w:rPr>
        <w:t>、</w:t>
      </w:r>
      <w:r w:rsidRPr="00D77533">
        <w:rPr>
          <w:rFonts w:asciiTheme="minorEastAsia" w:eastAsiaTheme="minorEastAsia" w:hAnsiTheme="minorEastAsia"/>
          <w:color w:val="000000"/>
          <w:sz w:val="24"/>
          <w:szCs w:val="24"/>
        </w:rPr>
        <w:t>变动账户及其所对应的功能权限的分配变更</w:t>
      </w:r>
      <w:r w:rsidRPr="00D77533">
        <w:rPr>
          <w:rFonts w:asciiTheme="minorEastAsia" w:eastAsiaTheme="minorEastAsia" w:hAnsiTheme="minorEastAsia" w:hint="eastAsia"/>
          <w:color w:val="000000"/>
        </w:rPr>
        <w:t>。</w:t>
      </w:r>
      <w:r w:rsidR="008830DF">
        <w:rPr>
          <w:rFonts w:ascii="宋体" w:hAnsi="宋体" w:hint="eastAsia"/>
          <w:sz w:val="24"/>
          <w:szCs w:val="24"/>
        </w:rPr>
        <w:t>包括预算管理人员</w:t>
      </w:r>
      <w:r w:rsidR="008830DF" w:rsidRPr="00C45012">
        <w:rPr>
          <w:rFonts w:ascii="宋体" w:hAnsi="宋体" w:hint="eastAsia"/>
          <w:sz w:val="24"/>
          <w:szCs w:val="24"/>
        </w:rPr>
        <w:t>权限</w:t>
      </w:r>
      <w:r w:rsidR="008830DF">
        <w:rPr>
          <w:rFonts w:ascii="宋体" w:hAnsi="宋体" w:hint="eastAsia"/>
          <w:sz w:val="24"/>
          <w:szCs w:val="24"/>
        </w:rPr>
        <w:t>变更</w:t>
      </w:r>
      <w:r w:rsidR="00DE0A6A">
        <w:rPr>
          <w:rFonts w:ascii="宋体" w:hAnsi="宋体" w:hint="eastAsia"/>
          <w:sz w:val="24"/>
          <w:szCs w:val="24"/>
        </w:rPr>
        <w:t>。</w:t>
      </w:r>
    </w:p>
    <w:p w14:paraId="5A19F13F" w14:textId="77777777" w:rsidR="000936D4" w:rsidRPr="009234CC" w:rsidRDefault="009234CC" w:rsidP="009234CC">
      <w:pPr>
        <w:spacing w:line="560" w:lineRule="exact"/>
        <w:ind w:firstLine="480"/>
        <w:rPr>
          <w:rFonts w:asciiTheme="minorEastAsia" w:eastAsiaTheme="minorEastAsia" w:hAnsiTheme="minorEastAsia"/>
          <w:b/>
          <w:sz w:val="24"/>
          <w:szCs w:val="24"/>
        </w:rPr>
      </w:pPr>
      <w:r>
        <w:rPr>
          <w:rFonts w:asciiTheme="minorEastAsia" w:eastAsiaTheme="minorEastAsia" w:hAnsiTheme="minorEastAsia" w:hint="eastAsia"/>
          <w:b/>
          <w:sz w:val="24"/>
          <w:szCs w:val="24"/>
        </w:rPr>
        <w:t>2</w:t>
      </w:r>
      <w:r>
        <w:rPr>
          <w:rFonts w:asciiTheme="minorEastAsia" w:eastAsiaTheme="minorEastAsia" w:hAnsiTheme="minorEastAsia"/>
          <w:b/>
          <w:sz w:val="24"/>
          <w:szCs w:val="24"/>
        </w:rPr>
        <w:t>.</w:t>
      </w:r>
      <w:r w:rsidR="00703BF4" w:rsidRPr="009234CC">
        <w:rPr>
          <w:rFonts w:asciiTheme="minorEastAsia" w:eastAsiaTheme="minorEastAsia" w:hAnsiTheme="minorEastAsia" w:hint="eastAsia"/>
          <w:b/>
          <w:sz w:val="24"/>
          <w:szCs w:val="24"/>
        </w:rPr>
        <w:t>操作流程解答</w:t>
      </w:r>
    </w:p>
    <w:p w14:paraId="3048D40E" w14:textId="77777777" w:rsidR="001106A2" w:rsidRPr="0052722B" w:rsidRDefault="001106A2" w:rsidP="00461ACD">
      <w:pPr>
        <w:ind w:firstLine="480"/>
        <w:rPr>
          <w:rFonts w:asciiTheme="minorEastAsia" w:eastAsiaTheme="minorEastAsia" w:hAnsiTheme="minorEastAsia"/>
          <w:b/>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r w:rsidR="0052722B">
        <w:rPr>
          <w:rFonts w:ascii="宋体" w:hAnsi="宋体" w:hint="eastAsia"/>
          <w:sz w:val="24"/>
          <w:szCs w:val="24"/>
        </w:rPr>
        <w:t>包括年初预算导入</w:t>
      </w:r>
      <w:r w:rsidR="0052722B" w:rsidRPr="00690EB0">
        <w:rPr>
          <w:rFonts w:ascii="宋体" w:hAnsi="宋体" w:cs="宋体" w:hint="eastAsia"/>
          <w:color w:val="000000"/>
          <w:kern w:val="0"/>
          <w:sz w:val="24"/>
          <w:szCs w:val="24"/>
        </w:rPr>
        <w:t>操作流程解答</w:t>
      </w:r>
      <w:r w:rsidR="0052722B">
        <w:rPr>
          <w:rFonts w:ascii="宋体" w:hAnsi="宋体" w:hint="eastAsia"/>
          <w:sz w:val="24"/>
          <w:szCs w:val="24"/>
        </w:rPr>
        <w:t>、内部专项管理</w:t>
      </w:r>
      <w:r w:rsidR="0052722B" w:rsidRPr="00C45012">
        <w:rPr>
          <w:rFonts w:ascii="宋体" w:hAnsi="宋体" w:cs="宋体" w:hint="eastAsia"/>
          <w:color w:val="000000"/>
          <w:kern w:val="0"/>
          <w:sz w:val="24"/>
          <w:szCs w:val="24"/>
        </w:rPr>
        <w:t>操作流程解答</w:t>
      </w:r>
      <w:r w:rsidR="0052722B">
        <w:rPr>
          <w:rFonts w:ascii="宋体" w:hAnsi="宋体" w:hint="eastAsia"/>
          <w:sz w:val="24"/>
          <w:szCs w:val="24"/>
        </w:rPr>
        <w:t>、外部专项管理</w:t>
      </w:r>
      <w:r w:rsidR="0052722B" w:rsidRPr="00C45012">
        <w:rPr>
          <w:rFonts w:ascii="宋体" w:hAnsi="宋体" w:cs="宋体" w:hint="eastAsia"/>
          <w:color w:val="000000"/>
          <w:kern w:val="0"/>
          <w:sz w:val="24"/>
          <w:szCs w:val="24"/>
        </w:rPr>
        <w:t>操作流程解答</w:t>
      </w:r>
      <w:r w:rsidR="0052722B">
        <w:rPr>
          <w:rFonts w:ascii="宋体" w:hAnsi="宋体" w:cs="宋体" w:hint="eastAsia"/>
          <w:color w:val="000000"/>
          <w:kern w:val="0"/>
          <w:sz w:val="24"/>
          <w:szCs w:val="24"/>
        </w:rPr>
        <w:t>。</w:t>
      </w:r>
    </w:p>
    <w:p w14:paraId="74FBF294" w14:textId="77777777" w:rsidR="000936D4" w:rsidRPr="009234CC" w:rsidRDefault="009234CC" w:rsidP="009234CC">
      <w:pPr>
        <w:spacing w:line="560" w:lineRule="exact"/>
        <w:ind w:firstLine="480"/>
        <w:rPr>
          <w:rFonts w:asciiTheme="minorEastAsia" w:eastAsiaTheme="minorEastAsia" w:hAnsiTheme="minorEastAsia"/>
          <w:b/>
          <w:sz w:val="24"/>
          <w:szCs w:val="24"/>
        </w:rPr>
      </w:pPr>
      <w:r>
        <w:rPr>
          <w:rFonts w:asciiTheme="minorEastAsia" w:eastAsiaTheme="minorEastAsia" w:hAnsiTheme="minorEastAsia" w:hint="eastAsia"/>
          <w:b/>
          <w:sz w:val="24"/>
          <w:szCs w:val="24"/>
        </w:rPr>
        <w:t>3</w:t>
      </w:r>
      <w:r>
        <w:rPr>
          <w:rFonts w:asciiTheme="minorEastAsia" w:eastAsiaTheme="minorEastAsia" w:hAnsiTheme="minorEastAsia"/>
          <w:b/>
          <w:sz w:val="24"/>
          <w:szCs w:val="24"/>
        </w:rPr>
        <w:t>.</w:t>
      </w:r>
      <w:r w:rsidR="00703BF4" w:rsidRPr="009234CC">
        <w:rPr>
          <w:rFonts w:asciiTheme="minorEastAsia" w:eastAsiaTheme="minorEastAsia" w:hAnsiTheme="minorEastAsia" w:hint="eastAsia"/>
          <w:b/>
          <w:sz w:val="24"/>
          <w:szCs w:val="24"/>
        </w:rPr>
        <w:t>特殊情况操作讲解</w:t>
      </w:r>
    </w:p>
    <w:p w14:paraId="0095FB46" w14:textId="77777777"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w:t>
      </w:r>
      <w:r w:rsidRPr="00D77533">
        <w:rPr>
          <w:rFonts w:asciiTheme="minorEastAsia" w:eastAsiaTheme="minorEastAsia" w:hAnsiTheme="minorEastAsia" w:hint="eastAsia"/>
          <w:sz w:val="24"/>
          <w:szCs w:val="24"/>
        </w:rPr>
        <w:lastRenderedPageBreak/>
        <w:t>对特殊情况、特殊问题在系统中如何处理及操作的讲解。</w:t>
      </w:r>
      <w:r w:rsidR="007468B9">
        <w:rPr>
          <w:rFonts w:ascii="宋体" w:hAnsi="宋体" w:hint="eastAsia"/>
          <w:sz w:val="24"/>
          <w:szCs w:val="24"/>
        </w:rPr>
        <w:t>包括预算追加导入操作讲解。</w:t>
      </w:r>
    </w:p>
    <w:p w14:paraId="14D5684D" w14:textId="77777777" w:rsidR="001106A2" w:rsidRPr="009234CC" w:rsidRDefault="009234CC" w:rsidP="009234CC">
      <w:pPr>
        <w:spacing w:line="560" w:lineRule="exact"/>
        <w:ind w:firstLine="480"/>
        <w:rPr>
          <w:rFonts w:asciiTheme="minorEastAsia" w:eastAsiaTheme="minorEastAsia" w:hAnsiTheme="minorEastAsia"/>
          <w:b/>
          <w:sz w:val="24"/>
          <w:szCs w:val="24"/>
        </w:rPr>
      </w:pPr>
      <w:r>
        <w:rPr>
          <w:rFonts w:asciiTheme="minorEastAsia" w:eastAsiaTheme="minorEastAsia" w:hAnsiTheme="minorEastAsia" w:hint="eastAsia"/>
          <w:b/>
          <w:sz w:val="24"/>
          <w:szCs w:val="24"/>
        </w:rPr>
        <w:t>4</w:t>
      </w:r>
      <w:r>
        <w:rPr>
          <w:rFonts w:asciiTheme="minorEastAsia" w:eastAsiaTheme="minorEastAsia" w:hAnsiTheme="minorEastAsia"/>
          <w:b/>
          <w:sz w:val="24"/>
          <w:szCs w:val="24"/>
        </w:rPr>
        <w:t>.</w:t>
      </w:r>
      <w:r w:rsidR="00703BF4" w:rsidRPr="009234CC">
        <w:rPr>
          <w:rFonts w:asciiTheme="minorEastAsia" w:eastAsiaTheme="minorEastAsia" w:hAnsiTheme="minorEastAsia" w:hint="eastAsia"/>
          <w:b/>
          <w:sz w:val="24"/>
          <w:szCs w:val="24"/>
        </w:rPr>
        <w:t>政策类解答</w:t>
      </w:r>
    </w:p>
    <w:p w14:paraId="5A0F0A78" w14:textId="77777777"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w:t>
      </w:r>
      <w:r w:rsidR="00AC158F" w:rsidRPr="00D77533">
        <w:rPr>
          <w:rFonts w:asciiTheme="minorEastAsia" w:eastAsiaTheme="minorEastAsia" w:hAnsiTheme="minorEastAsia" w:hint="eastAsia"/>
          <w:sz w:val="24"/>
          <w:szCs w:val="24"/>
        </w:rPr>
        <w:t>发生变动</w:t>
      </w:r>
      <w:r w:rsidRPr="00D77533">
        <w:rPr>
          <w:rFonts w:asciiTheme="minorEastAsia" w:eastAsiaTheme="minorEastAsia" w:hAnsiTheme="minorEastAsia" w:hint="eastAsia"/>
          <w:sz w:val="24"/>
          <w:szCs w:val="24"/>
        </w:rPr>
        <w:t>的情况下，系统相应作出更改后，对不了解政策变动的人员，由维护人员对其进行新政策的解答。</w:t>
      </w:r>
      <w:r w:rsidR="00F80C02">
        <w:rPr>
          <w:rFonts w:ascii="宋体" w:hAnsi="宋体" w:hint="eastAsia"/>
          <w:sz w:val="24"/>
          <w:szCs w:val="24"/>
        </w:rPr>
        <w:t>包括预算执行政策解答。</w:t>
      </w:r>
    </w:p>
    <w:p w14:paraId="0E11814A" w14:textId="77777777" w:rsidR="001106A2" w:rsidRPr="009234CC" w:rsidRDefault="009234CC" w:rsidP="009234CC">
      <w:pPr>
        <w:spacing w:line="560" w:lineRule="exact"/>
        <w:ind w:firstLine="480"/>
        <w:rPr>
          <w:rFonts w:asciiTheme="minorEastAsia" w:eastAsiaTheme="minorEastAsia" w:hAnsiTheme="minorEastAsia"/>
          <w:b/>
          <w:sz w:val="24"/>
          <w:szCs w:val="24"/>
        </w:rPr>
      </w:pPr>
      <w:r>
        <w:rPr>
          <w:rFonts w:asciiTheme="minorEastAsia" w:eastAsiaTheme="minorEastAsia" w:hAnsiTheme="minorEastAsia" w:hint="eastAsia"/>
          <w:b/>
          <w:sz w:val="24"/>
          <w:szCs w:val="24"/>
        </w:rPr>
        <w:t>5</w:t>
      </w:r>
      <w:r>
        <w:rPr>
          <w:rFonts w:asciiTheme="minorEastAsia" w:eastAsiaTheme="minorEastAsia" w:hAnsiTheme="minorEastAsia"/>
          <w:b/>
          <w:sz w:val="24"/>
          <w:szCs w:val="24"/>
        </w:rPr>
        <w:t>.</w:t>
      </w:r>
      <w:r w:rsidR="00703BF4" w:rsidRPr="009234CC">
        <w:rPr>
          <w:rFonts w:asciiTheme="minorEastAsia" w:eastAsiaTheme="minorEastAsia" w:hAnsiTheme="minorEastAsia" w:hint="eastAsia"/>
          <w:b/>
          <w:sz w:val="24"/>
          <w:szCs w:val="24"/>
        </w:rPr>
        <w:t>辅助操作</w:t>
      </w:r>
    </w:p>
    <w:p w14:paraId="5099AE07" w14:textId="77777777"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r w:rsidR="00DD6C57">
        <w:rPr>
          <w:rFonts w:ascii="宋体" w:hAnsi="宋体" w:hint="eastAsia"/>
          <w:sz w:val="24"/>
          <w:szCs w:val="24"/>
        </w:rPr>
        <w:t>包括年初预算导入</w:t>
      </w:r>
      <w:r w:rsidR="00DD6C57">
        <w:rPr>
          <w:rFonts w:ascii="宋体" w:hAnsi="宋体" w:cs="宋体" w:hint="eastAsia"/>
          <w:color w:val="000000"/>
          <w:kern w:val="0"/>
          <w:sz w:val="24"/>
          <w:szCs w:val="24"/>
        </w:rPr>
        <w:t>辅助操作</w:t>
      </w:r>
      <w:r w:rsidR="00DD6C57">
        <w:rPr>
          <w:rFonts w:ascii="宋体" w:hAnsi="宋体" w:hint="eastAsia"/>
          <w:sz w:val="24"/>
          <w:szCs w:val="24"/>
        </w:rPr>
        <w:t>、内部专项管理</w:t>
      </w:r>
      <w:r w:rsidR="00DD6C57">
        <w:rPr>
          <w:rFonts w:ascii="宋体" w:hAnsi="宋体" w:cs="宋体" w:hint="eastAsia"/>
          <w:color w:val="000000"/>
          <w:kern w:val="0"/>
          <w:sz w:val="24"/>
          <w:szCs w:val="24"/>
        </w:rPr>
        <w:t>辅助操作</w:t>
      </w:r>
      <w:r w:rsidR="00DD6C57">
        <w:rPr>
          <w:rFonts w:ascii="宋体" w:hAnsi="宋体" w:hint="eastAsia"/>
          <w:sz w:val="24"/>
          <w:szCs w:val="24"/>
        </w:rPr>
        <w:t>、外部专项管理</w:t>
      </w:r>
      <w:r w:rsidR="00DD6C57">
        <w:rPr>
          <w:rFonts w:ascii="宋体" w:hAnsi="宋体" w:cs="宋体" w:hint="eastAsia"/>
          <w:color w:val="000000"/>
          <w:kern w:val="0"/>
          <w:sz w:val="24"/>
          <w:szCs w:val="24"/>
        </w:rPr>
        <w:t>辅助操作。</w:t>
      </w:r>
    </w:p>
    <w:p w14:paraId="32B61A96" w14:textId="77777777" w:rsidR="000936D4" w:rsidRPr="009234CC" w:rsidRDefault="009234CC" w:rsidP="009234CC">
      <w:pPr>
        <w:spacing w:line="560" w:lineRule="exact"/>
        <w:ind w:firstLine="480"/>
        <w:rPr>
          <w:rFonts w:asciiTheme="minorEastAsia" w:eastAsiaTheme="minorEastAsia" w:hAnsiTheme="minorEastAsia"/>
          <w:b/>
          <w:sz w:val="24"/>
          <w:szCs w:val="24"/>
        </w:rPr>
      </w:pPr>
      <w:r>
        <w:rPr>
          <w:rFonts w:asciiTheme="minorEastAsia" w:eastAsiaTheme="minorEastAsia" w:hAnsiTheme="minorEastAsia" w:hint="eastAsia"/>
          <w:b/>
          <w:sz w:val="24"/>
          <w:szCs w:val="24"/>
        </w:rPr>
        <w:t>6</w:t>
      </w:r>
      <w:r>
        <w:rPr>
          <w:rFonts w:asciiTheme="minorEastAsia" w:eastAsiaTheme="minorEastAsia" w:hAnsiTheme="minorEastAsia"/>
          <w:b/>
          <w:sz w:val="24"/>
          <w:szCs w:val="24"/>
        </w:rPr>
        <w:t>.</w:t>
      </w:r>
      <w:r w:rsidR="00703BF4" w:rsidRPr="009234CC">
        <w:rPr>
          <w:rFonts w:asciiTheme="minorEastAsia" w:eastAsiaTheme="minorEastAsia" w:hAnsiTheme="minorEastAsia" w:hint="eastAsia"/>
          <w:b/>
          <w:sz w:val="24"/>
          <w:szCs w:val="24"/>
        </w:rPr>
        <w:t>辅助数据录入</w:t>
      </w:r>
    </w:p>
    <w:p w14:paraId="0F26B061" w14:textId="77777777"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r w:rsidR="00903435">
        <w:rPr>
          <w:rFonts w:ascii="宋体" w:hAnsi="宋体" w:hint="eastAsia"/>
          <w:sz w:val="24"/>
          <w:szCs w:val="24"/>
        </w:rPr>
        <w:t>包括预算导入表格辅助录入。</w:t>
      </w:r>
    </w:p>
    <w:p w14:paraId="5A494271" w14:textId="77777777" w:rsidR="001106A2" w:rsidRPr="009234CC" w:rsidRDefault="009234CC" w:rsidP="009234CC">
      <w:pPr>
        <w:spacing w:line="560" w:lineRule="exact"/>
        <w:ind w:firstLine="480"/>
        <w:rPr>
          <w:rFonts w:asciiTheme="minorEastAsia" w:eastAsiaTheme="minorEastAsia" w:hAnsiTheme="minorEastAsia"/>
          <w:b/>
          <w:sz w:val="24"/>
          <w:szCs w:val="24"/>
        </w:rPr>
      </w:pPr>
      <w:r>
        <w:rPr>
          <w:rFonts w:asciiTheme="minorEastAsia" w:eastAsiaTheme="minorEastAsia" w:hAnsiTheme="minorEastAsia" w:hint="eastAsia"/>
          <w:b/>
          <w:sz w:val="24"/>
          <w:szCs w:val="24"/>
        </w:rPr>
        <w:t>7</w:t>
      </w:r>
      <w:r>
        <w:rPr>
          <w:rFonts w:asciiTheme="minorEastAsia" w:eastAsiaTheme="minorEastAsia" w:hAnsiTheme="minorEastAsia"/>
          <w:b/>
          <w:sz w:val="24"/>
          <w:szCs w:val="24"/>
        </w:rPr>
        <w:t>.</w:t>
      </w:r>
      <w:r w:rsidR="00703BF4" w:rsidRPr="009234CC">
        <w:rPr>
          <w:rFonts w:asciiTheme="minorEastAsia" w:eastAsiaTheme="minorEastAsia" w:hAnsiTheme="minorEastAsia" w:hint="eastAsia"/>
          <w:b/>
          <w:sz w:val="24"/>
          <w:szCs w:val="24"/>
        </w:rPr>
        <w:t>测试数据删除</w:t>
      </w:r>
    </w:p>
    <w:p w14:paraId="4786D4A6" w14:textId="77777777"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004F16E8" w:rsidRPr="00D77533">
        <w:rPr>
          <w:rFonts w:asciiTheme="minorEastAsia" w:eastAsiaTheme="minorEastAsia" w:hAnsiTheme="minorEastAsia" w:hint="eastAsia"/>
          <w:sz w:val="24"/>
          <w:szCs w:val="24"/>
        </w:rPr>
        <w:t>。</w:t>
      </w:r>
      <w:r w:rsidR="005E5A2D">
        <w:rPr>
          <w:rFonts w:ascii="宋体" w:hAnsi="宋体" w:hint="eastAsia"/>
          <w:sz w:val="24"/>
          <w:szCs w:val="24"/>
        </w:rPr>
        <w:t>包括年初预算导入</w:t>
      </w:r>
      <w:r w:rsidR="005E5A2D">
        <w:rPr>
          <w:rFonts w:ascii="宋体" w:hAnsi="宋体" w:cs="宋体" w:hint="eastAsia"/>
          <w:color w:val="000000"/>
          <w:kern w:val="0"/>
          <w:sz w:val="24"/>
          <w:szCs w:val="24"/>
        </w:rPr>
        <w:t>测试数据删除</w:t>
      </w:r>
      <w:r w:rsidR="005E5A2D">
        <w:rPr>
          <w:rFonts w:ascii="宋体" w:hAnsi="宋体" w:hint="eastAsia"/>
          <w:sz w:val="24"/>
          <w:szCs w:val="24"/>
        </w:rPr>
        <w:t>、内部专项管理</w:t>
      </w:r>
      <w:r w:rsidR="005E5A2D">
        <w:rPr>
          <w:rFonts w:ascii="宋体" w:hAnsi="宋体" w:cs="宋体" w:hint="eastAsia"/>
          <w:color w:val="000000"/>
          <w:kern w:val="0"/>
          <w:sz w:val="24"/>
          <w:szCs w:val="24"/>
        </w:rPr>
        <w:t>测试数据删除</w:t>
      </w:r>
      <w:r w:rsidR="005E5A2D">
        <w:rPr>
          <w:rFonts w:ascii="宋体" w:hAnsi="宋体" w:hint="eastAsia"/>
          <w:sz w:val="24"/>
          <w:szCs w:val="24"/>
        </w:rPr>
        <w:t>、外部专项管理</w:t>
      </w:r>
      <w:r w:rsidR="005E5A2D">
        <w:rPr>
          <w:rFonts w:ascii="宋体" w:hAnsi="宋体" w:cs="宋体" w:hint="eastAsia"/>
          <w:color w:val="000000"/>
          <w:kern w:val="0"/>
          <w:sz w:val="24"/>
          <w:szCs w:val="24"/>
        </w:rPr>
        <w:t>测试数据删除。</w:t>
      </w:r>
    </w:p>
    <w:p w14:paraId="1A98B7DA" w14:textId="77777777" w:rsidR="008B402D" w:rsidRPr="009234CC" w:rsidRDefault="009234CC" w:rsidP="009234CC">
      <w:pPr>
        <w:spacing w:line="560" w:lineRule="exact"/>
        <w:ind w:firstLine="480"/>
        <w:rPr>
          <w:rFonts w:asciiTheme="minorEastAsia" w:eastAsiaTheme="minorEastAsia" w:hAnsiTheme="minorEastAsia"/>
          <w:b/>
          <w:sz w:val="24"/>
          <w:szCs w:val="24"/>
        </w:rPr>
      </w:pPr>
      <w:r>
        <w:rPr>
          <w:rFonts w:asciiTheme="minorEastAsia" w:eastAsiaTheme="minorEastAsia" w:hAnsiTheme="minorEastAsia" w:hint="eastAsia"/>
          <w:b/>
          <w:sz w:val="24"/>
          <w:szCs w:val="24"/>
        </w:rPr>
        <w:t>8</w:t>
      </w:r>
      <w:r>
        <w:rPr>
          <w:rFonts w:asciiTheme="minorEastAsia" w:eastAsiaTheme="minorEastAsia" w:hAnsiTheme="minorEastAsia"/>
          <w:b/>
          <w:sz w:val="24"/>
          <w:szCs w:val="24"/>
        </w:rPr>
        <w:t>.</w:t>
      </w:r>
      <w:r w:rsidR="008B402D" w:rsidRPr="009234CC">
        <w:rPr>
          <w:rFonts w:asciiTheme="minorEastAsia" w:eastAsiaTheme="minorEastAsia" w:hAnsiTheme="minorEastAsia" w:hint="eastAsia"/>
          <w:b/>
          <w:sz w:val="24"/>
          <w:szCs w:val="24"/>
        </w:rPr>
        <w:t>疑难账目核对</w:t>
      </w:r>
    </w:p>
    <w:p w14:paraId="6FD1EDF9" w14:textId="77777777" w:rsidR="008B402D" w:rsidRPr="00D77533" w:rsidRDefault="008B402D" w:rsidP="008B402D">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在系统使用过程中，月底财务对账时及年底结账时出现账目不清、账目数不对的情况下，提供辅助财务部门进行账目核对，查找账目问题等服务</w:t>
      </w:r>
      <w:r>
        <w:rPr>
          <w:rFonts w:ascii="宋体" w:hAnsi="宋体" w:hint="eastAsia"/>
          <w:sz w:val="24"/>
          <w:szCs w:val="24"/>
        </w:rPr>
        <w:t>。</w:t>
      </w:r>
      <w:r w:rsidR="002505F1">
        <w:rPr>
          <w:rFonts w:ascii="宋体" w:hAnsi="宋体" w:hint="eastAsia"/>
          <w:sz w:val="24"/>
          <w:szCs w:val="24"/>
        </w:rPr>
        <w:t>项目资金执行情况账目核对、内部专项资金账目核对、外部专项资金账目核对等。</w:t>
      </w:r>
    </w:p>
    <w:p w14:paraId="63A36A1B" w14:textId="77777777" w:rsidR="008B402D" w:rsidRPr="009234CC" w:rsidRDefault="009234CC" w:rsidP="009234CC">
      <w:pPr>
        <w:spacing w:line="560" w:lineRule="exact"/>
        <w:ind w:firstLine="480"/>
        <w:rPr>
          <w:rFonts w:asciiTheme="minorEastAsia" w:eastAsiaTheme="minorEastAsia" w:hAnsiTheme="minorEastAsia"/>
          <w:b/>
          <w:sz w:val="24"/>
          <w:szCs w:val="24"/>
        </w:rPr>
      </w:pPr>
      <w:r>
        <w:rPr>
          <w:rFonts w:asciiTheme="minorEastAsia" w:eastAsiaTheme="minorEastAsia" w:hAnsiTheme="minorEastAsia" w:hint="eastAsia"/>
          <w:b/>
          <w:sz w:val="24"/>
          <w:szCs w:val="24"/>
        </w:rPr>
        <w:t>9</w:t>
      </w:r>
      <w:r>
        <w:rPr>
          <w:rFonts w:asciiTheme="minorEastAsia" w:eastAsiaTheme="minorEastAsia" w:hAnsiTheme="minorEastAsia"/>
          <w:b/>
          <w:sz w:val="24"/>
          <w:szCs w:val="24"/>
        </w:rPr>
        <w:t>.</w:t>
      </w:r>
      <w:r w:rsidR="008B402D" w:rsidRPr="009234CC">
        <w:rPr>
          <w:rFonts w:asciiTheme="minorEastAsia" w:eastAsiaTheme="minorEastAsia" w:hAnsiTheme="minorEastAsia" w:hint="eastAsia"/>
          <w:b/>
          <w:sz w:val="24"/>
          <w:szCs w:val="24"/>
        </w:rPr>
        <w:t>凭证模板设置变更</w:t>
      </w:r>
    </w:p>
    <w:p w14:paraId="0F2A895E" w14:textId="77777777" w:rsidR="008B402D" w:rsidRPr="00D77533" w:rsidRDefault="008B402D" w:rsidP="008B402D">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财务做账中出现借方、贷方与系统出现不一致、无法自动生成凭证时，辅助财务人员对核算凭证模板进行更改，使系统能够自动生成对应的会计凭证</w:t>
      </w:r>
      <w:r w:rsidRPr="00D77533">
        <w:rPr>
          <w:rFonts w:asciiTheme="minorEastAsia" w:eastAsiaTheme="minorEastAsia" w:hAnsiTheme="minorEastAsia" w:hint="eastAsia"/>
          <w:sz w:val="24"/>
          <w:szCs w:val="24"/>
        </w:rPr>
        <w:t>。</w:t>
      </w:r>
    </w:p>
    <w:p w14:paraId="6DE4A2C7" w14:textId="77777777" w:rsidR="001106A2" w:rsidRPr="009234CC" w:rsidRDefault="009234CC" w:rsidP="009234CC">
      <w:pPr>
        <w:spacing w:line="560" w:lineRule="exact"/>
        <w:ind w:firstLine="480"/>
        <w:rPr>
          <w:rFonts w:asciiTheme="minorEastAsia" w:eastAsiaTheme="minorEastAsia" w:hAnsiTheme="minorEastAsia"/>
          <w:b/>
          <w:sz w:val="24"/>
          <w:szCs w:val="24"/>
        </w:rPr>
      </w:pPr>
      <w:r>
        <w:rPr>
          <w:rFonts w:asciiTheme="minorEastAsia" w:eastAsiaTheme="minorEastAsia" w:hAnsiTheme="minorEastAsia" w:hint="eastAsia"/>
          <w:b/>
          <w:sz w:val="24"/>
          <w:szCs w:val="24"/>
        </w:rPr>
        <w:t>1</w:t>
      </w:r>
      <w:r>
        <w:rPr>
          <w:rFonts w:asciiTheme="minorEastAsia" w:eastAsiaTheme="minorEastAsia" w:hAnsiTheme="minorEastAsia"/>
          <w:b/>
          <w:sz w:val="24"/>
          <w:szCs w:val="24"/>
        </w:rPr>
        <w:t>0.</w:t>
      </w:r>
      <w:r w:rsidR="00703BF4" w:rsidRPr="009234CC">
        <w:rPr>
          <w:rFonts w:asciiTheme="minorEastAsia" w:eastAsiaTheme="minorEastAsia" w:hAnsiTheme="minorEastAsia" w:hint="eastAsia"/>
          <w:b/>
          <w:sz w:val="24"/>
          <w:szCs w:val="24"/>
        </w:rPr>
        <w:t>其他故障处理</w:t>
      </w:r>
    </w:p>
    <w:p w14:paraId="77459F01" w14:textId="77777777" w:rsidR="001106A2" w:rsidRPr="00D77533" w:rsidRDefault="001106A2" w:rsidP="00461ACD">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14:paraId="44F1ED2A" w14:textId="77777777" w:rsidR="001106A2" w:rsidRPr="009234CC" w:rsidRDefault="009234CC" w:rsidP="009234CC">
      <w:pPr>
        <w:spacing w:line="560" w:lineRule="exact"/>
        <w:ind w:firstLine="480"/>
        <w:rPr>
          <w:rFonts w:asciiTheme="minorEastAsia" w:eastAsiaTheme="minorEastAsia" w:hAnsiTheme="minorEastAsia"/>
          <w:b/>
          <w:sz w:val="24"/>
          <w:szCs w:val="24"/>
        </w:rPr>
      </w:pPr>
      <w:r>
        <w:rPr>
          <w:rFonts w:asciiTheme="minorEastAsia" w:eastAsiaTheme="minorEastAsia" w:hAnsiTheme="minorEastAsia" w:hint="eastAsia"/>
          <w:b/>
          <w:sz w:val="24"/>
          <w:szCs w:val="24"/>
        </w:rPr>
        <w:lastRenderedPageBreak/>
        <w:t>1</w:t>
      </w:r>
      <w:r>
        <w:rPr>
          <w:rFonts w:asciiTheme="minorEastAsia" w:eastAsiaTheme="minorEastAsia" w:hAnsiTheme="minorEastAsia"/>
          <w:b/>
          <w:sz w:val="24"/>
          <w:szCs w:val="24"/>
        </w:rPr>
        <w:t>1.</w:t>
      </w:r>
      <w:r w:rsidR="00703BF4" w:rsidRPr="009234CC">
        <w:rPr>
          <w:rFonts w:asciiTheme="minorEastAsia" w:eastAsiaTheme="minorEastAsia" w:hAnsiTheme="minorEastAsia" w:hint="eastAsia"/>
          <w:b/>
          <w:sz w:val="24"/>
          <w:szCs w:val="24"/>
        </w:rPr>
        <w:t>临时报表制作及提取</w:t>
      </w:r>
    </w:p>
    <w:p w14:paraId="10242B38" w14:textId="77777777" w:rsidR="00795E8E" w:rsidRPr="00D55D88" w:rsidRDefault="001106A2" w:rsidP="00D55D8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14:paraId="569AB758" w14:textId="77777777" w:rsidR="00C9577E" w:rsidRDefault="00C9577E" w:rsidP="00761147">
      <w:pPr>
        <w:pStyle w:val="4"/>
        <w:numPr>
          <w:ilvl w:val="2"/>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系统优化调整</w:t>
      </w:r>
    </w:p>
    <w:p w14:paraId="0878870F" w14:textId="77777777" w:rsidR="00C9577E" w:rsidRPr="00F959AD" w:rsidRDefault="00C9577E" w:rsidP="00C9577E">
      <w:pPr>
        <w:ind w:firstLine="480"/>
        <w:rPr>
          <w:rFonts w:asciiTheme="minorEastAsia" w:eastAsiaTheme="minorEastAsia" w:hAnsiTheme="minorEastAsia"/>
          <w:sz w:val="24"/>
          <w:szCs w:val="24"/>
        </w:rPr>
      </w:pPr>
      <w:bookmarkStart w:id="272" w:name="_Hlk500342081"/>
      <w:bookmarkStart w:id="273" w:name="_Hlk500341861"/>
      <w:r w:rsidRPr="00F959AD">
        <w:rPr>
          <w:rFonts w:asciiTheme="minorEastAsia" w:eastAsiaTheme="minorEastAsia" w:hAnsiTheme="minorEastAsia" w:hint="eastAsia"/>
          <w:sz w:val="24"/>
          <w:szCs w:val="24"/>
        </w:rPr>
        <w:t>系统优化调整</w:t>
      </w:r>
      <w:r w:rsidR="00470650">
        <w:rPr>
          <w:rFonts w:asciiTheme="minorEastAsia" w:eastAsiaTheme="minorEastAsia" w:hAnsiTheme="minorEastAsia" w:hint="eastAsia"/>
          <w:sz w:val="24"/>
          <w:szCs w:val="24"/>
        </w:rPr>
        <w:t>省本级和两家中级人民</w:t>
      </w:r>
      <w:r>
        <w:rPr>
          <w:rFonts w:asciiTheme="minorEastAsia" w:eastAsiaTheme="minorEastAsia" w:hAnsiTheme="minorEastAsia" w:hint="eastAsia"/>
          <w:sz w:val="24"/>
          <w:szCs w:val="24"/>
        </w:rPr>
        <w:t>法院提出的优化调整。</w:t>
      </w:r>
    </w:p>
    <w:bookmarkEnd w:id="272"/>
    <w:p w14:paraId="12E206FF" w14:textId="77777777" w:rsidR="00C9577E" w:rsidRDefault="009D6AAB" w:rsidP="00761147">
      <w:pPr>
        <w:pStyle w:val="12"/>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系统优化</w:t>
      </w:r>
      <w:r w:rsidR="00C9577E">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需求</w:t>
      </w:r>
      <w:r w:rsidR="00C9577E">
        <w:rPr>
          <w:rFonts w:asciiTheme="minorEastAsia" w:eastAsiaTheme="minorEastAsia" w:hAnsiTheme="minorEastAsia" w:hint="eastAsia"/>
          <w:sz w:val="24"/>
          <w:szCs w:val="24"/>
        </w:rPr>
        <w:t>收集</w:t>
      </w:r>
    </w:p>
    <w:p w14:paraId="04330F20" w14:textId="77777777" w:rsidR="00FC2DA5" w:rsidRPr="00D77533" w:rsidRDefault="00FC2DA5" w:rsidP="00FC2DA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35D7F1BA" w14:textId="77777777" w:rsidR="00FC2DA5" w:rsidRDefault="00FC2DA5" w:rsidP="00FC2DA5">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1)单据填报数据项增加</w:t>
      </w:r>
    </w:p>
    <w:p w14:paraId="386141C4" w14:textId="77777777" w:rsidR="00FC2DA5" w:rsidRDefault="00FC2DA5" w:rsidP="00FC2DA5">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Pr="00D77533">
        <w:rPr>
          <w:rFonts w:asciiTheme="minorEastAsia" w:eastAsiaTheme="minorEastAsia" w:hAnsiTheme="minorEastAsia" w:hint="eastAsia"/>
          <w:sz w:val="24"/>
          <w:szCs w:val="24"/>
        </w:rPr>
        <w:t>)单据填报数据项</w:t>
      </w:r>
      <w:r>
        <w:rPr>
          <w:rFonts w:asciiTheme="minorEastAsia" w:eastAsiaTheme="minorEastAsia" w:hAnsiTheme="minorEastAsia" w:hint="eastAsia"/>
          <w:sz w:val="24"/>
          <w:szCs w:val="24"/>
        </w:rPr>
        <w:t>样式调整</w:t>
      </w:r>
    </w:p>
    <w:p w14:paraId="0624C3D7" w14:textId="77777777" w:rsidR="00FC2DA5" w:rsidRPr="00D77533" w:rsidRDefault="00D52C89" w:rsidP="00FC2DA5">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00FC2DA5" w:rsidRPr="00D77533">
        <w:rPr>
          <w:rFonts w:asciiTheme="minorEastAsia" w:eastAsiaTheme="minorEastAsia" w:hAnsiTheme="minorEastAsia" w:hint="eastAsia"/>
          <w:sz w:val="24"/>
          <w:szCs w:val="24"/>
        </w:rPr>
        <w:t>)流程节点变更</w:t>
      </w:r>
    </w:p>
    <w:p w14:paraId="4B79B518" w14:textId="77777777" w:rsidR="00FC2DA5" w:rsidRPr="00D77533" w:rsidRDefault="00D52C89" w:rsidP="00FC2DA5">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4</w:t>
      </w:r>
      <w:r w:rsidR="00FC2DA5" w:rsidRPr="00D77533">
        <w:rPr>
          <w:rFonts w:asciiTheme="minorEastAsia" w:eastAsiaTheme="minorEastAsia" w:hAnsiTheme="minorEastAsia" w:hint="eastAsia"/>
          <w:sz w:val="24"/>
          <w:szCs w:val="24"/>
        </w:rPr>
        <w:t>)数据字典调整</w:t>
      </w:r>
    </w:p>
    <w:p w14:paraId="17253715" w14:textId="77777777" w:rsidR="00FC2DA5" w:rsidRPr="00D77533" w:rsidRDefault="00D52C89" w:rsidP="00FC2DA5">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5</w:t>
      </w:r>
      <w:r w:rsidR="00FC2DA5" w:rsidRPr="00D77533">
        <w:rPr>
          <w:rFonts w:asciiTheme="minorEastAsia" w:eastAsiaTheme="minorEastAsia" w:hAnsiTheme="minorEastAsia" w:hint="eastAsia"/>
          <w:sz w:val="24"/>
          <w:szCs w:val="24"/>
        </w:rPr>
        <w:t>)统计查询条件、展示格式调整</w:t>
      </w:r>
    </w:p>
    <w:p w14:paraId="09BEE08C" w14:textId="77777777" w:rsidR="00C9577E" w:rsidRDefault="009D6AAB" w:rsidP="00761147">
      <w:pPr>
        <w:pStyle w:val="12"/>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方案及DEMO确认</w:t>
      </w:r>
    </w:p>
    <w:p w14:paraId="7AB90C02" w14:textId="77777777" w:rsidR="00934EAF" w:rsidRPr="00B2564D" w:rsidRDefault="00934EAF" w:rsidP="00934EAF">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w:t>
      </w:r>
      <w:r w:rsidR="00EB70B2">
        <w:rPr>
          <w:rFonts w:asciiTheme="minorEastAsia" w:eastAsiaTheme="minorEastAsia" w:hAnsiTheme="minorEastAsia" w:hint="eastAsia"/>
          <w:sz w:val="24"/>
          <w:szCs w:val="24"/>
        </w:rPr>
        <w:t>收集的优化</w:t>
      </w:r>
      <w:r w:rsidRPr="00B2564D">
        <w:rPr>
          <w:rFonts w:asciiTheme="minorEastAsia" w:eastAsiaTheme="minorEastAsia" w:hAnsiTheme="minorEastAsia" w:hint="eastAsia"/>
          <w:sz w:val="24"/>
          <w:szCs w:val="24"/>
        </w:rPr>
        <w:t>需求内容，制作对应的demo，并对需求提出部门进行演示，完成需求内容和DEMO的最终确认。</w:t>
      </w:r>
    </w:p>
    <w:p w14:paraId="280EAEED" w14:textId="77777777" w:rsidR="00C9577E" w:rsidRDefault="009D6AAB" w:rsidP="00761147">
      <w:pPr>
        <w:pStyle w:val="12"/>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代码编写</w:t>
      </w:r>
    </w:p>
    <w:p w14:paraId="565979DC" w14:textId="77777777" w:rsidR="00B84F48" w:rsidRPr="00B2564D" w:rsidRDefault="00B84F48" w:rsidP="00B84F48">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开发，在进行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p>
    <w:p w14:paraId="41A4DCDD" w14:textId="77777777" w:rsidR="00C9577E" w:rsidRDefault="009D6AAB" w:rsidP="00761147">
      <w:pPr>
        <w:pStyle w:val="12"/>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测试及BUG修改</w:t>
      </w:r>
    </w:p>
    <w:p w14:paraId="6CB9F25C" w14:textId="77777777" w:rsidR="002D520F" w:rsidRPr="0005696A" w:rsidRDefault="002D520F" w:rsidP="002D520F">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系统优化调整</w:t>
      </w:r>
      <w:r w:rsidRPr="0005696A">
        <w:rPr>
          <w:rFonts w:asciiTheme="minorEastAsia" w:eastAsiaTheme="minorEastAsia" w:hAnsiTheme="minorEastAsia" w:hint="eastAsia"/>
          <w:sz w:val="24"/>
          <w:szCs w:val="24"/>
        </w:rPr>
        <w:t>的功能模块进行详细测试，并编辑测试文档，测试过程中除测试修改的功能外，与该功能相关的其它功能模块也进行全面测试。</w:t>
      </w:r>
    </w:p>
    <w:p w14:paraId="349398BA" w14:textId="77777777" w:rsidR="002D520F" w:rsidRPr="0005696A" w:rsidRDefault="002D520F" w:rsidP="002D520F">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测试包括功能测试、数据测试、模块测试、系统测试，以确保</w:t>
      </w:r>
      <w:r>
        <w:rPr>
          <w:rFonts w:asciiTheme="minorEastAsia" w:eastAsiaTheme="minorEastAsia" w:hAnsiTheme="minorEastAsia" w:hint="eastAsia"/>
          <w:sz w:val="24"/>
          <w:szCs w:val="24"/>
        </w:rPr>
        <w:t>优化调整</w:t>
      </w:r>
      <w:r w:rsidRPr="0005696A">
        <w:rPr>
          <w:rFonts w:asciiTheme="minorEastAsia" w:eastAsiaTheme="minorEastAsia" w:hAnsiTheme="minorEastAsia" w:hint="eastAsia"/>
          <w:sz w:val="24"/>
          <w:szCs w:val="24"/>
        </w:rPr>
        <w:t>的功能正常使用的情况下，不影响其它模块的正常使用。</w:t>
      </w:r>
    </w:p>
    <w:p w14:paraId="1D56E13A" w14:textId="77777777" w:rsidR="002D520F" w:rsidRPr="00D77533" w:rsidRDefault="002D520F" w:rsidP="002D520F">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同时对优化调整后的整个</w:t>
      </w:r>
      <w:r w:rsidRPr="00D77533">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进行</w:t>
      </w:r>
      <w:r w:rsidRPr="00D77533">
        <w:rPr>
          <w:rFonts w:asciiTheme="minorEastAsia" w:eastAsiaTheme="minorEastAsia" w:hAnsiTheme="minorEastAsia" w:hint="eastAsia"/>
          <w:sz w:val="24"/>
          <w:szCs w:val="24"/>
        </w:rPr>
        <w:t>单元测试、</w:t>
      </w:r>
      <w:hyperlink r:id="rId17"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18"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w:t>
      </w:r>
      <w:r>
        <w:rPr>
          <w:rFonts w:asciiTheme="minorEastAsia" w:eastAsiaTheme="minorEastAsia" w:hAnsiTheme="minorEastAsia" w:hint="eastAsia"/>
          <w:sz w:val="24"/>
          <w:szCs w:val="24"/>
        </w:rPr>
        <w:t>模拟</w:t>
      </w:r>
      <w:r w:rsidRPr="00D77533">
        <w:rPr>
          <w:rFonts w:asciiTheme="minorEastAsia" w:eastAsiaTheme="minorEastAsia" w:hAnsiTheme="minorEastAsia"/>
          <w:sz w:val="24"/>
          <w:szCs w:val="24"/>
        </w:rPr>
        <w:t>实际运行环境下对计算机系统进行一系列严格有效地测试，以发现潜在的问题，保证系统的正常运行。</w:t>
      </w:r>
    </w:p>
    <w:p w14:paraId="290B36C1" w14:textId="77777777" w:rsidR="00C9577E" w:rsidRPr="00D77533" w:rsidRDefault="009D6AAB" w:rsidP="00761147">
      <w:pPr>
        <w:pStyle w:val="12"/>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部署及数据处理和文档更新</w:t>
      </w:r>
    </w:p>
    <w:p w14:paraId="2E4044EF" w14:textId="77777777" w:rsidR="00C9577E" w:rsidRPr="00D77533" w:rsidRDefault="009D6AAB" w:rsidP="00C9577E">
      <w:pPr>
        <w:ind w:firstLine="480"/>
        <w:rPr>
          <w:rFonts w:asciiTheme="minorEastAsia" w:eastAsiaTheme="minorEastAsia" w:hAnsiTheme="minorEastAsia"/>
          <w:sz w:val="24"/>
          <w:szCs w:val="24"/>
        </w:rPr>
      </w:pPr>
      <w:bookmarkStart w:id="274" w:name="_Hlk500337997"/>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的功能发布到正式系统后的正确性。</w:t>
      </w:r>
    </w:p>
    <w:p w14:paraId="72A14EDA" w14:textId="77777777" w:rsidR="00C9577E" w:rsidRPr="00D77533" w:rsidRDefault="00C9577E" w:rsidP="00C9577E">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009D6AAB">
        <w:rPr>
          <w:rFonts w:asciiTheme="minorEastAsia" w:eastAsiaTheme="minorEastAsia" w:hAnsiTheme="minorEastAsia" w:hint="eastAsia"/>
          <w:sz w:val="24"/>
          <w:szCs w:val="24"/>
        </w:rPr>
        <w:t>系统优</w:t>
      </w:r>
      <w:r w:rsidR="009D6AAB" w:rsidRPr="00D77533">
        <w:rPr>
          <w:rFonts w:asciiTheme="minorEastAsia" w:eastAsiaTheme="minorEastAsia" w:hAnsiTheme="minorEastAsia" w:hint="eastAsia"/>
          <w:sz w:val="24"/>
          <w:szCs w:val="24"/>
        </w:rPr>
        <w:t>化</w:t>
      </w:r>
      <w:r w:rsidR="009D6AAB">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涉及的历史数据进行批量处理，确保</w:t>
      </w:r>
      <w:r w:rsidR="009D6AAB">
        <w:rPr>
          <w:rFonts w:asciiTheme="minorEastAsia" w:eastAsiaTheme="minorEastAsia" w:hAnsiTheme="minorEastAsia" w:hint="eastAsia"/>
          <w:sz w:val="24"/>
          <w:szCs w:val="24"/>
        </w:rPr>
        <w:t>优化调整</w:t>
      </w:r>
      <w:r w:rsidRPr="00D77533">
        <w:rPr>
          <w:rFonts w:asciiTheme="minorEastAsia" w:eastAsiaTheme="minorEastAsia" w:hAnsiTheme="minorEastAsia" w:hint="eastAsia"/>
          <w:sz w:val="24"/>
          <w:szCs w:val="24"/>
        </w:rPr>
        <w:t>后的功能兼容历史数据的展现和业务办理。</w:t>
      </w:r>
    </w:p>
    <w:p w14:paraId="315AECB8" w14:textId="77777777" w:rsidR="00613BCB" w:rsidRDefault="00CE02D9" w:rsidP="004D614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w:t>
      </w:r>
      <w:r w:rsidR="00C9577E" w:rsidRPr="00D77533">
        <w:rPr>
          <w:rFonts w:asciiTheme="minorEastAsia" w:eastAsiaTheme="minorEastAsia" w:hAnsiTheme="minorEastAsia" w:hint="eastAsia"/>
          <w:sz w:val="24"/>
          <w:szCs w:val="24"/>
        </w:rPr>
        <w:t>文档更新主要是涉及到系统操作手册的更新，</w:t>
      </w: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w:t>
      </w:r>
      <w:r w:rsidR="00C9577E" w:rsidRPr="00D77533">
        <w:rPr>
          <w:rFonts w:asciiTheme="minorEastAsia" w:eastAsiaTheme="minorEastAsia" w:hAnsiTheme="minorEastAsia" w:hint="eastAsia"/>
          <w:sz w:val="24"/>
          <w:szCs w:val="24"/>
        </w:rPr>
        <w:t>测试完成，并与客户确认后，将本地化</w:t>
      </w:r>
      <w:r>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的内容、</w:t>
      </w:r>
      <w:r>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原因、</w:t>
      </w:r>
      <w:r>
        <w:rPr>
          <w:rFonts w:asciiTheme="minorEastAsia" w:eastAsiaTheme="minorEastAsia" w:hAnsiTheme="minorEastAsia" w:hint="eastAsia"/>
          <w:sz w:val="24"/>
          <w:szCs w:val="24"/>
        </w:rPr>
        <w:t>系统优</w:t>
      </w:r>
      <w:r w:rsidR="00C9577E"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00C9577E" w:rsidRPr="00D77533">
        <w:rPr>
          <w:rFonts w:asciiTheme="minorEastAsia" w:eastAsiaTheme="minorEastAsia" w:hAnsiTheme="minorEastAsia" w:hint="eastAsia"/>
          <w:sz w:val="24"/>
          <w:szCs w:val="24"/>
        </w:rPr>
        <w:t>相关的文档。</w:t>
      </w:r>
      <w:bookmarkEnd w:id="274"/>
    </w:p>
    <w:bookmarkEnd w:id="273"/>
    <w:p w14:paraId="08381B80" w14:textId="77777777" w:rsidR="00E216F6" w:rsidRPr="00D77533" w:rsidRDefault="00703BF4" w:rsidP="00761147">
      <w:pPr>
        <w:pStyle w:val="4"/>
        <w:numPr>
          <w:ilvl w:val="2"/>
          <w:numId w:val="7"/>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914D8C" w:rsidRPr="00615B92" w14:paraId="75248D5F" w14:textId="77777777" w:rsidTr="007A41D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6B83AA01" w14:textId="77777777" w:rsidR="00914D8C" w:rsidRPr="00615B92" w:rsidRDefault="00914D8C" w:rsidP="009E1CCB">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351DE485" w14:textId="77777777" w:rsidR="00914D8C" w:rsidRPr="00615B92" w:rsidRDefault="00914D8C" w:rsidP="009E1CCB">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56D49B68" w14:textId="77777777" w:rsidR="00914D8C" w:rsidRPr="00615B92" w:rsidRDefault="00017CBE" w:rsidP="009E1CCB">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355ABD7F" w14:textId="77777777" w:rsidR="00914D8C" w:rsidRPr="00615B92" w:rsidRDefault="00914D8C" w:rsidP="009E1CCB">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工作职责</w:t>
            </w:r>
          </w:p>
        </w:tc>
      </w:tr>
      <w:tr w:rsidR="00914D8C" w:rsidRPr="00615B92" w14:paraId="298D33DD"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1650665B" w14:textId="77777777" w:rsidR="00914D8C"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1701" w:type="dxa"/>
            <w:tcBorders>
              <w:top w:val="nil"/>
              <w:left w:val="nil"/>
              <w:bottom w:val="single" w:sz="4" w:space="0" w:color="auto"/>
              <w:right w:val="single" w:sz="4" w:space="0" w:color="auto"/>
            </w:tcBorders>
            <w:shd w:val="clear" w:color="auto" w:fill="auto"/>
            <w:vAlign w:val="center"/>
          </w:tcPr>
          <w:p w14:paraId="257379D1"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项目经理</w:t>
            </w:r>
          </w:p>
        </w:tc>
        <w:tc>
          <w:tcPr>
            <w:tcW w:w="1275" w:type="dxa"/>
            <w:tcBorders>
              <w:top w:val="nil"/>
              <w:left w:val="nil"/>
              <w:bottom w:val="single" w:sz="4" w:space="0" w:color="auto"/>
              <w:right w:val="single" w:sz="4" w:space="0" w:color="auto"/>
            </w:tcBorders>
            <w:shd w:val="clear" w:color="auto" w:fill="auto"/>
            <w:vAlign w:val="center"/>
          </w:tcPr>
          <w:p w14:paraId="5A1508B6" w14:textId="77777777" w:rsidR="00914D8C"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5939" w:type="dxa"/>
            <w:tcBorders>
              <w:top w:val="nil"/>
              <w:left w:val="nil"/>
              <w:bottom w:val="single" w:sz="4" w:space="0" w:color="auto"/>
              <w:right w:val="single" w:sz="4" w:space="0" w:color="auto"/>
            </w:tcBorders>
            <w:shd w:val="clear" w:color="auto" w:fill="auto"/>
            <w:vAlign w:val="center"/>
          </w:tcPr>
          <w:p w14:paraId="73FC1A63"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负责项目整体进度的沟通和人员及其它资源协调，把控整个项目的时间进度，保证项目质量</w:t>
            </w:r>
          </w:p>
        </w:tc>
      </w:tr>
      <w:tr w:rsidR="00914D8C" w:rsidRPr="00615B92" w14:paraId="6A20852A"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290B6E58" w14:textId="77777777" w:rsidR="00914D8C"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2</w:t>
            </w:r>
          </w:p>
        </w:tc>
        <w:tc>
          <w:tcPr>
            <w:tcW w:w="1701" w:type="dxa"/>
            <w:tcBorders>
              <w:top w:val="nil"/>
              <w:left w:val="nil"/>
              <w:bottom w:val="single" w:sz="4" w:space="0" w:color="auto"/>
              <w:right w:val="single" w:sz="4" w:space="0" w:color="auto"/>
            </w:tcBorders>
            <w:shd w:val="clear" w:color="auto" w:fill="auto"/>
            <w:vAlign w:val="center"/>
          </w:tcPr>
          <w:p w14:paraId="3694DD44"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需求分析师</w:t>
            </w:r>
          </w:p>
        </w:tc>
        <w:tc>
          <w:tcPr>
            <w:tcW w:w="1275" w:type="dxa"/>
            <w:tcBorders>
              <w:top w:val="nil"/>
              <w:left w:val="nil"/>
              <w:bottom w:val="single" w:sz="4" w:space="0" w:color="auto"/>
              <w:right w:val="single" w:sz="4" w:space="0" w:color="auto"/>
            </w:tcBorders>
            <w:shd w:val="clear" w:color="auto" w:fill="auto"/>
            <w:vAlign w:val="center"/>
          </w:tcPr>
          <w:p w14:paraId="07F9557E" w14:textId="77777777" w:rsidR="00914D8C" w:rsidRPr="00615B92" w:rsidRDefault="000D5F89"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4</w:t>
            </w:r>
          </w:p>
        </w:tc>
        <w:tc>
          <w:tcPr>
            <w:tcW w:w="5939" w:type="dxa"/>
            <w:tcBorders>
              <w:top w:val="nil"/>
              <w:left w:val="nil"/>
              <w:bottom w:val="single" w:sz="4" w:space="0" w:color="auto"/>
              <w:right w:val="single" w:sz="4" w:space="0" w:color="auto"/>
            </w:tcBorders>
            <w:shd w:val="clear" w:color="auto" w:fill="auto"/>
            <w:vAlign w:val="center"/>
          </w:tcPr>
          <w:p w14:paraId="035189CF"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负责收集初始化需求及模块内</w:t>
            </w:r>
            <w:r w:rsidR="0074266B" w:rsidRPr="00615B92">
              <w:rPr>
                <w:rFonts w:asciiTheme="minorEastAsia" w:eastAsiaTheme="minorEastAsia" w:hAnsiTheme="minorEastAsia" w:cs="宋体" w:hint="eastAsia"/>
                <w:color w:val="000000"/>
                <w:kern w:val="0"/>
                <w:szCs w:val="21"/>
              </w:rPr>
              <w:t>本地化开发</w:t>
            </w:r>
            <w:r w:rsidRPr="00615B92">
              <w:rPr>
                <w:rFonts w:asciiTheme="minorEastAsia" w:eastAsiaTheme="minorEastAsia" w:hAnsiTheme="minorEastAsia" w:cs="宋体" w:hint="eastAsia"/>
                <w:color w:val="000000"/>
                <w:kern w:val="0"/>
                <w:szCs w:val="21"/>
              </w:rPr>
              <w:t>需求，并与客户达成一致</w:t>
            </w:r>
          </w:p>
        </w:tc>
      </w:tr>
      <w:tr w:rsidR="00914D8C" w:rsidRPr="00615B92" w14:paraId="0EC7AB10"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7CA19A96" w14:textId="77777777" w:rsidR="00914D8C"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3</w:t>
            </w:r>
          </w:p>
        </w:tc>
        <w:tc>
          <w:tcPr>
            <w:tcW w:w="1701" w:type="dxa"/>
            <w:tcBorders>
              <w:top w:val="nil"/>
              <w:left w:val="nil"/>
              <w:bottom w:val="single" w:sz="4" w:space="0" w:color="auto"/>
              <w:right w:val="single" w:sz="4" w:space="0" w:color="auto"/>
            </w:tcBorders>
            <w:shd w:val="clear" w:color="auto" w:fill="auto"/>
            <w:vAlign w:val="center"/>
          </w:tcPr>
          <w:p w14:paraId="5EB466C6"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软件架构师</w:t>
            </w:r>
          </w:p>
        </w:tc>
        <w:tc>
          <w:tcPr>
            <w:tcW w:w="1275" w:type="dxa"/>
            <w:tcBorders>
              <w:top w:val="nil"/>
              <w:left w:val="nil"/>
              <w:bottom w:val="single" w:sz="4" w:space="0" w:color="auto"/>
              <w:right w:val="single" w:sz="4" w:space="0" w:color="auto"/>
            </w:tcBorders>
            <w:shd w:val="clear" w:color="auto" w:fill="auto"/>
            <w:vAlign w:val="center"/>
          </w:tcPr>
          <w:p w14:paraId="49D7A48D" w14:textId="77777777" w:rsidR="00914D8C"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5939" w:type="dxa"/>
            <w:tcBorders>
              <w:top w:val="nil"/>
              <w:left w:val="nil"/>
              <w:bottom w:val="single" w:sz="4" w:space="0" w:color="auto"/>
              <w:right w:val="single" w:sz="4" w:space="0" w:color="auto"/>
            </w:tcBorders>
            <w:shd w:val="clear" w:color="auto" w:fill="auto"/>
            <w:vAlign w:val="center"/>
          </w:tcPr>
          <w:p w14:paraId="70D0A144"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负责模块内</w:t>
            </w:r>
            <w:r w:rsidR="0074266B" w:rsidRPr="00615B92">
              <w:rPr>
                <w:rFonts w:asciiTheme="minorEastAsia" w:eastAsiaTheme="minorEastAsia" w:hAnsiTheme="minorEastAsia" w:cs="宋体" w:hint="eastAsia"/>
                <w:color w:val="000000"/>
                <w:kern w:val="0"/>
                <w:szCs w:val="21"/>
              </w:rPr>
              <w:t>本地化开发</w:t>
            </w:r>
            <w:r w:rsidRPr="00615B92">
              <w:rPr>
                <w:rFonts w:asciiTheme="minorEastAsia" w:eastAsiaTheme="minorEastAsia" w:hAnsiTheme="minorEastAsia" w:cs="宋体" w:hint="eastAsia"/>
                <w:color w:val="000000"/>
                <w:kern w:val="0"/>
                <w:szCs w:val="21"/>
              </w:rPr>
              <w:t>的软件架构调整和设计</w:t>
            </w:r>
          </w:p>
        </w:tc>
      </w:tr>
      <w:tr w:rsidR="00914D8C" w:rsidRPr="00615B92" w14:paraId="13113DB7"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1CFA33F2" w14:textId="77777777" w:rsidR="00914D8C"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4</w:t>
            </w:r>
          </w:p>
        </w:tc>
        <w:tc>
          <w:tcPr>
            <w:tcW w:w="1701" w:type="dxa"/>
            <w:tcBorders>
              <w:top w:val="nil"/>
              <w:left w:val="nil"/>
              <w:bottom w:val="single" w:sz="4" w:space="0" w:color="auto"/>
              <w:right w:val="single" w:sz="4" w:space="0" w:color="auto"/>
            </w:tcBorders>
            <w:shd w:val="clear" w:color="auto" w:fill="auto"/>
            <w:vAlign w:val="center"/>
          </w:tcPr>
          <w:p w14:paraId="45A7880E"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数据库DBA</w:t>
            </w:r>
          </w:p>
        </w:tc>
        <w:tc>
          <w:tcPr>
            <w:tcW w:w="1275" w:type="dxa"/>
            <w:tcBorders>
              <w:top w:val="nil"/>
              <w:left w:val="nil"/>
              <w:bottom w:val="single" w:sz="4" w:space="0" w:color="auto"/>
              <w:right w:val="single" w:sz="4" w:space="0" w:color="auto"/>
            </w:tcBorders>
            <w:shd w:val="clear" w:color="auto" w:fill="auto"/>
            <w:vAlign w:val="center"/>
          </w:tcPr>
          <w:p w14:paraId="471B6351" w14:textId="77777777" w:rsidR="00914D8C"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5939" w:type="dxa"/>
            <w:tcBorders>
              <w:top w:val="nil"/>
              <w:left w:val="nil"/>
              <w:bottom w:val="single" w:sz="4" w:space="0" w:color="auto"/>
              <w:right w:val="single" w:sz="4" w:space="0" w:color="auto"/>
            </w:tcBorders>
            <w:shd w:val="clear" w:color="auto" w:fill="auto"/>
            <w:vAlign w:val="center"/>
          </w:tcPr>
          <w:p w14:paraId="00BDF94A"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负责数据库调优、表、视图、存储过程等的统一管理</w:t>
            </w:r>
          </w:p>
        </w:tc>
      </w:tr>
      <w:tr w:rsidR="00914D8C" w:rsidRPr="00615B92" w14:paraId="1CDB8479"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177940F1" w14:textId="77777777" w:rsidR="00914D8C"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5</w:t>
            </w:r>
          </w:p>
        </w:tc>
        <w:tc>
          <w:tcPr>
            <w:tcW w:w="1701" w:type="dxa"/>
            <w:tcBorders>
              <w:top w:val="nil"/>
              <w:left w:val="nil"/>
              <w:bottom w:val="single" w:sz="4" w:space="0" w:color="auto"/>
              <w:right w:val="single" w:sz="4" w:space="0" w:color="auto"/>
            </w:tcBorders>
            <w:shd w:val="clear" w:color="auto" w:fill="auto"/>
            <w:vAlign w:val="center"/>
          </w:tcPr>
          <w:p w14:paraId="21BD2A04"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UI设计师</w:t>
            </w:r>
          </w:p>
        </w:tc>
        <w:tc>
          <w:tcPr>
            <w:tcW w:w="1275" w:type="dxa"/>
            <w:tcBorders>
              <w:top w:val="nil"/>
              <w:left w:val="nil"/>
              <w:bottom w:val="single" w:sz="4" w:space="0" w:color="auto"/>
              <w:right w:val="single" w:sz="4" w:space="0" w:color="auto"/>
            </w:tcBorders>
            <w:shd w:val="clear" w:color="auto" w:fill="auto"/>
            <w:vAlign w:val="center"/>
          </w:tcPr>
          <w:p w14:paraId="7101B015" w14:textId="77777777" w:rsidR="00914D8C" w:rsidRPr="00615B92" w:rsidRDefault="000D5F89"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1</w:t>
            </w:r>
          </w:p>
        </w:tc>
        <w:tc>
          <w:tcPr>
            <w:tcW w:w="5939" w:type="dxa"/>
            <w:tcBorders>
              <w:top w:val="nil"/>
              <w:left w:val="nil"/>
              <w:bottom w:val="single" w:sz="4" w:space="0" w:color="auto"/>
              <w:right w:val="single" w:sz="4" w:space="0" w:color="auto"/>
            </w:tcBorders>
            <w:shd w:val="clear" w:color="auto" w:fill="auto"/>
            <w:vAlign w:val="center"/>
          </w:tcPr>
          <w:p w14:paraId="68CD08E7"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负责项目UI的修改及布局修改</w:t>
            </w:r>
          </w:p>
        </w:tc>
      </w:tr>
      <w:tr w:rsidR="00914D8C" w:rsidRPr="00615B92" w14:paraId="1A5E23C4" w14:textId="77777777" w:rsidTr="000D5F89">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2C75E7C8" w14:textId="77777777" w:rsidR="00914D8C"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6</w:t>
            </w:r>
          </w:p>
        </w:tc>
        <w:tc>
          <w:tcPr>
            <w:tcW w:w="1701" w:type="dxa"/>
            <w:tcBorders>
              <w:top w:val="nil"/>
              <w:left w:val="nil"/>
              <w:bottom w:val="single" w:sz="4" w:space="0" w:color="auto"/>
              <w:right w:val="single" w:sz="4" w:space="0" w:color="auto"/>
            </w:tcBorders>
            <w:shd w:val="clear" w:color="auto" w:fill="auto"/>
            <w:vAlign w:val="center"/>
          </w:tcPr>
          <w:p w14:paraId="4249A49F"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研发工程师</w:t>
            </w:r>
          </w:p>
        </w:tc>
        <w:tc>
          <w:tcPr>
            <w:tcW w:w="1275" w:type="dxa"/>
            <w:tcBorders>
              <w:top w:val="nil"/>
              <w:left w:val="nil"/>
              <w:bottom w:val="single" w:sz="4" w:space="0" w:color="auto"/>
              <w:right w:val="single" w:sz="4" w:space="0" w:color="auto"/>
            </w:tcBorders>
            <w:shd w:val="clear" w:color="auto" w:fill="auto"/>
            <w:vAlign w:val="center"/>
          </w:tcPr>
          <w:p w14:paraId="1E3D2DBF" w14:textId="77777777" w:rsidR="00914D8C" w:rsidRPr="00615B92" w:rsidRDefault="000D5F89"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4</w:t>
            </w:r>
          </w:p>
        </w:tc>
        <w:tc>
          <w:tcPr>
            <w:tcW w:w="5939" w:type="dxa"/>
            <w:tcBorders>
              <w:top w:val="nil"/>
              <w:left w:val="nil"/>
              <w:bottom w:val="single" w:sz="4" w:space="0" w:color="auto"/>
              <w:right w:val="single" w:sz="4" w:space="0" w:color="auto"/>
            </w:tcBorders>
            <w:shd w:val="clear" w:color="auto" w:fill="auto"/>
            <w:vAlign w:val="center"/>
          </w:tcPr>
          <w:p w14:paraId="2C10C4E4"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负责模块内</w:t>
            </w:r>
            <w:r w:rsidR="0074266B" w:rsidRPr="00615B92">
              <w:rPr>
                <w:rFonts w:asciiTheme="minorEastAsia" w:eastAsiaTheme="minorEastAsia" w:hAnsiTheme="minorEastAsia" w:cs="宋体" w:hint="eastAsia"/>
                <w:color w:val="000000"/>
                <w:kern w:val="0"/>
                <w:szCs w:val="21"/>
              </w:rPr>
              <w:t>本地化开发</w:t>
            </w:r>
            <w:r w:rsidRPr="00615B92">
              <w:rPr>
                <w:rFonts w:asciiTheme="minorEastAsia" w:eastAsiaTheme="minorEastAsia" w:hAnsiTheme="minorEastAsia" w:cs="宋体" w:hint="eastAsia"/>
                <w:color w:val="000000"/>
                <w:kern w:val="0"/>
                <w:szCs w:val="21"/>
              </w:rPr>
              <w:t>编码</w:t>
            </w:r>
          </w:p>
        </w:tc>
      </w:tr>
      <w:tr w:rsidR="00914D8C" w:rsidRPr="00615B92" w14:paraId="7FFB146A" w14:textId="77777777" w:rsidTr="000D5F8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88ECDE0" w14:textId="77777777" w:rsidR="00914D8C"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97CE2A5"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70F865F" w14:textId="77777777" w:rsidR="00914D8C"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49A2A75A"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负责进行系统所有测试工作，包括初始化测试、模块内</w:t>
            </w:r>
            <w:r w:rsidR="0074266B" w:rsidRPr="00615B92">
              <w:rPr>
                <w:rFonts w:asciiTheme="minorEastAsia" w:eastAsiaTheme="minorEastAsia" w:hAnsiTheme="minorEastAsia" w:cs="宋体" w:hint="eastAsia"/>
                <w:color w:val="000000"/>
                <w:kern w:val="0"/>
                <w:szCs w:val="21"/>
              </w:rPr>
              <w:t>本地化开发</w:t>
            </w:r>
            <w:r w:rsidRPr="00615B92">
              <w:rPr>
                <w:rFonts w:asciiTheme="minorEastAsia" w:eastAsiaTheme="minorEastAsia" w:hAnsiTheme="minorEastAsia" w:cs="宋体" w:hint="eastAsia"/>
                <w:color w:val="000000"/>
                <w:kern w:val="0"/>
                <w:szCs w:val="21"/>
              </w:rPr>
              <w:t>测试，保障产品的功能的可操作性和稳定性</w:t>
            </w:r>
          </w:p>
        </w:tc>
      </w:tr>
      <w:tr w:rsidR="00914D8C" w:rsidRPr="00615B92" w14:paraId="4D3D8521" w14:textId="77777777" w:rsidTr="000D5F89">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E4B15DA" w14:textId="77777777" w:rsidR="00914D8C"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192230B"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E56FE1D" w14:textId="77777777" w:rsidR="00914D8C" w:rsidRPr="00615B92" w:rsidRDefault="00F97AF3"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4A5F8351"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负责系统安装、部署、调试</w:t>
            </w:r>
          </w:p>
        </w:tc>
      </w:tr>
      <w:tr w:rsidR="00914D8C" w:rsidRPr="00615B92" w14:paraId="01C75CDC" w14:textId="77777777" w:rsidTr="00021939">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C292080" w14:textId="77777777" w:rsidR="00914D8C"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9</w:t>
            </w:r>
          </w:p>
        </w:tc>
        <w:tc>
          <w:tcPr>
            <w:tcW w:w="1701" w:type="dxa"/>
            <w:tcBorders>
              <w:top w:val="single" w:sz="4" w:space="0" w:color="auto"/>
              <w:left w:val="nil"/>
              <w:bottom w:val="single" w:sz="4" w:space="0" w:color="auto"/>
              <w:right w:val="single" w:sz="4" w:space="0" w:color="auto"/>
            </w:tcBorders>
            <w:shd w:val="clear" w:color="auto" w:fill="auto"/>
            <w:vAlign w:val="center"/>
          </w:tcPr>
          <w:p w14:paraId="60D09C59"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高级培训师</w:t>
            </w:r>
          </w:p>
        </w:tc>
        <w:tc>
          <w:tcPr>
            <w:tcW w:w="1275" w:type="dxa"/>
            <w:tcBorders>
              <w:top w:val="single" w:sz="4" w:space="0" w:color="auto"/>
              <w:left w:val="nil"/>
              <w:bottom w:val="single" w:sz="4" w:space="0" w:color="auto"/>
              <w:right w:val="single" w:sz="4" w:space="0" w:color="auto"/>
            </w:tcBorders>
            <w:shd w:val="clear" w:color="auto" w:fill="auto"/>
            <w:vAlign w:val="center"/>
          </w:tcPr>
          <w:p w14:paraId="3E0AF7F8" w14:textId="77777777" w:rsidR="00914D8C" w:rsidRPr="00615B92" w:rsidRDefault="009D478E"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2</w:t>
            </w:r>
          </w:p>
        </w:tc>
        <w:tc>
          <w:tcPr>
            <w:tcW w:w="5939" w:type="dxa"/>
            <w:tcBorders>
              <w:top w:val="single" w:sz="4" w:space="0" w:color="auto"/>
              <w:left w:val="nil"/>
              <w:bottom w:val="single" w:sz="4" w:space="0" w:color="auto"/>
              <w:right w:val="single" w:sz="4" w:space="0" w:color="auto"/>
            </w:tcBorders>
            <w:shd w:val="clear" w:color="auto" w:fill="auto"/>
            <w:vAlign w:val="center"/>
          </w:tcPr>
          <w:p w14:paraId="45D7C5AD"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负责对系统预算模块所有功能的培训，包括培训课件、PPT的制作</w:t>
            </w:r>
          </w:p>
        </w:tc>
      </w:tr>
      <w:tr w:rsidR="00914D8C" w:rsidRPr="00615B92" w14:paraId="72EE67EB" w14:textId="77777777" w:rsidTr="0002193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584223AF" w14:textId="77777777" w:rsidR="00914D8C"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C5FE084"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客服服务人员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5352709" w14:textId="77777777" w:rsidR="00914D8C" w:rsidRPr="00615B92" w:rsidRDefault="000D5F89"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6</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63273A24" w14:textId="77777777" w:rsidR="00914D8C"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负责对法院关于预算管理模块所有操作问题的指导、解答、问题记录及回复、回访工作,保障运维</w:t>
            </w:r>
          </w:p>
        </w:tc>
      </w:tr>
      <w:tr w:rsidR="00021939" w:rsidRPr="00615B92" w14:paraId="4811FF1E" w14:textId="77777777" w:rsidTr="0002193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3F159157" w14:textId="77777777" w:rsidR="00021939" w:rsidRPr="00615B92" w:rsidRDefault="00021939"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97590E5" w14:textId="77777777" w:rsidR="00021939" w:rsidRPr="00615B92" w:rsidRDefault="00021939"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E44764F" w14:textId="77777777" w:rsidR="00021939" w:rsidRPr="00615B92" w:rsidRDefault="00021939"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37B9BBA" w14:textId="77777777" w:rsidR="00021939" w:rsidRPr="00615B92" w:rsidRDefault="00021939"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负责法院系统的正常运行保障、异常数据处理、临时报表提醒、运行环境</w:t>
            </w:r>
            <w:r w:rsidR="001B4CFD" w:rsidRPr="00615B92">
              <w:rPr>
                <w:rFonts w:asciiTheme="minorEastAsia" w:eastAsiaTheme="minorEastAsia" w:hAnsiTheme="minorEastAsia" w:cs="宋体" w:hint="eastAsia"/>
                <w:color w:val="000000"/>
                <w:kern w:val="0"/>
                <w:szCs w:val="21"/>
              </w:rPr>
              <w:t>巡检、现场操作指导等工作。</w:t>
            </w:r>
          </w:p>
        </w:tc>
      </w:tr>
    </w:tbl>
    <w:p w14:paraId="757505DA" w14:textId="77777777" w:rsidR="00C26D41" w:rsidRPr="00D77533" w:rsidRDefault="00C26D41" w:rsidP="000E0D93">
      <w:pPr>
        <w:ind w:firstLineChars="0" w:firstLine="0"/>
        <w:rPr>
          <w:rFonts w:asciiTheme="minorEastAsia" w:eastAsiaTheme="minorEastAsia" w:hAnsiTheme="minorEastAsia"/>
        </w:rPr>
      </w:pPr>
    </w:p>
    <w:p w14:paraId="256E61E0" w14:textId="77777777" w:rsidR="00E216F6" w:rsidRPr="00F3394A" w:rsidRDefault="00703BF4" w:rsidP="00761147">
      <w:pPr>
        <w:pStyle w:val="4"/>
        <w:numPr>
          <w:ilvl w:val="2"/>
          <w:numId w:val="7"/>
        </w:numPr>
        <w:spacing w:line="360" w:lineRule="auto"/>
        <w:ind w:firstLineChars="0"/>
        <w:rPr>
          <w:rFonts w:asciiTheme="minorEastAsia" w:eastAsiaTheme="minorEastAsia" w:hAnsiTheme="minorEastAsia"/>
          <w:color w:val="000000" w:themeColor="text1"/>
          <w:sz w:val="24"/>
          <w:szCs w:val="24"/>
        </w:rPr>
      </w:pPr>
      <w:r w:rsidRPr="00F3394A">
        <w:rPr>
          <w:rFonts w:asciiTheme="minorEastAsia" w:eastAsiaTheme="minorEastAsia" w:hAnsiTheme="minorEastAsia" w:hint="eastAsia"/>
          <w:color w:val="000000" w:themeColor="text1"/>
          <w:sz w:val="24"/>
          <w:szCs w:val="24"/>
        </w:rPr>
        <w:lastRenderedPageBreak/>
        <w:t>工作量评估</w:t>
      </w:r>
    </w:p>
    <w:tbl>
      <w:tblPr>
        <w:tblW w:w="7952" w:type="dxa"/>
        <w:tblInd w:w="108" w:type="dxa"/>
        <w:tblLook w:val="04A0" w:firstRow="1" w:lastRow="0" w:firstColumn="1" w:lastColumn="0" w:noHBand="0" w:noVBand="1"/>
      </w:tblPr>
      <w:tblGrid>
        <w:gridCol w:w="2060"/>
        <w:gridCol w:w="2280"/>
        <w:gridCol w:w="1472"/>
        <w:gridCol w:w="2140"/>
      </w:tblGrid>
      <w:tr w:rsidR="006D6B38" w:rsidRPr="00615B92" w14:paraId="048C59ED" w14:textId="77777777" w:rsidTr="006D6B38">
        <w:trPr>
          <w:trHeight w:val="285"/>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9496"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1C29F98A"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工作内容</w:t>
            </w:r>
          </w:p>
        </w:tc>
        <w:tc>
          <w:tcPr>
            <w:tcW w:w="1472" w:type="dxa"/>
            <w:tcBorders>
              <w:top w:val="single" w:sz="4" w:space="0" w:color="auto"/>
              <w:left w:val="nil"/>
              <w:bottom w:val="single" w:sz="4" w:space="0" w:color="auto"/>
              <w:right w:val="single" w:sz="4" w:space="0" w:color="auto"/>
            </w:tcBorders>
            <w:shd w:val="clear" w:color="auto" w:fill="auto"/>
            <w:noWrap/>
            <w:vAlign w:val="center"/>
            <w:hideMark/>
          </w:tcPr>
          <w:p w14:paraId="1156DBB5"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4C37678D"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工作量（小时）</w:t>
            </w:r>
          </w:p>
        </w:tc>
      </w:tr>
      <w:tr w:rsidR="006D6B38" w:rsidRPr="00615B92" w14:paraId="4C73DAF9"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7629A70"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1</w:t>
            </w:r>
          </w:p>
        </w:tc>
        <w:tc>
          <w:tcPr>
            <w:tcW w:w="2280" w:type="dxa"/>
            <w:tcBorders>
              <w:top w:val="nil"/>
              <w:left w:val="nil"/>
              <w:bottom w:val="single" w:sz="4" w:space="0" w:color="auto"/>
              <w:right w:val="single" w:sz="4" w:space="0" w:color="auto"/>
            </w:tcBorders>
            <w:shd w:val="clear" w:color="auto" w:fill="auto"/>
            <w:noWrap/>
            <w:vAlign w:val="center"/>
            <w:hideMark/>
          </w:tcPr>
          <w:p w14:paraId="3CCB7D26" w14:textId="77777777" w:rsidR="006D6B38" w:rsidRPr="00615B92" w:rsidRDefault="006D6B38"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系统本地化开发</w:t>
            </w:r>
          </w:p>
        </w:tc>
        <w:tc>
          <w:tcPr>
            <w:tcW w:w="1472" w:type="dxa"/>
            <w:tcBorders>
              <w:top w:val="nil"/>
              <w:left w:val="nil"/>
              <w:bottom w:val="single" w:sz="4" w:space="0" w:color="auto"/>
              <w:right w:val="single" w:sz="4" w:space="0" w:color="auto"/>
            </w:tcBorders>
            <w:shd w:val="clear" w:color="auto" w:fill="auto"/>
            <w:noWrap/>
            <w:vAlign w:val="center"/>
            <w:hideMark/>
          </w:tcPr>
          <w:p w14:paraId="658CF910"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20</w:t>
            </w:r>
          </w:p>
        </w:tc>
        <w:tc>
          <w:tcPr>
            <w:tcW w:w="2140" w:type="dxa"/>
            <w:tcBorders>
              <w:top w:val="nil"/>
              <w:left w:val="nil"/>
              <w:bottom w:val="single" w:sz="4" w:space="0" w:color="auto"/>
              <w:right w:val="single" w:sz="4" w:space="0" w:color="auto"/>
            </w:tcBorders>
            <w:shd w:val="clear" w:color="auto" w:fill="auto"/>
            <w:noWrap/>
            <w:vAlign w:val="center"/>
            <w:hideMark/>
          </w:tcPr>
          <w:p w14:paraId="6C3BC7FB"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2</w:t>
            </w:r>
            <w:r w:rsidR="00F3394A" w:rsidRPr="00615B92">
              <w:rPr>
                <w:rFonts w:ascii="宋体" w:hAnsi="宋体" w:cs="宋体"/>
                <w:color w:val="000000"/>
                <w:kern w:val="0"/>
                <w:szCs w:val="21"/>
              </w:rPr>
              <w:t>016</w:t>
            </w:r>
          </w:p>
        </w:tc>
      </w:tr>
      <w:tr w:rsidR="006D6B38" w:rsidRPr="00615B92" w14:paraId="3A1C0468"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3A466CA"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2</w:t>
            </w:r>
          </w:p>
        </w:tc>
        <w:tc>
          <w:tcPr>
            <w:tcW w:w="2280" w:type="dxa"/>
            <w:tcBorders>
              <w:top w:val="nil"/>
              <w:left w:val="nil"/>
              <w:bottom w:val="single" w:sz="4" w:space="0" w:color="auto"/>
              <w:right w:val="single" w:sz="4" w:space="0" w:color="auto"/>
            </w:tcBorders>
            <w:shd w:val="clear" w:color="auto" w:fill="auto"/>
            <w:noWrap/>
            <w:vAlign w:val="center"/>
            <w:hideMark/>
          </w:tcPr>
          <w:p w14:paraId="25080F2D" w14:textId="77777777" w:rsidR="006D6B38" w:rsidRPr="00615B92" w:rsidRDefault="006D6B38"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系统部署</w:t>
            </w:r>
          </w:p>
        </w:tc>
        <w:tc>
          <w:tcPr>
            <w:tcW w:w="1472" w:type="dxa"/>
            <w:tcBorders>
              <w:top w:val="nil"/>
              <w:left w:val="nil"/>
              <w:bottom w:val="single" w:sz="4" w:space="0" w:color="auto"/>
              <w:right w:val="single" w:sz="4" w:space="0" w:color="auto"/>
            </w:tcBorders>
            <w:shd w:val="clear" w:color="auto" w:fill="auto"/>
            <w:noWrap/>
            <w:vAlign w:val="center"/>
            <w:hideMark/>
          </w:tcPr>
          <w:p w14:paraId="413B093D" w14:textId="77777777" w:rsidR="006D6B38" w:rsidRPr="00615B92" w:rsidRDefault="009D478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2</w:t>
            </w:r>
          </w:p>
        </w:tc>
        <w:tc>
          <w:tcPr>
            <w:tcW w:w="2140" w:type="dxa"/>
            <w:tcBorders>
              <w:top w:val="nil"/>
              <w:left w:val="nil"/>
              <w:bottom w:val="single" w:sz="4" w:space="0" w:color="auto"/>
              <w:right w:val="single" w:sz="4" w:space="0" w:color="auto"/>
            </w:tcBorders>
            <w:shd w:val="clear" w:color="auto" w:fill="auto"/>
            <w:noWrap/>
            <w:vAlign w:val="center"/>
            <w:hideMark/>
          </w:tcPr>
          <w:p w14:paraId="10DE457A" w14:textId="77777777" w:rsidR="006D6B38" w:rsidRPr="00615B92" w:rsidRDefault="00F3394A"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364</w:t>
            </w:r>
          </w:p>
        </w:tc>
      </w:tr>
      <w:tr w:rsidR="006D6B38" w:rsidRPr="00615B92" w14:paraId="14A45858"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FE1CE44"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3</w:t>
            </w:r>
          </w:p>
        </w:tc>
        <w:tc>
          <w:tcPr>
            <w:tcW w:w="2280" w:type="dxa"/>
            <w:tcBorders>
              <w:top w:val="nil"/>
              <w:left w:val="nil"/>
              <w:bottom w:val="single" w:sz="4" w:space="0" w:color="auto"/>
              <w:right w:val="single" w:sz="4" w:space="0" w:color="auto"/>
            </w:tcBorders>
            <w:shd w:val="clear" w:color="auto" w:fill="auto"/>
            <w:noWrap/>
            <w:vAlign w:val="center"/>
            <w:hideMark/>
          </w:tcPr>
          <w:p w14:paraId="74B2E14A" w14:textId="77777777" w:rsidR="006D6B38" w:rsidRPr="00615B92" w:rsidRDefault="006D6B38"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系统初始化</w:t>
            </w:r>
          </w:p>
        </w:tc>
        <w:tc>
          <w:tcPr>
            <w:tcW w:w="1472" w:type="dxa"/>
            <w:tcBorders>
              <w:top w:val="nil"/>
              <w:left w:val="nil"/>
              <w:bottom w:val="single" w:sz="4" w:space="0" w:color="auto"/>
              <w:right w:val="single" w:sz="4" w:space="0" w:color="auto"/>
            </w:tcBorders>
            <w:shd w:val="clear" w:color="auto" w:fill="auto"/>
            <w:noWrap/>
            <w:vAlign w:val="center"/>
            <w:hideMark/>
          </w:tcPr>
          <w:p w14:paraId="0D79C4E1"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6</w:t>
            </w:r>
          </w:p>
        </w:tc>
        <w:tc>
          <w:tcPr>
            <w:tcW w:w="2140" w:type="dxa"/>
            <w:tcBorders>
              <w:top w:val="nil"/>
              <w:left w:val="nil"/>
              <w:bottom w:val="single" w:sz="4" w:space="0" w:color="auto"/>
              <w:right w:val="single" w:sz="4" w:space="0" w:color="auto"/>
            </w:tcBorders>
            <w:shd w:val="clear" w:color="auto" w:fill="auto"/>
            <w:noWrap/>
            <w:vAlign w:val="center"/>
            <w:hideMark/>
          </w:tcPr>
          <w:p w14:paraId="13829BEC" w14:textId="77777777" w:rsidR="006D6B38" w:rsidRPr="00615B92" w:rsidRDefault="00F3394A"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88</w:t>
            </w:r>
          </w:p>
        </w:tc>
      </w:tr>
      <w:tr w:rsidR="006D6B38" w:rsidRPr="00615B92" w14:paraId="18F34953"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7FDDF6DD"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4</w:t>
            </w:r>
          </w:p>
        </w:tc>
        <w:tc>
          <w:tcPr>
            <w:tcW w:w="2280" w:type="dxa"/>
            <w:tcBorders>
              <w:top w:val="nil"/>
              <w:left w:val="nil"/>
              <w:bottom w:val="single" w:sz="4" w:space="0" w:color="auto"/>
              <w:right w:val="single" w:sz="4" w:space="0" w:color="auto"/>
            </w:tcBorders>
            <w:shd w:val="clear" w:color="auto" w:fill="auto"/>
            <w:noWrap/>
            <w:vAlign w:val="center"/>
            <w:hideMark/>
          </w:tcPr>
          <w:p w14:paraId="015486C2" w14:textId="77777777" w:rsidR="006D6B38" w:rsidRPr="00615B92" w:rsidRDefault="006D6B38"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系统培训</w:t>
            </w:r>
          </w:p>
        </w:tc>
        <w:tc>
          <w:tcPr>
            <w:tcW w:w="1472" w:type="dxa"/>
            <w:tcBorders>
              <w:top w:val="nil"/>
              <w:left w:val="nil"/>
              <w:bottom w:val="single" w:sz="4" w:space="0" w:color="auto"/>
              <w:right w:val="single" w:sz="4" w:space="0" w:color="auto"/>
            </w:tcBorders>
            <w:shd w:val="clear" w:color="auto" w:fill="auto"/>
            <w:noWrap/>
            <w:vAlign w:val="center"/>
            <w:hideMark/>
          </w:tcPr>
          <w:p w14:paraId="22C2675E" w14:textId="77777777" w:rsidR="006D6B38" w:rsidRPr="00615B92" w:rsidRDefault="009D478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2</w:t>
            </w:r>
          </w:p>
        </w:tc>
        <w:tc>
          <w:tcPr>
            <w:tcW w:w="2140" w:type="dxa"/>
            <w:tcBorders>
              <w:top w:val="nil"/>
              <w:left w:val="nil"/>
              <w:bottom w:val="single" w:sz="4" w:space="0" w:color="auto"/>
              <w:right w:val="single" w:sz="4" w:space="0" w:color="auto"/>
            </w:tcBorders>
            <w:shd w:val="clear" w:color="auto" w:fill="auto"/>
            <w:noWrap/>
            <w:vAlign w:val="center"/>
            <w:hideMark/>
          </w:tcPr>
          <w:p w14:paraId="17043F0B" w14:textId="77777777" w:rsidR="006D6B38" w:rsidRPr="00615B92" w:rsidRDefault="00F3394A"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208</w:t>
            </w:r>
          </w:p>
        </w:tc>
      </w:tr>
      <w:tr w:rsidR="006D6B38" w:rsidRPr="00615B92" w14:paraId="21D6D46D"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850B973"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5</w:t>
            </w:r>
          </w:p>
        </w:tc>
        <w:tc>
          <w:tcPr>
            <w:tcW w:w="2280" w:type="dxa"/>
            <w:tcBorders>
              <w:top w:val="nil"/>
              <w:left w:val="nil"/>
              <w:bottom w:val="single" w:sz="4" w:space="0" w:color="auto"/>
              <w:right w:val="single" w:sz="4" w:space="0" w:color="auto"/>
            </w:tcBorders>
            <w:shd w:val="clear" w:color="auto" w:fill="auto"/>
            <w:noWrap/>
            <w:vAlign w:val="center"/>
            <w:hideMark/>
          </w:tcPr>
          <w:p w14:paraId="5BE74D20" w14:textId="77777777" w:rsidR="006D6B38" w:rsidRPr="00615B92" w:rsidRDefault="006D6B38"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系统优化调整</w:t>
            </w:r>
          </w:p>
        </w:tc>
        <w:tc>
          <w:tcPr>
            <w:tcW w:w="1472" w:type="dxa"/>
            <w:tcBorders>
              <w:top w:val="nil"/>
              <w:left w:val="nil"/>
              <w:bottom w:val="single" w:sz="4" w:space="0" w:color="auto"/>
              <w:right w:val="single" w:sz="4" w:space="0" w:color="auto"/>
            </w:tcBorders>
            <w:shd w:val="clear" w:color="auto" w:fill="auto"/>
            <w:noWrap/>
            <w:vAlign w:val="center"/>
            <w:hideMark/>
          </w:tcPr>
          <w:p w14:paraId="5386ACC6"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12</w:t>
            </w:r>
          </w:p>
        </w:tc>
        <w:tc>
          <w:tcPr>
            <w:tcW w:w="2140" w:type="dxa"/>
            <w:tcBorders>
              <w:top w:val="nil"/>
              <w:left w:val="nil"/>
              <w:bottom w:val="single" w:sz="4" w:space="0" w:color="auto"/>
              <w:right w:val="single" w:sz="4" w:space="0" w:color="auto"/>
            </w:tcBorders>
            <w:shd w:val="clear" w:color="auto" w:fill="auto"/>
            <w:noWrap/>
            <w:vAlign w:val="center"/>
            <w:hideMark/>
          </w:tcPr>
          <w:p w14:paraId="709F1433" w14:textId="77777777" w:rsidR="006D6B38" w:rsidRPr="00615B92" w:rsidRDefault="00F3394A"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144</w:t>
            </w:r>
          </w:p>
        </w:tc>
      </w:tr>
      <w:tr w:rsidR="00D0279A" w:rsidRPr="00615B92" w14:paraId="0A13EA7C" w14:textId="77777777" w:rsidTr="006D6B38">
        <w:trPr>
          <w:trHeight w:val="285"/>
        </w:trPr>
        <w:tc>
          <w:tcPr>
            <w:tcW w:w="2060" w:type="dxa"/>
            <w:tcBorders>
              <w:top w:val="nil"/>
              <w:left w:val="single" w:sz="4" w:space="0" w:color="auto"/>
              <w:bottom w:val="single" w:sz="4" w:space="0" w:color="auto"/>
              <w:right w:val="single" w:sz="4" w:space="0" w:color="auto"/>
            </w:tcBorders>
            <w:shd w:val="clear" w:color="auto" w:fill="auto"/>
            <w:noWrap/>
            <w:vAlign w:val="center"/>
          </w:tcPr>
          <w:p w14:paraId="49A022A7" w14:textId="77777777" w:rsidR="00D0279A" w:rsidRPr="00615B92" w:rsidRDefault="00D0279A"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6</w:t>
            </w:r>
          </w:p>
        </w:tc>
        <w:tc>
          <w:tcPr>
            <w:tcW w:w="2280" w:type="dxa"/>
            <w:tcBorders>
              <w:top w:val="nil"/>
              <w:left w:val="nil"/>
              <w:bottom w:val="single" w:sz="4" w:space="0" w:color="auto"/>
              <w:right w:val="single" w:sz="4" w:space="0" w:color="auto"/>
            </w:tcBorders>
            <w:shd w:val="clear" w:color="auto" w:fill="auto"/>
            <w:noWrap/>
            <w:vAlign w:val="center"/>
          </w:tcPr>
          <w:p w14:paraId="1F5E3E55" w14:textId="77777777" w:rsidR="00D0279A" w:rsidRPr="00615B92" w:rsidRDefault="00D0279A"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w:t>
            </w:r>
            <w:r w:rsidRPr="00615B92">
              <w:rPr>
                <w:rFonts w:ascii="宋体" w:hAnsi="宋体" w:cs="宋体"/>
                <w:color w:val="000000"/>
                <w:kern w:val="0"/>
                <w:szCs w:val="21"/>
              </w:rPr>
              <w:t>维护</w:t>
            </w:r>
          </w:p>
        </w:tc>
        <w:tc>
          <w:tcPr>
            <w:tcW w:w="1472" w:type="dxa"/>
            <w:tcBorders>
              <w:top w:val="nil"/>
              <w:left w:val="nil"/>
              <w:bottom w:val="single" w:sz="4" w:space="0" w:color="auto"/>
              <w:right w:val="single" w:sz="4" w:space="0" w:color="auto"/>
            </w:tcBorders>
            <w:shd w:val="clear" w:color="auto" w:fill="auto"/>
            <w:noWrap/>
            <w:vAlign w:val="center"/>
          </w:tcPr>
          <w:p w14:paraId="7D89F84D" w14:textId="77777777" w:rsidR="00D0279A"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4</w:t>
            </w:r>
          </w:p>
        </w:tc>
        <w:tc>
          <w:tcPr>
            <w:tcW w:w="2140" w:type="dxa"/>
            <w:tcBorders>
              <w:top w:val="nil"/>
              <w:left w:val="nil"/>
              <w:bottom w:val="single" w:sz="4" w:space="0" w:color="auto"/>
              <w:right w:val="single" w:sz="4" w:space="0" w:color="auto"/>
            </w:tcBorders>
            <w:shd w:val="clear" w:color="auto" w:fill="auto"/>
            <w:noWrap/>
            <w:vAlign w:val="center"/>
          </w:tcPr>
          <w:p w14:paraId="31078F5F" w14:textId="77777777" w:rsidR="00D0279A" w:rsidRPr="00615B92" w:rsidRDefault="00F3394A"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1368</w:t>
            </w:r>
          </w:p>
        </w:tc>
      </w:tr>
      <w:tr w:rsidR="00F3394A" w:rsidRPr="00615B92" w14:paraId="4E3CA6D1" w14:textId="77777777" w:rsidTr="004D43A3">
        <w:trPr>
          <w:trHeight w:val="285"/>
        </w:trPr>
        <w:tc>
          <w:tcPr>
            <w:tcW w:w="5812" w:type="dxa"/>
            <w:gridSpan w:val="3"/>
            <w:tcBorders>
              <w:top w:val="nil"/>
              <w:left w:val="single" w:sz="4" w:space="0" w:color="auto"/>
              <w:bottom w:val="single" w:sz="4" w:space="0" w:color="auto"/>
              <w:right w:val="single" w:sz="4" w:space="0" w:color="auto"/>
            </w:tcBorders>
            <w:shd w:val="clear" w:color="auto" w:fill="auto"/>
            <w:noWrap/>
            <w:vAlign w:val="center"/>
            <w:hideMark/>
          </w:tcPr>
          <w:p w14:paraId="391748A6" w14:textId="77777777" w:rsidR="00F3394A" w:rsidRPr="00615B92" w:rsidRDefault="00F3394A"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合计</w:t>
            </w:r>
          </w:p>
        </w:tc>
        <w:tc>
          <w:tcPr>
            <w:tcW w:w="2140" w:type="dxa"/>
            <w:tcBorders>
              <w:top w:val="nil"/>
              <w:left w:val="nil"/>
              <w:bottom w:val="single" w:sz="4" w:space="0" w:color="auto"/>
              <w:right w:val="single" w:sz="4" w:space="0" w:color="auto"/>
            </w:tcBorders>
            <w:shd w:val="clear" w:color="auto" w:fill="auto"/>
            <w:noWrap/>
            <w:vAlign w:val="center"/>
            <w:hideMark/>
          </w:tcPr>
          <w:p w14:paraId="4D4AEB96" w14:textId="77777777" w:rsidR="00F3394A" w:rsidRPr="00615B92" w:rsidRDefault="00F3394A"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4188</w:t>
            </w:r>
          </w:p>
        </w:tc>
      </w:tr>
    </w:tbl>
    <w:p w14:paraId="07D88B27" w14:textId="77777777" w:rsidR="00E216F6" w:rsidRPr="00D77533" w:rsidRDefault="003F62D9" w:rsidP="00761147">
      <w:pPr>
        <w:pStyle w:val="3"/>
        <w:numPr>
          <w:ilvl w:val="1"/>
          <w:numId w:val="7"/>
        </w:numPr>
        <w:spacing w:line="360" w:lineRule="auto"/>
        <w:ind w:firstLineChars="0"/>
        <w:rPr>
          <w:rFonts w:asciiTheme="minorEastAsia" w:eastAsiaTheme="minorEastAsia" w:hAnsiTheme="minorEastAsia"/>
          <w:sz w:val="28"/>
          <w:szCs w:val="28"/>
        </w:rPr>
      </w:pPr>
      <w:bookmarkStart w:id="275" w:name="_Toc505084903"/>
      <w:r w:rsidRPr="00D77533">
        <w:rPr>
          <w:rFonts w:asciiTheme="minorEastAsia" w:eastAsiaTheme="minorEastAsia" w:hAnsiTheme="minorEastAsia" w:hint="eastAsia"/>
          <w:sz w:val="28"/>
          <w:szCs w:val="28"/>
        </w:rPr>
        <w:t>财务管理</w:t>
      </w:r>
      <w:bookmarkEnd w:id="275"/>
    </w:p>
    <w:p w14:paraId="195F07E0" w14:textId="77777777" w:rsidR="00447E67" w:rsidRPr="00447E67" w:rsidRDefault="00447E67" w:rsidP="00761147">
      <w:pPr>
        <w:pStyle w:val="af0"/>
        <w:keepNext/>
        <w:keepLines/>
        <w:numPr>
          <w:ilvl w:val="0"/>
          <w:numId w:val="28"/>
        </w:numPr>
        <w:spacing w:before="280" w:after="290"/>
        <w:ind w:firstLineChars="0"/>
        <w:outlineLvl w:val="3"/>
        <w:rPr>
          <w:rFonts w:asciiTheme="minorEastAsia" w:eastAsiaTheme="minorEastAsia" w:hAnsiTheme="minorEastAsia" w:cstheme="majorBidi"/>
          <w:b/>
          <w:bCs/>
          <w:vanish/>
          <w:sz w:val="24"/>
          <w:szCs w:val="24"/>
        </w:rPr>
      </w:pPr>
      <w:bookmarkStart w:id="276" w:name="_Hlk500339563"/>
    </w:p>
    <w:p w14:paraId="6DBDD265" w14:textId="77777777" w:rsidR="00447E67" w:rsidRPr="00447E67" w:rsidRDefault="00447E67" w:rsidP="00761147">
      <w:pPr>
        <w:pStyle w:val="af0"/>
        <w:keepNext/>
        <w:keepLines/>
        <w:numPr>
          <w:ilvl w:val="1"/>
          <w:numId w:val="28"/>
        </w:numPr>
        <w:spacing w:before="280" w:after="290"/>
        <w:ind w:firstLineChars="0"/>
        <w:outlineLvl w:val="3"/>
        <w:rPr>
          <w:rFonts w:asciiTheme="minorEastAsia" w:eastAsiaTheme="minorEastAsia" w:hAnsiTheme="minorEastAsia" w:cstheme="majorBidi"/>
          <w:b/>
          <w:bCs/>
          <w:vanish/>
          <w:sz w:val="24"/>
          <w:szCs w:val="24"/>
        </w:rPr>
      </w:pPr>
    </w:p>
    <w:p w14:paraId="263D6B79" w14:textId="77777777" w:rsidR="00447E67" w:rsidRPr="00447E67" w:rsidRDefault="00447E67" w:rsidP="00761147">
      <w:pPr>
        <w:pStyle w:val="af0"/>
        <w:keepNext/>
        <w:keepLines/>
        <w:numPr>
          <w:ilvl w:val="1"/>
          <w:numId w:val="28"/>
        </w:numPr>
        <w:spacing w:before="280" w:after="290"/>
        <w:ind w:firstLineChars="0"/>
        <w:outlineLvl w:val="3"/>
        <w:rPr>
          <w:rFonts w:asciiTheme="minorEastAsia" w:eastAsiaTheme="minorEastAsia" w:hAnsiTheme="minorEastAsia" w:cstheme="majorBidi"/>
          <w:b/>
          <w:bCs/>
          <w:vanish/>
          <w:sz w:val="24"/>
          <w:szCs w:val="24"/>
        </w:rPr>
      </w:pPr>
    </w:p>
    <w:p w14:paraId="1D50C153" w14:textId="77777777" w:rsidR="008500AD" w:rsidRDefault="005D12BA" w:rsidP="00761147">
      <w:pPr>
        <w:pStyle w:val="4"/>
        <w:numPr>
          <w:ilvl w:val="2"/>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w:t>
      </w:r>
      <w:r w:rsidR="008500AD">
        <w:rPr>
          <w:rFonts w:asciiTheme="minorEastAsia" w:eastAsiaTheme="minorEastAsia" w:hAnsiTheme="minorEastAsia" w:hint="eastAsia"/>
          <w:sz w:val="24"/>
          <w:szCs w:val="24"/>
        </w:rPr>
        <w:t>本地化需求调研</w:t>
      </w:r>
    </w:p>
    <w:p w14:paraId="3E1541C1" w14:textId="77777777" w:rsidR="008500AD" w:rsidRDefault="008500AD" w:rsidP="008500AD">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8178DC">
        <w:rPr>
          <w:rFonts w:asciiTheme="minorEastAsia" w:eastAsiaTheme="minorEastAsia" w:hAnsiTheme="minorEastAsia" w:hint="eastAsia"/>
          <w:sz w:val="24"/>
          <w:szCs w:val="24"/>
        </w:rPr>
        <w:t>财务</w:t>
      </w:r>
      <w:r w:rsidRPr="00D77533">
        <w:rPr>
          <w:rFonts w:asciiTheme="minorEastAsia" w:eastAsiaTheme="minorEastAsia" w:hAnsiTheme="minorEastAsia" w:hint="eastAsia"/>
          <w:sz w:val="24"/>
          <w:szCs w:val="24"/>
        </w:rPr>
        <w:t>管理各业务科室人员进行系统使用，通过模拟</w:t>
      </w:r>
      <w:r w:rsidR="00832AB6">
        <w:rPr>
          <w:rFonts w:asciiTheme="minorEastAsia" w:eastAsiaTheme="minorEastAsia" w:hAnsiTheme="minorEastAsia" w:hint="eastAsia"/>
          <w:sz w:val="24"/>
          <w:szCs w:val="24"/>
        </w:rPr>
        <w:t>广西</w:t>
      </w:r>
      <w:r w:rsidRPr="00D77533">
        <w:rPr>
          <w:rFonts w:asciiTheme="minorEastAsia" w:eastAsiaTheme="minorEastAsia" w:hAnsiTheme="minorEastAsia" w:hint="eastAsia"/>
          <w:sz w:val="24"/>
          <w:szCs w:val="24"/>
        </w:rPr>
        <w:t>各法院真实业务的方式，收集差异化本地化开发需求，</w:t>
      </w:r>
      <w:r w:rsidRPr="00D77533">
        <w:rPr>
          <w:rFonts w:asciiTheme="minorEastAsia" w:eastAsiaTheme="minorEastAsia" w:hAnsiTheme="minorEastAsia"/>
          <w:sz w:val="24"/>
          <w:szCs w:val="24"/>
        </w:rPr>
        <w:t>并与各需求提出部门及人员进行确定</w:t>
      </w:r>
      <w:r w:rsidRPr="00D77533">
        <w:rPr>
          <w:rFonts w:asciiTheme="minorEastAsia" w:eastAsiaTheme="minorEastAsia" w:hAnsiTheme="minorEastAsia" w:hint="eastAsia"/>
          <w:sz w:val="24"/>
          <w:szCs w:val="24"/>
        </w:rPr>
        <w:t>。</w:t>
      </w:r>
    </w:p>
    <w:p w14:paraId="50885038" w14:textId="77777777" w:rsidR="001B3FEB" w:rsidRPr="00D77533" w:rsidRDefault="001B3FEB" w:rsidP="001B3FEB">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14:paraId="187A5CA6" w14:textId="77777777" w:rsidR="001B3FEB" w:rsidRPr="00D77533" w:rsidRDefault="001B3FEB" w:rsidP="00761147">
      <w:pPr>
        <w:numPr>
          <w:ilvl w:val="0"/>
          <w:numId w:val="19"/>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系统各模块填报表单内容及布局需求收集</w:t>
      </w:r>
    </w:p>
    <w:p w14:paraId="2940F9CA" w14:textId="77777777" w:rsidR="001B3FEB" w:rsidRPr="00D77533" w:rsidRDefault="001B3FEB" w:rsidP="00761147">
      <w:pPr>
        <w:numPr>
          <w:ilvl w:val="0"/>
          <w:numId w:val="19"/>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各类打印单据内容及布局需求收集</w:t>
      </w:r>
    </w:p>
    <w:p w14:paraId="3CBB77AD" w14:textId="77777777" w:rsidR="001B3FEB" w:rsidRPr="00D77533" w:rsidRDefault="001B3FEB" w:rsidP="00761147">
      <w:pPr>
        <w:numPr>
          <w:ilvl w:val="0"/>
          <w:numId w:val="19"/>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各模块功能操作方式收集</w:t>
      </w:r>
    </w:p>
    <w:p w14:paraId="7EEAF1A6" w14:textId="77777777" w:rsidR="001B3FEB" w:rsidRPr="00D77533" w:rsidRDefault="001B3FEB" w:rsidP="00761147">
      <w:pPr>
        <w:numPr>
          <w:ilvl w:val="0"/>
          <w:numId w:val="19"/>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日常报销计算公式需求收集</w:t>
      </w:r>
    </w:p>
    <w:p w14:paraId="16456A4A" w14:textId="77777777" w:rsidR="001B3FEB" w:rsidRPr="001B3FEB" w:rsidRDefault="001B3FEB" w:rsidP="008500AD">
      <w:pPr>
        <w:ind w:firstLine="480"/>
        <w:rPr>
          <w:rFonts w:asciiTheme="minorEastAsia" w:eastAsiaTheme="minorEastAsia" w:hAnsiTheme="minorEastAsia"/>
          <w:sz w:val="24"/>
          <w:szCs w:val="24"/>
        </w:rPr>
      </w:pPr>
    </w:p>
    <w:p w14:paraId="000B4B77" w14:textId="77777777" w:rsidR="005D12BA" w:rsidRDefault="005D12BA" w:rsidP="00761147">
      <w:pPr>
        <w:pStyle w:val="4"/>
        <w:numPr>
          <w:ilvl w:val="2"/>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系统本地化需求设计</w:t>
      </w:r>
    </w:p>
    <w:p w14:paraId="4C5AB8A5" w14:textId="77777777" w:rsidR="00613BCB" w:rsidRPr="00B2564D" w:rsidRDefault="00613BCB" w:rsidP="00613BCB">
      <w:pPr>
        <w:ind w:firstLine="480"/>
        <w:rPr>
          <w:rFonts w:asciiTheme="minorEastAsia" w:eastAsiaTheme="minorEastAsia" w:hAnsiTheme="minorEastAsia"/>
          <w:sz w:val="24"/>
          <w:szCs w:val="24"/>
        </w:rPr>
      </w:pPr>
      <w:r w:rsidRPr="00CF67A6">
        <w:rPr>
          <w:rFonts w:asciiTheme="minorEastAsia" w:eastAsiaTheme="minorEastAsia" w:hAnsiTheme="minorEastAsia" w:hint="eastAsia"/>
          <w:sz w:val="24"/>
          <w:szCs w:val="24"/>
        </w:rPr>
        <w:t>由</w:t>
      </w:r>
      <w:r w:rsidRPr="00CF67A6">
        <w:rPr>
          <w:rFonts w:asciiTheme="minorEastAsia" w:eastAsiaTheme="minorEastAsia" w:hAnsiTheme="minorEastAsia"/>
          <w:sz w:val="24"/>
          <w:szCs w:val="24"/>
        </w:rPr>
        <w:t>公司总部</w:t>
      </w:r>
      <w:r w:rsidRPr="00CF67A6">
        <w:rPr>
          <w:rFonts w:asciiTheme="minorEastAsia" w:eastAsiaTheme="minorEastAsia" w:hAnsiTheme="minorEastAsia" w:hint="eastAsia"/>
          <w:sz w:val="24"/>
          <w:szCs w:val="24"/>
        </w:rPr>
        <w:t>安排</w:t>
      </w:r>
      <w:r w:rsidRPr="00CF67A6">
        <w:rPr>
          <w:rFonts w:asciiTheme="minorEastAsia" w:eastAsiaTheme="minorEastAsia" w:hAnsiTheme="minorEastAsia"/>
          <w:sz w:val="24"/>
          <w:szCs w:val="24"/>
        </w:rPr>
        <w:t>工程师</w:t>
      </w:r>
      <w:r w:rsidRPr="00CF67A6">
        <w:rPr>
          <w:rFonts w:asciiTheme="minorEastAsia" w:eastAsiaTheme="minorEastAsia" w:hAnsiTheme="minorEastAsia" w:hint="eastAsia"/>
          <w:sz w:val="24"/>
          <w:szCs w:val="24"/>
        </w:rPr>
        <w:t>整理</w:t>
      </w:r>
      <w:r w:rsidRPr="00CF67A6">
        <w:rPr>
          <w:rFonts w:asciiTheme="minorEastAsia" w:eastAsiaTheme="minorEastAsia" w:hAnsiTheme="minorEastAsia"/>
          <w:sz w:val="24"/>
          <w:szCs w:val="24"/>
        </w:rPr>
        <w:t>需求后，</w:t>
      </w:r>
      <w:r w:rsidRPr="00CF67A6">
        <w:rPr>
          <w:rFonts w:asciiTheme="minorEastAsia" w:eastAsiaTheme="minorEastAsia" w:hAnsiTheme="minorEastAsia" w:hint="eastAsia"/>
          <w:sz w:val="24"/>
          <w:szCs w:val="24"/>
        </w:rPr>
        <w:t>编写</w:t>
      </w:r>
      <w:r w:rsidRPr="00CF67A6">
        <w:rPr>
          <w:rFonts w:asciiTheme="minorEastAsia" w:eastAsiaTheme="minorEastAsia" w:hAnsiTheme="minorEastAsia"/>
          <w:sz w:val="24"/>
          <w:szCs w:val="24"/>
        </w:rPr>
        <w:t>需求分析</w:t>
      </w:r>
      <w:r w:rsidRPr="00CF67A6">
        <w:rPr>
          <w:rFonts w:asciiTheme="minorEastAsia" w:eastAsiaTheme="minorEastAsia" w:hAnsiTheme="minorEastAsia" w:hint="eastAsia"/>
          <w:sz w:val="24"/>
          <w:szCs w:val="24"/>
        </w:rPr>
        <w:t>报告</w:t>
      </w:r>
      <w:r w:rsidRPr="00CF67A6">
        <w:rPr>
          <w:rFonts w:asciiTheme="minorEastAsia" w:eastAsiaTheme="minorEastAsia" w:hAnsiTheme="minorEastAsia"/>
          <w:sz w:val="24"/>
          <w:szCs w:val="24"/>
        </w:rPr>
        <w:t>，</w:t>
      </w:r>
      <w:r w:rsidRPr="00CF67A6">
        <w:rPr>
          <w:rFonts w:asciiTheme="minorEastAsia" w:eastAsiaTheme="minorEastAsia" w:hAnsiTheme="minorEastAsia" w:hint="eastAsia"/>
          <w:sz w:val="24"/>
          <w:szCs w:val="24"/>
        </w:rPr>
        <w:t>形成对应的基础版DEMO与详细开发设计文档和开发计划后，</w:t>
      </w:r>
      <w:r w:rsidRPr="00CF67A6">
        <w:rPr>
          <w:rFonts w:asciiTheme="minorEastAsia" w:eastAsiaTheme="minorEastAsia" w:hAnsiTheme="minorEastAsia"/>
          <w:sz w:val="24"/>
          <w:szCs w:val="24"/>
        </w:rPr>
        <w:t>与</w:t>
      </w:r>
      <w:r w:rsidRPr="00CF67A6">
        <w:rPr>
          <w:rFonts w:asciiTheme="minorEastAsia" w:eastAsiaTheme="minorEastAsia" w:hAnsiTheme="minorEastAsia" w:hint="eastAsia"/>
          <w:sz w:val="24"/>
          <w:szCs w:val="24"/>
        </w:rPr>
        <w:t>使用人</w:t>
      </w:r>
      <w:r w:rsidRPr="00CF67A6">
        <w:rPr>
          <w:rFonts w:asciiTheme="minorEastAsia" w:eastAsiaTheme="minorEastAsia" w:hAnsiTheme="minorEastAsia"/>
          <w:sz w:val="24"/>
          <w:szCs w:val="24"/>
        </w:rPr>
        <w:t>进行二次沟通</w:t>
      </w:r>
      <w:r w:rsidRPr="00CF67A6">
        <w:rPr>
          <w:rFonts w:asciiTheme="minorEastAsia" w:eastAsiaTheme="minorEastAsia" w:hAnsiTheme="minorEastAsia" w:hint="eastAsia"/>
          <w:sz w:val="24"/>
          <w:szCs w:val="24"/>
        </w:rPr>
        <w:t>和DEMO演示，</w:t>
      </w:r>
      <w:r w:rsidRPr="00CF67A6">
        <w:rPr>
          <w:rFonts w:asciiTheme="minorEastAsia" w:eastAsiaTheme="minorEastAsia" w:hAnsiTheme="minorEastAsia"/>
          <w:sz w:val="24"/>
          <w:szCs w:val="24"/>
        </w:rPr>
        <w:t>并按二次沟通结果修订</w:t>
      </w:r>
      <w:r w:rsidRPr="00CF67A6">
        <w:rPr>
          <w:rFonts w:asciiTheme="minorEastAsia" w:eastAsiaTheme="minorEastAsia" w:hAnsiTheme="minorEastAsia" w:hint="eastAsia"/>
          <w:sz w:val="24"/>
          <w:szCs w:val="24"/>
        </w:rPr>
        <w:t>需求分析</w:t>
      </w:r>
      <w:r w:rsidRPr="00CF67A6">
        <w:rPr>
          <w:rFonts w:asciiTheme="minorEastAsia" w:eastAsiaTheme="minorEastAsia" w:hAnsiTheme="minorEastAsia"/>
          <w:sz w:val="24"/>
          <w:szCs w:val="24"/>
        </w:rPr>
        <w:t>报告。</w:t>
      </w:r>
      <w:r w:rsidRPr="00CA2FD4">
        <w:rPr>
          <w:rFonts w:asciiTheme="minorEastAsia" w:eastAsiaTheme="minorEastAsia" w:hAnsiTheme="minorEastAsia" w:hint="eastAsia"/>
          <w:sz w:val="24"/>
          <w:szCs w:val="24"/>
        </w:rPr>
        <w:t>再按照最终修订需求分析报告完成最终DEMO</w:t>
      </w:r>
      <w:r w:rsidRPr="00CA2FD4">
        <w:rPr>
          <w:rFonts w:asciiTheme="minorEastAsia" w:eastAsiaTheme="minorEastAsia" w:hAnsiTheme="minorEastAsia"/>
          <w:sz w:val="24"/>
          <w:szCs w:val="24"/>
        </w:rPr>
        <w:t>，</w:t>
      </w:r>
      <w:r w:rsidRPr="00CA2FD4">
        <w:rPr>
          <w:rFonts w:asciiTheme="minorEastAsia" w:eastAsiaTheme="minorEastAsia" w:hAnsiTheme="minorEastAsia" w:hint="eastAsia"/>
          <w:sz w:val="24"/>
          <w:szCs w:val="24"/>
        </w:rPr>
        <w:t>由</w:t>
      </w:r>
      <w:r w:rsidRPr="00CA2FD4">
        <w:rPr>
          <w:rFonts w:asciiTheme="minorEastAsia" w:eastAsiaTheme="minorEastAsia" w:hAnsiTheme="minorEastAsia"/>
          <w:sz w:val="24"/>
          <w:szCs w:val="24"/>
        </w:rPr>
        <w:t>公司</w:t>
      </w:r>
      <w:r w:rsidRPr="00CA2FD4">
        <w:rPr>
          <w:rFonts w:asciiTheme="minorEastAsia" w:eastAsiaTheme="minorEastAsia" w:hAnsiTheme="minorEastAsia" w:hint="eastAsia"/>
          <w:sz w:val="24"/>
          <w:szCs w:val="24"/>
        </w:rPr>
        <w:t>项目经理、</w:t>
      </w:r>
      <w:r w:rsidRPr="00CA2FD4">
        <w:rPr>
          <w:rFonts w:asciiTheme="minorEastAsia" w:eastAsiaTheme="minorEastAsia" w:hAnsiTheme="minorEastAsia"/>
          <w:sz w:val="24"/>
          <w:szCs w:val="24"/>
        </w:rPr>
        <w:t>驻场</w:t>
      </w:r>
      <w:r w:rsidRPr="00CA2FD4">
        <w:rPr>
          <w:rFonts w:asciiTheme="minorEastAsia" w:eastAsiaTheme="minorEastAsia" w:hAnsiTheme="minorEastAsia" w:hint="eastAsia"/>
          <w:sz w:val="24"/>
          <w:szCs w:val="24"/>
        </w:rPr>
        <w:t>技术</w:t>
      </w:r>
      <w:r w:rsidRPr="00CA2FD4">
        <w:rPr>
          <w:rFonts w:asciiTheme="minorEastAsia" w:eastAsiaTheme="minorEastAsia" w:hAnsiTheme="minorEastAsia"/>
          <w:sz w:val="24"/>
          <w:szCs w:val="24"/>
        </w:rPr>
        <w:t>实施工程师</w:t>
      </w:r>
      <w:r w:rsidRPr="00CA2FD4">
        <w:rPr>
          <w:rFonts w:asciiTheme="minorEastAsia" w:eastAsiaTheme="minorEastAsia" w:hAnsiTheme="minorEastAsia" w:hint="eastAsia"/>
          <w:sz w:val="24"/>
          <w:szCs w:val="24"/>
        </w:rPr>
        <w:t>和</w:t>
      </w:r>
      <w:r w:rsidRPr="00CA2FD4">
        <w:rPr>
          <w:rFonts w:asciiTheme="minorEastAsia" w:eastAsiaTheme="minorEastAsia" w:hAnsiTheme="minorEastAsia"/>
          <w:sz w:val="24"/>
          <w:szCs w:val="24"/>
        </w:rPr>
        <w:t>总部工程师</w:t>
      </w:r>
      <w:r w:rsidRPr="00CA2FD4">
        <w:rPr>
          <w:rFonts w:asciiTheme="minorEastAsia" w:eastAsiaTheme="minorEastAsia" w:hAnsiTheme="minorEastAsia" w:hint="eastAsia"/>
          <w:sz w:val="24"/>
          <w:szCs w:val="24"/>
        </w:rPr>
        <w:t>与</w:t>
      </w:r>
      <w:r w:rsidR="00422B77">
        <w:rPr>
          <w:rFonts w:asciiTheme="minorEastAsia" w:eastAsiaTheme="minorEastAsia" w:hAnsiTheme="minorEastAsia" w:hint="eastAsia"/>
          <w:sz w:val="24"/>
          <w:szCs w:val="24"/>
        </w:rPr>
        <w:t>广西壮族自治区</w:t>
      </w:r>
      <w:r w:rsidRPr="00CA2FD4">
        <w:rPr>
          <w:rFonts w:asciiTheme="minorEastAsia" w:eastAsiaTheme="minorEastAsia" w:hAnsiTheme="minorEastAsia" w:hint="eastAsia"/>
          <w:sz w:val="24"/>
          <w:szCs w:val="24"/>
        </w:rPr>
        <w:t>高</w:t>
      </w:r>
      <w:r w:rsidRPr="00CA2FD4">
        <w:rPr>
          <w:rFonts w:asciiTheme="minorEastAsia" w:eastAsiaTheme="minorEastAsia" w:hAnsiTheme="minorEastAsia"/>
          <w:sz w:val="24"/>
          <w:szCs w:val="24"/>
        </w:rPr>
        <w:t>级人民法院</w:t>
      </w:r>
      <w:r w:rsidRPr="00CA2FD4">
        <w:rPr>
          <w:rFonts w:asciiTheme="minorEastAsia" w:eastAsiaTheme="minorEastAsia" w:hAnsiTheme="minorEastAsia" w:hint="eastAsia"/>
          <w:sz w:val="24"/>
          <w:szCs w:val="24"/>
        </w:rPr>
        <w:t>相关负责人召开</w:t>
      </w:r>
      <w:r w:rsidRPr="00CA2FD4">
        <w:rPr>
          <w:rFonts w:asciiTheme="minorEastAsia" w:eastAsiaTheme="minorEastAsia" w:hAnsiTheme="minorEastAsia"/>
          <w:sz w:val="24"/>
          <w:szCs w:val="24"/>
        </w:rPr>
        <w:t>需求确认会</w:t>
      </w:r>
      <w:r w:rsidRPr="00CA2FD4">
        <w:rPr>
          <w:rFonts w:asciiTheme="minorEastAsia" w:eastAsiaTheme="minorEastAsia" w:hAnsiTheme="minorEastAsia" w:hint="eastAsia"/>
          <w:sz w:val="24"/>
          <w:szCs w:val="24"/>
        </w:rPr>
        <w:t>，确认</w:t>
      </w:r>
      <w:r w:rsidR="004D6148" w:rsidRPr="00CA2FD4">
        <w:rPr>
          <w:rFonts w:asciiTheme="minorEastAsia" w:eastAsiaTheme="minorEastAsia" w:hAnsiTheme="minorEastAsia" w:hint="eastAsia"/>
          <w:sz w:val="24"/>
          <w:szCs w:val="24"/>
        </w:rPr>
        <w:t>财务</w:t>
      </w:r>
      <w:r w:rsidRPr="00CA2FD4">
        <w:rPr>
          <w:rFonts w:asciiTheme="minorEastAsia" w:eastAsiaTheme="minorEastAsia" w:hAnsiTheme="minorEastAsia" w:hint="eastAsia"/>
          <w:sz w:val="24"/>
          <w:szCs w:val="24"/>
        </w:rPr>
        <w:t>管理模块的最终</w:t>
      </w:r>
      <w:r w:rsidRPr="00CA2FD4">
        <w:rPr>
          <w:rFonts w:asciiTheme="minorEastAsia" w:eastAsiaTheme="minorEastAsia" w:hAnsiTheme="minorEastAsia"/>
          <w:sz w:val="24"/>
          <w:szCs w:val="24"/>
        </w:rPr>
        <w:t>需求，并</w:t>
      </w:r>
      <w:r w:rsidRPr="00CA2FD4">
        <w:rPr>
          <w:rFonts w:asciiTheme="minorEastAsia" w:eastAsiaTheme="minorEastAsia" w:hAnsiTheme="minorEastAsia" w:hint="eastAsia"/>
          <w:sz w:val="24"/>
          <w:szCs w:val="24"/>
        </w:rPr>
        <w:t>签署</w:t>
      </w:r>
      <w:r w:rsidRPr="00CA2FD4">
        <w:rPr>
          <w:rFonts w:asciiTheme="minorEastAsia" w:eastAsiaTheme="minorEastAsia" w:hAnsiTheme="minorEastAsia"/>
          <w:sz w:val="24"/>
          <w:szCs w:val="24"/>
        </w:rPr>
        <w:t>需求确认函</w:t>
      </w:r>
      <w:r w:rsidRPr="00B2564D">
        <w:rPr>
          <w:rFonts w:asciiTheme="minorEastAsia" w:eastAsiaTheme="minorEastAsia" w:hAnsiTheme="minorEastAsia" w:hint="eastAsia"/>
          <w:sz w:val="24"/>
          <w:szCs w:val="24"/>
        </w:rPr>
        <w:t>。</w:t>
      </w:r>
    </w:p>
    <w:p w14:paraId="4F6A766C" w14:textId="77777777" w:rsidR="005D12BA" w:rsidRDefault="00CE7B11" w:rsidP="00761147">
      <w:pPr>
        <w:pStyle w:val="4"/>
        <w:numPr>
          <w:ilvl w:val="2"/>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系统</w:t>
      </w:r>
      <w:r w:rsidR="005D12BA">
        <w:rPr>
          <w:rFonts w:asciiTheme="minorEastAsia" w:eastAsiaTheme="minorEastAsia" w:hAnsiTheme="minorEastAsia" w:hint="eastAsia"/>
          <w:sz w:val="24"/>
          <w:szCs w:val="24"/>
        </w:rPr>
        <w:t>本地化需求实现</w:t>
      </w:r>
    </w:p>
    <w:p w14:paraId="424DE49A" w14:textId="77777777" w:rsidR="000E31F1" w:rsidRDefault="00CE7B11" w:rsidP="000E31F1">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根据需求确认后的DEMO进行本地化开发，在进行本地化开发时不影响其它功能使用，并明确开发周期，在完成修改后及时编写相关操作文档，确保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r w:rsidR="000E31F1">
        <w:rPr>
          <w:rFonts w:asciiTheme="minorEastAsia" w:eastAsiaTheme="minorEastAsia" w:hAnsiTheme="minorEastAsia" w:hint="eastAsia"/>
          <w:sz w:val="24"/>
          <w:szCs w:val="24"/>
        </w:rPr>
        <w:t>需求实现过程如下：</w:t>
      </w:r>
    </w:p>
    <w:p w14:paraId="4147B9D8"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开发环境搭建</w:t>
      </w:r>
    </w:p>
    <w:p w14:paraId="77B15B66"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数据库搭建</w:t>
      </w:r>
    </w:p>
    <w:p w14:paraId="6A0C4047"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代码-架构</w:t>
      </w:r>
    </w:p>
    <w:p w14:paraId="730AD71B"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w:t>
      </w:r>
      <w:r w:rsidR="0017445D" w:rsidRPr="0017445D">
        <w:rPr>
          <w:rFonts w:asciiTheme="minorEastAsia" w:eastAsiaTheme="minorEastAsia" w:hAnsiTheme="minorEastAsia" w:hint="eastAsia"/>
          <w:sz w:val="24"/>
          <w:szCs w:val="24"/>
        </w:rPr>
        <w:t xml:space="preserve"> </w:t>
      </w:r>
      <w:r w:rsidR="0017445D">
        <w:rPr>
          <w:rFonts w:asciiTheme="minorEastAsia" w:eastAsiaTheme="minorEastAsia" w:hAnsiTheme="minorEastAsia" w:hint="eastAsia"/>
          <w:sz w:val="24"/>
          <w:szCs w:val="24"/>
        </w:rPr>
        <w:t>web前端</w:t>
      </w:r>
    </w:p>
    <w:p w14:paraId="01EB158F"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代码-数据库</w:t>
      </w:r>
    </w:p>
    <w:p w14:paraId="32A6AE0C"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代码-review</w:t>
      </w:r>
    </w:p>
    <w:p w14:paraId="3F6FC473"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开发阶段bug修复</w:t>
      </w:r>
    </w:p>
    <w:p w14:paraId="3DD04233"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设计、架构文档编写</w:t>
      </w:r>
    </w:p>
    <w:p w14:paraId="798870DF"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评审文档编写</w:t>
      </w:r>
    </w:p>
    <w:p w14:paraId="025F0CC2"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项目进度管理</w:t>
      </w:r>
    </w:p>
    <w:p w14:paraId="137917C4" w14:textId="77777777" w:rsidR="000E31F1" w:rsidRDefault="000E31F1" w:rsidP="00761147">
      <w:pPr>
        <w:pStyle w:val="af0"/>
        <w:numPr>
          <w:ilvl w:val="0"/>
          <w:numId w:val="33"/>
        </w:numPr>
        <w:ind w:firstLineChars="0"/>
      </w:pPr>
      <w:r w:rsidRPr="000E31F1">
        <w:rPr>
          <w:rFonts w:asciiTheme="minorEastAsia" w:eastAsiaTheme="minorEastAsia" w:hAnsiTheme="minorEastAsia" w:hint="eastAsia"/>
          <w:sz w:val="24"/>
          <w:szCs w:val="24"/>
        </w:rPr>
        <w:t>项目质量管理</w:t>
      </w:r>
    </w:p>
    <w:p w14:paraId="279170E8"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其它项目管理，如例会等</w:t>
      </w:r>
    </w:p>
    <w:p w14:paraId="11A52F54" w14:textId="77777777" w:rsidR="00CE7B11" w:rsidRDefault="00CE7B11" w:rsidP="00761147">
      <w:pPr>
        <w:pStyle w:val="4"/>
        <w:numPr>
          <w:ilvl w:val="2"/>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系统本地化需求测试</w:t>
      </w:r>
    </w:p>
    <w:p w14:paraId="09156217" w14:textId="77777777" w:rsidR="00DC3056" w:rsidRPr="003324F1" w:rsidRDefault="00DC3056" w:rsidP="00DC3056">
      <w:pPr>
        <w:ind w:firstLineChars="0" w:firstLine="420"/>
        <w:rPr>
          <w:rFonts w:asciiTheme="minorEastAsia" w:eastAsiaTheme="minorEastAsia" w:hAnsiTheme="minorEastAsia"/>
          <w:sz w:val="24"/>
          <w:szCs w:val="24"/>
        </w:rPr>
      </w:pPr>
      <w:r w:rsidRPr="003324F1">
        <w:rPr>
          <w:rFonts w:asciiTheme="minorEastAsia" w:eastAsiaTheme="minorEastAsia" w:hAnsiTheme="minorEastAsia" w:hint="eastAsia"/>
          <w:sz w:val="24"/>
          <w:szCs w:val="24"/>
        </w:rPr>
        <w:t>对本地化开发的功能模块进行详细测试，并编辑测试文档，测试过程中除测试修改的功能外，还</w:t>
      </w:r>
      <w:r w:rsidRPr="003324F1">
        <w:rPr>
          <w:rFonts w:asciiTheme="minorEastAsia" w:eastAsiaTheme="minorEastAsia" w:hAnsiTheme="minorEastAsia"/>
          <w:sz w:val="24"/>
          <w:szCs w:val="24"/>
        </w:rPr>
        <w:t>应对</w:t>
      </w:r>
      <w:r w:rsidRPr="003324F1">
        <w:rPr>
          <w:rFonts w:asciiTheme="minorEastAsia" w:eastAsiaTheme="minorEastAsia" w:hAnsiTheme="minorEastAsia" w:hint="eastAsia"/>
          <w:sz w:val="24"/>
          <w:szCs w:val="24"/>
        </w:rPr>
        <w:t>与该功能相关的其它功能模块进行全面测试，</w:t>
      </w:r>
      <w:r w:rsidRPr="003324F1">
        <w:rPr>
          <w:rFonts w:asciiTheme="minorEastAsia" w:eastAsiaTheme="minorEastAsia" w:hAnsiTheme="minorEastAsia"/>
          <w:sz w:val="24"/>
          <w:szCs w:val="24"/>
        </w:rPr>
        <w:t>确保整个系统的正常运行</w:t>
      </w:r>
      <w:r w:rsidRPr="003324F1">
        <w:rPr>
          <w:rFonts w:asciiTheme="minorEastAsia" w:eastAsiaTheme="minorEastAsia" w:hAnsiTheme="minorEastAsia" w:hint="eastAsia"/>
          <w:sz w:val="24"/>
          <w:szCs w:val="24"/>
        </w:rPr>
        <w:t>。</w:t>
      </w:r>
    </w:p>
    <w:p w14:paraId="1460C527" w14:textId="77777777" w:rsidR="00DC3056" w:rsidRDefault="00DC3056" w:rsidP="00DC3056">
      <w:pPr>
        <w:ind w:firstLineChars="0" w:firstLine="420"/>
        <w:rPr>
          <w:rFonts w:asciiTheme="minorEastAsia" w:eastAsiaTheme="minorEastAsia" w:hAnsiTheme="minorEastAsia"/>
          <w:sz w:val="24"/>
          <w:szCs w:val="24"/>
        </w:rPr>
      </w:pPr>
      <w:r w:rsidRPr="003324F1">
        <w:rPr>
          <w:rFonts w:asciiTheme="minorEastAsia" w:eastAsiaTheme="minorEastAsia" w:hAnsiTheme="minorEastAsia" w:hint="eastAsia"/>
          <w:sz w:val="24"/>
          <w:szCs w:val="24"/>
        </w:rPr>
        <w:t>测试包括：功能测试、数据测试、模块测试、系统测试、单元测试、</w:t>
      </w:r>
      <w:hyperlink r:id="rId19" w:tgtFrame="https://baike.baidu.com/item/%E7%B3%BB%E7%BB%9F%E6%B5%8B%E8%AF%95/_blank" w:history="1">
        <w:r w:rsidRPr="003324F1">
          <w:rPr>
            <w:rFonts w:asciiTheme="minorEastAsia" w:eastAsiaTheme="minorEastAsia" w:hAnsiTheme="minorEastAsia"/>
            <w:sz w:val="24"/>
            <w:szCs w:val="24"/>
          </w:rPr>
          <w:t>集成测试</w:t>
        </w:r>
      </w:hyperlink>
      <w:r w:rsidRPr="003324F1">
        <w:rPr>
          <w:rFonts w:asciiTheme="minorEastAsia" w:eastAsiaTheme="minorEastAsia" w:hAnsiTheme="minorEastAsia" w:hint="eastAsia"/>
          <w:sz w:val="24"/>
          <w:szCs w:val="24"/>
        </w:rPr>
        <w:t>、性能测试、压力测试、</w:t>
      </w:r>
      <w:hyperlink r:id="rId20" w:tgtFrame="https://baike.baidu.com/item/%E8%BD%AF%E4%BB%B6%E6%B5%8B%E8%AF%95%E6%96%B9%E6%B3%95/_blank" w:history="1">
        <w:r w:rsidRPr="003324F1">
          <w:rPr>
            <w:rFonts w:asciiTheme="minorEastAsia" w:eastAsiaTheme="minorEastAsia" w:hAnsiTheme="minorEastAsia"/>
            <w:sz w:val="24"/>
            <w:szCs w:val="24"/>
          </w:rPr>
          <w:t>边界值测试</w:t>
        </w:r>
      </w:hyperlink>
      <w:r w:rsidRPr="003324F1">
        <w:rPr>
          <w:rFonts w:asciiTheme="minorEastAsia" w:eastAsiaTheme="minorEastAsia" w:hAnsiTheme="minorEastAsia" w:hint="eastAsia"/>
          <w:sz w:val="24"/>
          <w:szCs w:val="24"/>
        </w:rPr>
        <w:t>、接口测试等。需求测试流程如下：</w:t>
      </w:r>
    </w:p>
    <w:p w14:paraId="5F7836DE"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测试环境搭建</w:t>
      </w:r>
    </w:p>
    <w:p w14:paraId="21DDCA5A"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测试数据库搭建</w:t>
      </w:r>
    </w:p>
    <w:p w14:paraId="54A8A128"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测试案例沟通</w:t>
      </w:r>
    </w:p>
    <w:p w14:paraId="643B59CA"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测试案例文档化</w:t>
      </w:r>
    </w:p>
    <w:p w14:paraId="53F0878D"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测试案例程序化</w:t>
      </w:r>
    </w:p>
    <w:p w14:paraId="4D8D1F03"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自动化测试案例编写</w:t>
      </w:r>
    </w:p>
    <w:p w14:paraId="39EB9A6B"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lastRenderedPageBreak/>
        <w:t>CI环境搭建</w:t>
      </w:r>
    </w:p>
    <w:p w14:paraId="1E8FDD08"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冒烟测试（7次）</w:t>
      </w:r>
    </w:p>
    <w:p w14:paraId="101F2D70"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功能测试（5次）</w:t>
      </w:r>
    </w:p>
    <w:p w14:paraId="171ED7A4"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数据测试</w:t>
      </w:r>
    </w:p>
    <w:p w14:paraId="154359AA"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回归测试（3次）</w:t>
      </w:r>
    </w:p>
    <w:p w14:paraId="53D3933E"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单元测试</w:t>
      </w:r>
    </w:p>
    <w:p w14:paraId="76C48C1C"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系统集成测试（2次）</w:t>
      </w:r>
    </w:p>
    <w:p w14:paraId="6D3FFF29"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bug修复</w:t>
      </w:r>
    </w:p>
    <w:bookmarkEnd w:id="276"/>
    <w:p w14:paraId="4B2CC4CD" w14:textId="77777777" w:rsidR="00734D48" w:rsidRPr="00D77533" w:rsidRDefault="00F86CB8" w:rsidP="00761147">
      <w:pPr>
        <w:pStyle w:val="4"/>
        <w:numPr>
          <w:ilvl w:val="2"/>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系统部署</w:t>
      </w:r>
    </w:p>
    <w:p w14:paraId="0F86BE86" w14:textId="77777777"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3F47CA2F" w14:textId="77777777"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w:t>
      </w:r>
      <w:r w:rsidR="003324F1">
        <w:rPr>
          <w:rFonts w:asciiTheme="minorEastAsia" w:eastAsiaTheme="minorEastAsia" w:hAnsiTheme="minorEastAsia" w:hint="eastAsia"/>
          <w:sz w:val="24"/>
          <w:szCs w:val="24"/>
        </w:rPr>
        <w:t>表</w:t>
      </w:r>
      <w:r w:rsidRPr="00D77533">
        <w:rPr>
          <w:rFonts w:asciiTheme="minorEastAsia" w:eastAsiaTheme="minorEastAsia" w:hAnsiTheme="minorEastAsia" w:hint="eastAsia"/>
          <w:sz w:val="24"/>
          <w:szCs w:val="24"/>
        </w:rPr>
        <w:t>、实施人员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40244D0F" w14:textId="77777777"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4BAD0613" w14:textId="77777777"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47CEE7A2" w14:textId="77777777"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003324F1">
        <w:rPr>
          <w:rFonts w:asciiTheme="minorEastAsia" w:eastAsiaTheme="minorEastAsia" w:hAnsiTheme="minorEastAsia" w:cs="MS Mincho"/>
          <w:sz w:val="24"/>
          <w:szCs w:val="24"/>
        </w:rPr>
        <w:t>数据</w:t>
      </w:r>
      <w:r w:rsidR="003324F1">
        <w:rPr>
          <w:rFonts w:asciiTheme="minorEastAsia" w:eastAsiaTheme="minorEastAsia" w:hAnsiTheme="minorEastAsia" w:cs="MS Mincho" w:hint="eastAsia"/>
          <w:sz w:val="24"/>
          <w:szCs w:val="24"/>
        </w:rPr>
        <w:t>、</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003324F1">
        <w:rPr>
          <w:rFonts w:asciiTheme="minorEastAsia" w:eastAsiaTheme="minorEastAsia" w:hAnsiTheme="minorEastAsia" w:cs="MS Mincho"/>
          <w:sz w:val="24"/>
          <w:szCs w:val="24"/>
        </w:rPr>
        <w:t>能</w:t>
      </w:r>
      <w:r w:rsidRPr="00D77533">
        <w:rPr>
          <w:rFonts w:asciiTheme="minorEastAsia" w:eastAsiaTheme="minorEastAsia" w:hAnsiTheme="minorEastAsia" w:cs="MS Mincho" w:hint="eastAsia"/>
          <w:sz w:val="24"/>
          <w:szCs w:val="24"/>
        </w:rPr>
        <w:t>。</w:t>
      </w:r>
    </w:p>
    <w:p w14:paraId="67991ECC" w14:textId="77777777"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783F55FE" w14:textId="77777777"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7.实施人员对系统的安装部署进行验证。核对需求说明书进行功能验证，确保系统与需求说明书吻合。</w:t>
      </w:r>
    </w:p>
    <w:p w14:paraId="30D2E1F8" w14:textId="77777777"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2533A1C4" w14:textId="77777777" w:rsidR="00734D48" w:rsidRPr="00D77533" w:rsidRDefault="00734D48" w:rsidP="00734D48">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48D1984C" w14:textId="77777777" w:rsidR="00734D48" w:rsidRPr="00D77533" w:rsidRDefault="00734D48" w:rsidP="00734D48">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hint="eastAsia"/>
          <w:sz w:val="24"/>
          <w:szCs w:val="24"/>
        </w:rPr>
        <w:t>时</w:t>
      </w:r>
      <w:r w:rsidRPr="00D77533">
        <w:rPr>
          <w:rFonts w:asciiTheme="minorEastAsia" w:eastAsiaTheme="minorEastAsia" w:hAnsiTheme="minorEastAsia" w:cs="MS Mincho"/>
          <w:sz w:val="24"/>
          <w:szCs w:val="24"/>
        </w:rPr>
        <w:t>，需提交需求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14:paraId="2BCC6903" w14:textId="77777777" w:rsidR="00E216F6" w:rsidRPr="00D77533" w:rsidRDefault="003F62D9" w:rsidP="00761147">
      <w:pPr>
        <w:pStyle w:val="4"/>
        <w:numPr>
          <w:ilvl w:val="2"/>
          <w:numId w:val="7"/>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系统初始化</w:t>
      </w:r>
    </w:p>
    <w:p w14:paraId="5BE563EA" w14:textId="77777777" w:rsidR="008A5A1D" w:rsidRDefault="008A5A1D" w:rsidP="008A5A1D">
      <w:pPr>
        <w:ind w:firstLine="480"/>
        <w:rPr>
          <w:rFonts w:asciiTheme="minorEastAsia" w:eastAsiaTheme="minorEastAsia" w:hAnsiTheme="minorEastAsia"/>
          <w:sz w:val="24"/>
          <w:szCs w:val="24"/>
        </w:rPr>
      </w:pPr>
      <w:bookmarkStart w:id="277" w:name="_Hlk500343967"/>
      <w:r>
        <w:rPr>
          <w:rFonts w:asciiTheme="minorEastAsia" w:eastAsiaTheme="minorEastAsia" w:hAnsiTheme="minorEastAsia" w:hint="eastAsia"/>
          <w:sz w:val="24"/>
          <w:szCs w:val="24"/>
        </w:rPr>
        <w:t>系统初始化包含初始化数据收集汇总和初始化数据实施。系统初始化主要分为</w:t>
      </w:r>
      <w:r w:rsidRPr="00B45BA8">
        <w:rPr>
          <w:rFonts w:asciiTheme="minorEastAsia" w:eastAsiaTheme="minorEastAsia" w:hAnsiTheme="minorEastAsia" w:hint="eastAsia"/>
          <w:sz w:val="24"/>
          <w:szCs w:val="24"/>
        </w:rPr>
        <w:t>角色权限初始化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业务流程初始化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基础数据初始化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期初余额初始化</w:t>
      </w:r>
      <w:r>
        <w:rPr>
          <w:rFonts w:asciiTheme="minorEastAsia" w:eastAsiaTheme="minorEastAsia" w:hAnsiTheme="minorEastAsia" w:hint="eastAsia"/>
          <w:sz w:val="24"/>
          <w:szCs w:val="24"/>
        </w:rPr>
        <w:t xml:space="preserve">四大类。 </w:t>
      </w:r>
      <w:r>
        <w:rPr>
          <w:rFonts w:asciiTheme="minorEastAsia" w:eastAsiaTheme="minorEastAsia" w:hAnsiTheme="minorEastAsia"/>
          <w:sz w:val="24"/>
          <w:szCs w:val="24"/>
        </w:rPr>
        <w:t xml:space="preserve">           </w:t>
      </w:r>
    </w:p>
    <w:p w14:paraId="0A370152" w14:textId="77777777" w:rsidR="008A5A1D" w:rsidRDefault="008A5A1D" w:rsidP="008A5A1D">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系统初始化涉及单位包含</w:t>
      </w:r>
      <w:r w:rsidR="008F1980">
        <w:rPr>
          <w:rFonts w:asciiTheme="minorEastAsia" w:eastAsiaTheme="minorEastAsia" w:hAnsiTheme="minorEastAsia" w:hint="eastAsia"/>
          <w:sz w:val="24"/>
          <w:szCs w:val="24"/>
        </w:rPr>
        <w:t>省本级和两家中级人民法院</w:t>
      </w:r>
      <w:r>
        <w:rPr>
          <w:rFonts w:asciiTheme="minorEastAsia" w:eastAsiaTheme="minorEastAsia" w:hAnsiTheme="minorEastAsia" w:hint="eastAsia"/>
          <w:sz w:val="24"/>
          <w:szCs w:val="24"/>
        </w:rPr>
        <w:t>。</w:t>
      </w:r>
    </w:p>
    <w:p w14:paraId="7B3A5D2F" w14:textId="77777777" w:rsidR="00AD1B73" w:rsidRDefault="008E3565" w:rsidP="00AD1B7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r>
        <w:rPr>
          <w:rFonts w:asciiTheme="minorEastAsia" w:eastAsiaTheme="minorEastAsia" w:hAnsiTheme="minorEastAsia" w:hint="eastAsia"/>
          <w:sz w:val="24"/>
          <w:szCs w:val="24"/>
        </w:rPr>
        <w:t>数据收集汇总</w:t>
      </w:r>
      <w:r w:rsidRPr="00D77533">
        <w:rPr>
          <w:rFonts w:asciiTheme="minorEastAsia" w:eastAsiaTheme="minorEastAsia" w:hAnsiTheme="minorEastAsia" w:hint="eastAsia"/>
          <w:sz w:val="24"/>
          <w:szCs w:val="24"/>
        </w:rPr>
        <w:t>主要包括以下内容：</w:t>
      </w:r>
    </w:p>
    <w:p w14:paraId="0915CF56" w14:textId="77777777" w:rsidR="009865C6" w:rsidRPr="009865C6" w:rsidRDefault="00AD1B73" w:rsidP="00761147">
      <w:pPr>
        <w:pStyle w:val="af0"/>
        <w:numPr>
          <w:ilvl w:val="0"/>
          <w:numId w:val="29"/>
        </w:numPr>
        <w:ind w:firstLineChars="0"/>
        <w:rPr>
          <w:rFonts w:asciiTheme="minorEastAsia" w:eastAsiaTheme="minorEastAsia" w:hAnsiTheme="minorEastAsia"/>
          <w:sz w:val="24"/>
          <w:szCs w:val="24"/>
        </w:rPr>
      </w:pPr>
      <w:r w:rsidRPr="009865C6">
        <w:rPr>
          <w:rFonts w:asciiTheme="minorEastAsia" w:eastAsiaTheme="minorEastAsia" w:hAnsiTheme="minorEastAsia" w:hint="eastAsia"/>
          <w:sz w:val="24"/>
          <w:szCs w:val="24"/>
        </w:rPr>
        <w:t>通过现场演示沟通的方式，收集用户的初始化需求，主要包括各类报销的业务流程、各类申请（差旅申请、借款申请、还款、外出培训）的业务流程</w:t>
      </w:r>
      <w:r w:rsidR="009865C6" w:rsidRPr="009865C6">
        <w:rPr>
          <w:rFonts w:asciiTheme="minorEastAsia" w:eastAsiaTheme="minorEastAsia" w:hAnsiTheme="minorEastAsia" w:hint="eastAsia"/>
          <w:sz w:val="24"/>
          <w:szCs w:val="24"/>
        </w:rPr>
        <w:t>。</w:t>
      </w:r>
    </w:p>
    <w:p w14:paraId="24BFC214" w14:textId="77777777" w:rsidR="00AD1B73" w:rsidRPr="009865C6" w:rsidRDefault="00AD1B73" w:rsidP="00761147">
      <w:pPr>
        <w:pStyle w:val="af0"/>
        <w:numPr>
          <w:ilvl w:val="0"/>
          <w:numId w:val="29"/>
        </w:numPr>
        <w:ind w:firstLineChars="0"/>
        <w:rPr>
          <w:rFonts w:asciiTheme="minorEastAsia" w:eastAsiaTheme="minorEastAsia" w:hAnsiTheme="minorEastAsia"/>
          <w:sz w:val="24"/>
          <w:szCs w:val="24"/>
        </w:rPr>
      </w:pPr>
      <w:r w:rsidRPr="009865C6">
        <w:rPr>
          <w:rFonts w:asciiTheme="minorEastAsia" w:eastAsiaTheme="minorEastAsia" w:hAnsiTheme="minorEastAsia" w:hint="eastAsia"/>
          <w:sz w:val="24"/>
          <w:szCs w:val="24"/>
        </w:rPr>
        <w:t>各类报销的计算公式及标准（包括差旅各职级与全国范围内的伙食补助、公杂费、住宿、会议、培训等对应的标准）等相关内容。</w:t>
      </w:r>
    </w:p>
    <w:p w14:paraId="6B8536B4" w14:textId="77777777" w:rsidR="00E216F6" w:rsidRPr="00D77533" w:rsidRDefault="003F62D9" w:rsidP="008E356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初始化各类报销的业务流程、各类申请（差旅申请、借款申请、还款、外出培训）的业务流程，及各类报销的计算公式及标准（包括差旅各职级与全国范围内的伙食补助、公杂费、住宿、会议、培训等对应的标准），并导入当前各部门的预算指标（包括年初数、已使用数、剩余数等），用于日常报销。</w:t>
      </w:r>
    </w:p>
    <w:p w14:paraId="7090957E"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初始化实施主要包括以下内容：</w:t>
      </w:r>
    </w:p>
    <w:p w14:paraId="75C3F795" w14:textId="77777777" w:rsidR="000936D4" w:rsidRPr="00D77533" w:rsidRDefault="003F62D9" w:rsidP="00761147">
      <w:pPr>
        <w:numPr>
          <w:ilvl w:val="0"/>
          <w:numId w:val="18"/>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差旅申请流程设置</w:t>
      </w:r>
    </w:p>
    <w:p w14:paraId="79FE1639" w14:textId="77777777" w:rsidR="000936D4" w:rsidRPr="00D77533" w:rsidRDefault="003F62D9" w:rsidP="00761147">
      <w:pPr>
        <w:numPr>
          <w:ilvl w:val="0"/>
          <w:numId w:val="18"/>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培训申请流程设置</w:t>
      </w:r>
    </w:p>
    <w:p w14:paraId="23A775BB" w14:textId="77777777" w:rsidR="000936D4" w:rsidRPr="00D77533" w:rsidRDefault="003F62D9" w:rsidP="00761147">
      <w:pPr>
        <w:numPr>
          <w:ilvl w:val="0"/>
          <w:numId w:val="18"/>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会议申请流程设置</w:t>
      </w:r>
    </w:p>
    <w:p w14:paraId="6A5C457F" w14:textId="77777777" w:rsidR="000936D4" w:rsidRPr="00D77533" w:rsidRDefault="003F62D9" w:rsidP="00761147">
      <w:pPr>
        <w:numPr>
          <w:ilvl w:val="0"/>
          <w:numId w:val="18"/>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借款申请流程设置</w:t>
      </w:r>
    </w:p>
    <w:p w14:paraId="70E30CAC" w14:textId="77777777" w:rsidR="000936D4" w:rsidRPr="00D77533" w:rsidRDefault="003F62D9" w:rsidP="00761147">
      <w:pPr>
        <w:numPr>
          <w:ilvl w:val="0"/>
          <w:numId w:val="18"/>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还款流程设置</w:t>
      </w:r>
    </w:p>
    <w:p w14:paraId="516A2622" w14:textId="77777777" w:rsidR="000936D4" w:rsidRPr="00D77533" w:rsidRDefault="003F62D9" w:rsidP="00761147">
      <w:pPr>
        <w:numPr>
          <w:ilvl w:val="0"/>
          <w:numId w:val="18"/>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日常报销流程设置</w:t>
      </w:r>
    </w:p>
    <w:p w14:paraId="7045C5BC" w14:textId="77777777" w:rsidR="000936D4" w:rsidRPr="00D77533" w:rsidRDefault="003F62D9" w:rsidP="00761147">
      <w:pPr>
        <w:numPr>
          <w:ilvl w:val="0"/>
          <w:numId w:val="18"/>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往来资金管理流程设置</w:t>
      </w:r>
    </w:p>
    <w:p w14:paraId="3FBF9FE7" w14:textId="77777777" w:rsidR="000936D4" w:rsidRPr="00D77533" w:rsidRDefault="003F62D9" w:rsidP="00761147">
      <w:pPr>
        <w:numPr>
          <w:ilvl w:val="0"/>
          <w:numId w:val="18"/>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差旅标准配置</w:t>
      </w:r>
    </w:p>
    <w:p w14:paraId="35663C42" w14:textId="77777777" w:rsidR="000936D4" w:rsidRPr="00D77533" w:rsidRDefault="003F62D9" w:rsidP="00761147">
      <w:pPr>
        <w:numPr>
          <w:ilvl w:val="0"/>
          <w:numId w:val="18"/>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培训标准配置</w:t>
      </w:r>
    </w:p>
    <w:p w14:paraId="2E227390" w14:textId="77777777" w:rsidR="000936D4" w:rsidRPr="00D77533" w:rsidRDefault="003F62D9" w:rsidP="00761147">
      <w:pPr>
        <w:numPr>
          <w:ilvl w:val="0"/>
          <w:numId w:val="18"/>
        </w:numPr>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会议标准配置</w:t>
      </w:r>
    </w:p>
    <w:bookmarkEnd w:id="277"/>
    <w:p w14:paraId="7AB82F01" w14:textId="77777777" w:rsidR="008E0C15" w:rsidRDefault="008E0C15" w:rsidP="00761147">
      <w:pPr>
        <w:pStyle w:val="4"/>
        <w:numPr>
          <w:ilvl w:val="2"/>
          <w:numId w:val="7"/>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系统培训</w:t>
      </w:r>
    </w:p>
    <w:p w14:paraId="06F03573" w14:textId="77777777" w:rsidR="002D7A0C" w:rsidRPr="00D46F68" w:rsidRDefault="002D7A0C" w:rsidP="002D7A0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系统培训包含</w:t>
      </w:r>
      <w:r w:rsidR="008F1980">
        <w:rPr>
          <w:rFonts w:asciiTheme="minorEastAsia" w:eastAsiaTheme="minorEastAsia" w:hAnsiTheme="minorEastAsia" w:hint="eastAsia"/>
          <w:sz w:val="24"/>
          <w:szCs w:val="24"/>
        </w:rPr>
        <w:t>省本级和两家中级人民法院</w:t>
      </w:r>
      <w:r>
        <w:rPr>
          <w:rFonts w:asciiTheme="minorEastAsia" w:eastAsiaTheme="minorEastAsia" w:hAnsiTheme="minorEastAsia" w:hint="eastAsia"/>
          <w:sz w:val="24"/>
          <w:szCs w:val="24"/>
        </w:rPr>
        <w:t>两部分。</w:t>
      </w:r>
    </w:p>
    <w:p w14:paraId="483F2876" w14:textId="77777777" w:rsidR="00782278" w:rsidRPr="004D6491" w:rsidRDefault="00782278" w:rsidP="00782278">
      <w:pPr>
        <w:ind w:firstLine="480"/>
        <w:rPr>
          <w:rFonts w:asciiTheme="minorEastAsia" w:eastAsiaTheme="minorEastAsia" w:hAnsiTheme="minorEastAsia"/>
          <w:b/>
          <w:sz w:val="24"/>
          <w:szCs w:val="24"/>
        </w:rPr>
      </w:pPr>
      <w:r w:rsidRPr="004D6491">
        <w:rPr>
          <w:rFonts w:asciiTheme="minorEastAsia" w:eastAsiaTheme="minorEastAsia" w:hAnsiTheme="minorEastAsia" w:hint="eastAsia"/>
          <w:b/>
          <w:sz w:val="24"/>
          <w:szCs w:val="24"/>
        </w:rPr>
        <w:lastRenderedPageBreak/>
        <w:t>培训对象和内容</w:t>
      </w:r>
    </w:p>
    <w:p w14:paraId="3A000CBC" w14:textId="77777777" w:rsidR="00782278" w:rsidRPr="004D6491" w:rsidRDefault="00305715"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系统初始化部署完成后，为确保各处室使用人员能正确使用系统，服务公司对</w:t>
      </w:r>
      <w:r>
        <w:rPr>
          <w:rFonts w:asciiTheme="minorEastAsia" w:eastAsiaTheme="minorEastAsia" w:hAnsiTheme="minorEastAsia" w:hint="eastAsia"/>
          <w:sz w:val="24"/>
          <w:szCs w:val="24"/>
        </w:rPr>
        <w:t>3家法院</w:t>
      </w:r>
      <w:r w:rsidRPr="004D6491">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统一讲解演示</w:t>
      </w:r>
      <w:r w:rsidRPr="004D6491">
        <w:rPr>
          <w:rFonts w:asciiTheme="minorEastAsia" w:eastAsiaTheme="minorEastAsia" w:hAnsiTheme="minorEastAsia" w:hint="eastAsia"/>
          <w:sz w:val="24"/>
          <w:szCs w:val="24"/>
        </w:rPr>
        <w:t>培训和现场操作辅导，</w:t>
      </w:r>
      <w:r>
        <w:rPr>
          <w:rFonts w:asciiTheme="minorEastAsia" w:eastAsiaTheme="minorEastAsia" w:hAnsiTheme="minorEastAsia" w:hint="eastAsia"/>
          <w:sz w:val="24"/>
          <w:szCs w:val="24"/>
        </w:rPr>
        <w:t>培训总计为</w:t>
      </w:r>
      <w:r w:rsidRPr="00490DE5">
        <w:rPr>
          <w:rFonts w:asciiTheme="minorEastAsia" w:eastAsiaTheme="minorEastAsia" w:hAnsiTheme="minorEastAsia"/>
          <w:sz w:val="24"/>
          <w:szCs w:val="24"/>
          <w:highlight w:val="yellow"/>
          <w:rPrChange w:id="278" w:author="微软用户" w:date="2018-02-07T16:04:00Z">
            <w:rPr>
              <w:rFonts w:asciiTheme="minorEastAsia" w:eastAsiaTheme="minorEastAsia" w:hAnsiTheme="minorEastAsia"/>
              <w:sz w:val="24"/>
              <w:szCs w:val="24"/>
            </w:rPr>
          </w:rPrChange>
        </w:rPr>
        <w:t>3</w:t>
      </w:r>
      <w:r>
        <w:rPr>
          <w:rFonts w:asciiTheme="minorEastAsia" w:eastAsiaTheme="minorEastAsia" w:hAnsiTheme="minorEastAsia" w:hint="eastAsia"/>
          <w:sz w:val="24"/>
          <w:szCs w:val="24"/>
        </w:rPr>
        <w:t>批次，第一批次培训对象为</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高级人民法院省本级，</w:t>
      </w:r>
      <w:r w:rsidRPr="00490DE5">
        <w:rPr>
          <w:rFonts w:asciiTheme="minorEastAsia" w:eastAsiaTheme="minorEastAsia" w:hAnsiTheme="minorEastAsia" w:hint="eastAsia"/>
          <w:sz w:val="24"/>
          <w:szCs w:val="24"/>
          <w:highlight w:val="yellow"/>
          <w:rPrChange w:id="279" w:author="微软用户" w:date="2018-02-07T16:03:00Z">
            <w:rPr>
              <w:rFonts w:asciiTheme="minorEastAsia" w:eastAsiaTheme="minorEastAsia" w:hAnsiTheme="minorEastAsia" w:hint="eastAsia"/>
              <w:sz w:val="24"/>
              <w:szCs w:val="24"/>
            </w:rPr>
          </w:rPrChange>
        </w:rPr>
        <w:t>剩余的</w:t>
      </w:r>
      <w:r w:rsidRPr="00490DE5">
        <w:rPr>
          <w:rFonts w:asciiTheme="minorEastAsia" w:eastAsiaTheme="minorEastAsia" w:hAnsiTheme="minorEastAsia"/>
          <w:sz w:val="24"/>
          <w:szCs w:val="24"/>
          <w:highlight w:val="yellow"/>
          <w:rPrChange w:id="280" w:author="微软用户" w:date="2018-02-07T16:03:00Z">
            <w:rPr>
              <w:rFonts w:asciiTheme="minorEastAsia" w:eastAsiaTheme="minorEastAsia" w:hAnsiTheme="minorEastAsia"/>
              <w:sz w:val="24"/>
              <w:szCs w:val="24"/>
            </w:rPr>
          </w:rPrChange>
        </w:rPr>
        <w:t>2</w:t>
      </w:r>
      <w:r w:rsidRPr="00490DE5">
        <w:rPr>
          <w:rFonts w:asciiTheme="minorEastAsia" w:eastAsiaTheme="minorEastAsia" w:hAnsiTheme="minorEastAsia" w:hint="eastAsia"/>
          <w:sz w:val="24"/>
          <w:szCs w:val="24"/>
          <w:highlight w:val="yellow"/>
          <w:rPrChange w:id="281" w:author="微软用户" w:date="2018-02-07T16:03:00Z">
            <w:rPr>
              <w:rFonts w:asciiTheme="minorEastAsia" w:eastAsiaTheme="minorEastAsia" w:hAnsiTheme="minorEastAsia" w:hint="eastAsia"/>
              <w:sz w:val="24"/>
              <w:szCs w:val="24"/>
            </w:rPr>
          </w:rPrChange>
        </w:rPr>
        <w:t>批次按各中级人民法院为单位组织，培训对象为当地</w:t>
      </w:r>
      <w:commentRangeStart w:id="282"/>
      <w:r w:rsidRPr="00490DE5">
        <w:rPr>
          <w:rFonts w:asciiTheme="minorEastAsia" w:eastAsiaTheme="minorEastAsia" w:hAnsiTheme="minorEastAsia" w:hint="eastAsia"/>
          <w:sz w:val="24"/>
          <w:szCs w:val="24"/>
          <w:highlight w:val="yellow"/>
          <w:rPrChange w:id="283" w:author="微软用户" w:date="2018-02-07T16:03:00Z">
            <w:rPr>
              <w:rFonts w:asciiTheme="minorEastAsia" w:eastAsiaTheme="minorEastAsia" w:hAnsiTheme="minorEastAsia" w:hint="eastAsia"/>
              <w:sz w:val="24"/>
              <w:szCs w:val="24"/>
            </w:rPr>
          </w:rPrChange>
        </w:rPr>
        <w:t>中级人民法院</w:t>
      </w:r>
      <w:commentRangeEnd w:id="282"/>
      <w:r w:rsidR="00490DE5">
        <w:rPr>
          <w:rStyle w:val="af5"/>
        </w:rPr>
        <w:commentReference w:id="282"/>
      </w:r>
      <w:r w:rsidRPr="00490DE5">
        <w:rPr>
          <w:rFonts w:asciiTheme="minorEastAsia" w:eastAsiaTheme="minorEastAsia" w:hAnsiTheme="minorEastAsia" w:hint="eastAsia"/>
          <w:sz w:val="24"/>
          <w:szCs w:val="24"/>
          <w:highlight w:val="yellow"/>
          <w:rPrChange w:id="284" w:author="微软用户" w:date="2018-02-07T16:03:00Z">
            <w:rPr>
              <w:rFonts w:asciiTheme="minorEastAsia" w:eastAsiaTheme="minorEastAsia" w:hAnsiTheme="minorEastAsia" w:hint="eastAsia"/>
              <w:sz w:val="24"/>
              <w:szCs w:val="24"/>
            </w:rPr>
          </w:rPrChange>
        </w:rPr>
        <w:t>。</w:t>
      </w:r>
    </w:p>
    <w:p w14:paraId="2EF56848" w14:textId="77777777" w:rsidR="00782278" w:rsidRPr="00E92A19" w:rsidRDefault="00782278" w:rsidP="00761147">
      <w:pPr>
        <w:pStyle w:val="af0"/>
        <w:numPr>
          <w:ilvl w:val="0"/>
          <w:numId w:val="32"/>
        </w:numPr>
        <w:ind w:firstLineChars="0"/>
        <w:rPr>
          <w:rFonts w:asciiTheme="minorEastAsia" w:eastAsiaTheme="minorEastAsia" w:hAnsiTheme="minorEastAsia"/>
          <w:b/>
          <w:sz w:val="24"/>
          <w:szCs w:val="24"/>
        </w:rPr>
      </w:pPr>
      <w:r w:rsidRPr="00E92A19">
        <w:rPr>
          <w:rFonts w:asciiTheme="minorEastAsia" w:eastAsiaTheme="minorEastAsia" w:hAnsiTheme="minorEastAsia" w:hint="eastAsia"/>
          <w:b/>
          <w:sz w:val="24"/>
          <w:szCs w:val="24"/>
        </w:rPr>
        <w:t>统一讲解演示</w:t>
      </w:r>
      <w:commentRangeStart w:id="285"/>
      <w:r w:rsidRPr="00E92A19">
        <w:rPr>
          <w:rFonts w:asciiTheme="minorEastAsia" w:eastAsiaTheme="minorEastAsia" w:hAnsiTheme="minorEastAsia" w:hint="eastAsia"/>
          <w:b/>
          <w:sz w:val="24"/>
          <w:szCs w:val="24"/>
        </w:rPr>
        <w:t>培训</w:t>
      </w:r>
      <w:commentRangeEnd w:id="285"/>
      <w:r w:rsidR="00490DE5">
        <w:rPr>
          <w:rStyle w:val="af5"/>
        </w:rPr>
        <w:commentReference w:id="285"/>
      </w:r>
    </w:p>
    <w:p w14:paraId="17AE5FC9"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w:t>
      </w:r>
      <w:r>
        <w:rPr>
          <w:rFonts w:asciiTheme="minorEastAsia" w:eastAsiaTheme="minorEastAsia" w:hAnsiTheme="minorEastAsia" w:hint="eastAsia"/>
          <w:sz w:val="24"/>
          <w:szCs w:val="24"/>
        </w:rPr>
        <w:t>对</w:t>
      </w:r>
      <w:r w:rsidRPr="004D6491">
        <w:rPr>
          <w:rFonts w:asciiTheme="minorEastAsia" w:eastAsiaTheme="minorEastAsia" w:hAnsiTheme="minorEastAsia" w:hint="eastAsia"/>
          <w:sz w:val="24"/>
          <w:szCs w:val="24"/>
        </w:rPr>
        <w:t>相关财务人员和</w:t>
      </w:r>
      <w:r w:rsidRPr="003324F1">
        <w:rPr>
          <w:rFonts w:asciiTheme="minorEastAsia" w:eastAsiaTheme="minorEastAsia" w:hAnsiTheme="minorEastAsia" w:hint="eastAsia"/>
          <w:sz w:val="24"/>
          <w:szCs w:val="24"/>
        </w:rPr>
        <w:t>使用人员，对财务管理模</w:t>
      </w:r>
      <w:r>
        <w:rPr>
          <w:rFonts w:asciiTheme="minorEastAsia" w:eastAsiaTheme="minorEastAsia" w:hAnsiTheme="minorEastAsia" w:hint="eastAsia"/>
          <w:sz w:val="24"/>
          <w:szCs w:val="24"/>
        </w:rPr>
        <w:t>块</w:t>
      </w:r>
      <w:r w:rsidRPr="004D6491">
        <w:rPr>
          <w:rFonts w:asciiTheme="minorEastAsia" w:eastAsiaTheme="minorEastAsia" w:hAnsiTheme="minorEastAsia" w:hint="eastAsia"/>
          <w:sz w:val="24"/>
          <w:szCs w:val="24"/>
        </w:rPr>
        <w:t>进行系统培训。培训对象和内容如下：</w:t>
      </w:r>
    </w:p>
    <w:p w14:paraId="179D5C64"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管理系统，讲解</w:t>
      </w:r>
      <w:r w:rsidRPr="003324F1">
        <w:rPr>
          <w:rFonts w:asciiTheme="minorEastAsia" w:eastAsiaTheme="minorEastAsia" w:hAnsiTheme="minorEastAsia" w:hint="eastAsia"/>
          <w:sz w:val="24"/>
          <w:szCs w:val="24"/>
        </w:rPr>
        <w:t>财务管理</w:t>
      </w:r>
      <w:r>
        <w:rPr>
          <w:rFonts w:asciiTheme="minorEastAsia" w:eastAsiaTheme="minorEastAsia" w:hAnsiTheme="minorEastAsia" w:hint="eastAsia"/>
          <w:sz w:val="24"/>
          <w:szCs w:val="24"/>
        </w:rPr>
        <w:t>模块</w:t>
      </w:r>
      <w:r w:rsidRPr="004D6491">
        <w:rPr>
          <w:rFonts w:asciiTheme="minorEastAsia" w:eastAsiaTheme="minorEastAsia" w:hAnsiTheme="minorEastAsia" w:hint="eastAsia"/>
          <w:sz w:val="24"/>
          <w:szCs w:val="24"/>
        </w:rPr>
        <w:t>的相关政策解读、相关业务要求、系统功能、系统操作使用方法、常见业务问题及其处理方法</w:t>
      </w:r>
    </w:p>
    <w:p w14:paraId="0AEE2EEA"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6E8A7E87"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5224F1BC"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培训形式：系统讲解、</w:t>
      </w:r>
      <w:r>
        <w:rPr>
          <w:rFonts w:asciiTheme="minorEastAsia" w:eastAsiaTheme="minorEastAsia" w:hAnsiTheme="minorEastAsia" w:hint="eastAsia"/>
          <w:sz w:val="24"/>
          <w:szCs w:val="24"/>
        </w:rPr>
        <w:t>操作演示</w:t>
      </w:r>
      <w:r w:rsidRPr="004D6491">
        <w:rPr>
          <w:rFonts w:asciiTheme="minorEastAsia" w:eastAsiaTheme="minorEastAsia" w:hAnsiTheme="minorEastAsia" w:hint="eastAsia"/>
          <w:sz w:val="24"/>
          <w:szCs w:val="24"/>
        </w:rPr>
        <w:t>、疑问解答</w:t>
      </w:r>
    </w:p>
    <w:p w14:paraId="6E5A9A54" w14:textId="77777777" w:rsidR="00782278" w:rsidRPr="003324F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w:t>
      </w:r>
      <w:r w:rsidRPr="003324F1">
        <w:rPr>
          <w:rFonts w:asciiTheme="minorEastAsia" w:eastAsiaTheme="minorEastAsia" w:hAnsiTheme="minorEastAsia" w:hint="eastAsia"/>
          <w:sz w:val="24"/>
          <w:szCs w:val="24"/>
        </w:rPr>
        <w:t>地点：</w:t>
      </w:r>
      <w:r w:rsidR="00422B77">
        <w:rPr>
          <w:rFonts w:asciiTheme="minorEastAsia" w:eastAsiaTheme="minorEastAsia" w:hAnsiTheme="minorEastAsia" w:hint="eastAsia"/>
          <w:sz w:val="24"/>
          <w:szCs w:val="24"/>
        </w:rPr>
        <w:t>广西壮族自治区</w:t>
      </w:r>
      <w:r w:rsidRPr="003324F1">
        <w:rPr>
          <w:rFonts w:asciiTheme="minorEastAsia" w:eastAsiaTheme="minorEastAsia" w:hAnsiTheme="minorEastAsia" w:hint="eastAsia"/>
          <w:sz w:val="24"/>
          <w:szCs w:val="24"/>
        </w:rPr>
        <w:t>高级人民法院</w:t>
      </w:r>
      <w:r w:rsidRPr="00490DE5">
        <w:rPr>
          <w:rFonts w:asciiTheme="minorEastAsia" w:eastAsiaTheme="minorEastAsia" w:hAnsiTheme="minorEastAsia" w:hint="eastAsia"/>
          <w:sz w:val="24"/>
          <w:szCs w:val="24"/>
          <w:highlight w:val="yellow"/>
          <w:rPrChange w:id="286" w:author="微软用户" w:date="2018-02-07T16:02:00Z">
            <w:rPr>
              <w:rFonts w:asciiTheme="minorEastAsia" w:eastAsiaTheme="minorEastAsia" w:hAnsiTheme="minorEastAsia" w:hint="eastAsia"/>
              <w:sz w:val="24"/>
              <w:szCs w:val="24"/>
            </w:rPr>
          </w:rPrChange>
        </w:rPr>
        <w:t>或各批次涉及的</w:t>
      </w:r>
      <w:commentRangeStart w:id="287"/>
      <w:r w:rsidRPr="00490DE5">
        <w:rPr>
          <w:rFonts w:asciiTheme="minorEastAsia" w:eastAsiaTheme="minorEastAsia" w:hAnsiTheme="minorEastAsia" w:hint="eastAsia"/>
          <w:sz w:val="24"/>
          <w:szCs w:val="24"/>
          <w:highlight w:val="yellow"/>
          <w:rPrChange w:id="288" w:author="微软用户" w:date="2018-02-07T16:02:00Z">
            <w:rPr>
              <w:rFonts w:asciiTheme="minorEastAsia" w:eastAsiaTheme="minorEastAsia" w:hAnsiTheme="minorEastAsia" w:hint="eastAsia"/>
              <w:sz w:val="24"/>
              <w:szCs w:val="24"/>
            </w:rPr>
          </w:rPrChange>
        </w:rPr>
        <w:t>中级人民法院</w:t>
      </w:r>
      <w:commentRangeEnd w:id="287"/>
      <w:r w:rsidR="00490DE5">
        <w:rPr>
          <w:rStyle w:val="af5"/>
        </w:rPr>
        <w:commentReference w:id="287"/>
      </w:r>
    </w:p>
    <w:p w14:paraId="24DF6AF9" w14:textId="77777777" w:rsidR="00782278" w:rsidRPr="003324F1" w:rsidRDefault="00782278" w:rsidP="00782278">
      <w:pPr>
        <w:ind w:firstLine="480"/>
        <w:rPr>
          <w:rFonts w:asciiTheme="minorEastAsia" w:eastAsiaTheme="minorEastAsia" w:hAnsiTheme="minorEastAsia"/>
          <w:sz w:val="24"/>
          <w:szCs w:val="24"/>
        </w:rPr>
      </w:pPr>
      <w:r w:rsidRPr="003324F1">
        <w:rPr>
          <w:rFonts w:asciiTheme="minorEastAsia" w:eastAsiaTheme="minorEastAsia" w:hAnsiTheme="minorEastAsia" w:hint="eastAsia"/>
          <w:sz w:val="24"/>
          <w:szCs w:val="24"/>
        </w:rPr>
        <w:t>培训时长：每期</w:t>
      </w:r>
      <w:r w:rsidRPr="003324F1">
        <w:rPr>
          <w:rFonts w:asciiTheme="minorEastAsia" w:eastAsiaTheme="minorEastAsia" w:hAnsiTheme="minorEastAsia"/>
          <w:sz w:val="24"/>
          <w:szCs w:val="24"/>
        </w:rPr>
        <w:t>1</w:t>
      </w:r>
      <w:r w:rsidRPr="003324F1">
        <w:rPr>
          <w:rFonts w:asciiTheme="minorEastAsia" w:eastAsiaTheme="minorEastAsia" w:hAnsiTheme="minorEastAsia" w:hint="eastAsia"/>
          <w:sz w:val="24"/>
          <w:szCs w:val="24"/>
        </w:rPr>
        <w:t>.5天（</w:t>
      </w:r>
      <w:r w:rsidRPr="003324F1">
        <w:rPr>
          <w:rFonts w:asciiTheme="minorEastAsia" w:eastAsiaTheme="minorEastAsia" w:hAnsiTheme="minorEastAsia"/>
          <w:sz w:val="24"/>
          <w:szCs w:val="24"/>
        </w:rPr>
        <w:t>12</w:t>
      </w:r>
      <w:r w:rsidRPr="003324F1">
        <w:rPr>
          <w:rFonts w:asciiTheme="minorEastAsia" w:eastAsiaTheme="minorEastAsia" w:hAnsiTheme="minorEastAsia" w:hint="eastAsia"/>
          <w:sz w:val="24"/>
          <w:szCs w:val="24"/>
        </w:rPr>
        <w:t>小时）</w:t>
      </w:r>
    </w:p>
    <w:p w14:paraId="2A17A002" w14:textId="77777777" w:rsidR="00782278" w:rsidRPr="003324F1" w:rsidRDefault="00782278" w:rsidP="00782278">
      <w:pPr>
        <w:ind w:firstLine="480"/>
        <w:rPr>
          <w:rFonts w:asciiTheme="minorEastAsia" w:eastAsiaTheme="minorEastAsia" w:hAnsiTheme="minorEastAsia"/>
          <w:sz w:val="24"/>
          <w:szCs w:val="24"/>
        </w:rPr>
      </w:pPr>
      <w:r w:rsidRPr="003324F1">
        <w:rPr>
          <w:rFonts w:asciiTheme="minorEastAsia" w:eastAsiaTheme="minorEastAsia" w:hAnsiTheme="minorEastAsia" w:hint="eastAsia"/>
          <w:sz w:val="24"/>
          <w:szCs w:val="24"/>
        </w:rPr>
        <w:t>培训期次：每个批次1期，共</w:t>
      </w:r>
      <w:r w:rsidR="007E5D1A">
        <w:rPr>
          <w:rFonts w:asciiTheme="minorEastAsia" w:eastAsiaTheme="minorEastAsia" w:hAnsiTheme="minorEastAsia"/>
          <w:sz w:val="24"/>
          <w:szCs w:val="24"/>
        </w:rPr>
        <w:t>3</w:t>
      </w:r>
      <w:r w:rsidRPr="003324F1">
        <w:rPr>
          <w:rFonts w:asciiTheme="minorEastAsia" w:eastAsiaTheme="minorEastAsia" w:hAnsiTheme="minorEastAsia" w:hint="eastAsia"/>
          <w:sz w:val="24"/>
          <w:szCs w:val="24"/>
        </w:rPr>
        <w:t>期</w:t>
      </w:r>
    </w:p>
    <w:p w14:paraId="6762467D" w14:textId="77777777" w:rsidR="00782278" w:rsidRPr="004D6491" w:rsidRDefault="00782278" w:rsidP="00782278">
      <w:pPr>
        <w:ind w:firstLine="480"/>
        <w:rPr>
          <w:rFonts w:asciiTheme="minorEastAsia" w:eastAsiaTheme="minorEastAsia" w:hAnsiTheme="minorEastAsia"/>
          <w:sz w:val="24"/>
          <w:szCs w:val="24"/>
        </w:rPr>
      </w:pPr>
      <w:r w:rsidRPr="003324F1">
        <w:rPr>
          <w:rFonts w:asciiTheme="minorEastAsia" w:eastAsiaTheme="minorEastAsia" w:hAnsiTheme="minorEastAsia" w:hint="eastAsia"/>
          <w:sz w:val="24"/>
          <w:szCs w:val="24"/>
        </w:rPr>
        <w:t>培训师资：服务公司总部高级培训工程师1人、驻场技术实施工程师</w:t>
      </w:r>
      <w:r w:rsidR="00615602">
        <w:rPr>
          <w:rFonts w:asciiTheme="minorEastAsia" w:eastAsiaTheme="minorEastAsia" w:hAnsiTheme="minorEastAsia"/>
          <w:sz w:val="24"/>
          <w:szCs w:val="24"/>
        </w:rPr>
        <w:t>1</w:t>
      </w:r>
      <w:r w:rsidRPr="003324F1">
        <w:rPr>
          <w:rFonts w:asciiTheme="minorEastAsia" w:eastAsiaTheme="minorEastAsia" w:hAnsiTheme="minorEastAsia" w:hint="eastAsia"/>
          <w:sz w:val="24"/>
          <w:szCs w:val="24"/>
        </w:rPr>
        <w:t>人</w:t>
      </w:r>
    </w:p>
    <w:p w14:paraId="40371A7A"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培训资料：培训教程和手册，每名参培人员1套</w:t>
      </w:r>
    </w:p>
    <w:p w14:paraId="1CFF97D5" w14:textId="77777777" w:rsidR="00782278" w:rsidRPr="00237B40" w:rsidRDefault="00782278" w:rsidP="00761147">
      <w:pPr>
        <w:pStyle w:val="af0"/>
        <w:numPr>
          <w:ilvl w:val="0"/>
          <w:numId w:val="32"/>
        </w:numPr>
        <w:ind w:firstLineChars="0"/>
        <w:rPr>
          <w:rFonts w:asciiTheme="minorEastAsia" w:eastAsiaTheme="minorEastAsia" w:hAnsiTheme="minorEastAsia"/>
          <w:sz w:val="24"/>
          <w:szCs w:val="24"/>
        </w:rPr>
      </w:pPr>
      <w:r w:rsidRPr="00237B40">
        <w:rPr>
          <w:rFonts w:asciiTheme="minorEastAsia" w:eastAsiaTheme="minorEastAsia" w:hAnsiTheme="minorEastAsia" w:hint="eastAsia"/>
          <w:sz w:val="24"/>
          <w:szCs w:val="24"/>
        </w:rPr>
        <w:t>现场操作辅导</w:t>
      </w:r>
    </w:p>
    <w:p w14:paraId="1470943B"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为协助各处室相关人员尽快熟悉系统功能，帮助使用人解决系统使用过程中遇到的问题，服务公司将分批次</w:t>
      </w:r>
      <w:r>
        <w:rPr>
          <w:rFonts w:asciiTheme="minorEastAsia" w:eastAsiaTheme="minorEastAsia" w:hAnsiTheme="minorEastAsia" w:hint="eastAsia"/>
          <w:sz w:val="24"/>
          <w:szCs w:val="24"/>
        </w:rPr>
        <w:t>对参与培训的</w:t>
      </w:r>
      <w:r w:rsidRPr="004D6491">
        <w:rPr>
          <w:rFonts w:asciiTheme="minorEastAsia" w:eastAsiaTheme="minorEastAsia" w:hAnsiTheme="minorEastAsia" w:hint="eastAsia"/>
          <w:sz w:val="24"/>
          <w:szCs w:val="24"/>
        </w:rPr>
        <w:t>相关人员进行现场操作辅导。</w:t>
      </w:r>
    </w:p>
    <w:p w14:paraId="3DF36AB5"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3E518256"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w:t>
      </w:r>
      <w:r w:rsidRPr="003324F1">
        <w:rPr>
          <w:rFonts w:asciiTheme="minorEastAsia" w:eastAsiaTheme="minorEastAsia" w:hAnsiTheme="minorEastAsia" w:hint="eastAsia"/>
          <w:sz w:val="24"/>
          <w:szCs w:val="24"/>
        </w:rPr>
        <w:t>合管理系统的</w:t>
      </w:r>
      <w:r w:rsidR="008166C5" w:rsidRPr="003324F1">
        <w:rPr>
          <w:rFonts w:asciiTheme="minorEastAsia" w:eastAsiaTheme="minorEastAsia" w:hAnsiTheme="minorEastAsia" w:hint="eastAsia"/>
          <w:sz w:val="24"/>
          <w:szCs w:val="24"/>
        </w:rPr>
        <w:t>财务</w:t>
      </w:r>
      <w:r w:rsidRPr="003324F1">
        <w:rPr>
          <w:rFonts w:asciiTheme="minorEastAsia" w:eastAsiaTheme="minorEastAsia" w:hAnsiTheme="minorEastAsia" w:hint="eastAsia"/>
          <w:sz w:val="24"/>
          <w:szCs w:val="24"/>
        </w:rPr>
        <w:t>管理模块，</w:t>
      </w:r>
      <w:r w:rsidRPr="004D6491">
        <w:rPr>
          <w:rFonts w:asciiTheme="minorEastAsia" w:eastAsiaTheme="minorEastAsia" w:hAnsiTheme="minorEastAsia" w:hint="eastAsia"/>
          <w:sz w:val="24"/>
          <w:szCs w:val="24"/>
        </w:rPr>
        <w:t>辅导使用人在实际系统上操作系统登录/信息录入/领用/审批/统计查询等常用功能的填报方法和操作步骤，解答使用人对业务管理流程和常见问题处理方法的疑问。</w:t>
      </w:r>
    </w:p>
    <w:p w14:paraId="5801FC40"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培训对象：需使用上述子系统的相关处室业务管理人员和财务人员</w:t>
      </w:r>
    </w:p>
    <w:p w14:paraId="5F370960"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培训形式：现场操作辅导、疑问解答</w:t>
      </w:r>
    </w:p>
    <w:p w14:paraId="5D6F97D1"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培训地点：</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D11694">
        <w:rPr>
          <w:rFonts w:asciiTheme="minorEastAsia" w:eastAsiaTheme="minorEastAsia" w:hAnsiTheme="minorEastAsia" w:hint="eastAsia"/>
          <w:sz w:val="24"/>
          <w:szCs w:val="24"/>
          <w:highlight w:val="yellow"/>
          <w:rPrChange w:id="289" w:author="微软用户" w:date="2018-02-07T15:49:00Z">
            <w:rPr>
              <w:rFonts w:asciiTheme="minorEastAsia" w:eastAsiaTheme="minorEastAsia" w:hAnsiTheme="minorEastAsia" w:hint="eastAsia"/>
              <w:sz w:val="24"/>
              <w:szCs w:val="24"/>
            </w:rPr>
          </w:rPrChange>
        </w:rPr>
        <w:t>或各批次涉及的</w:t>
      </w:r>
      <w:commentRangeStart w:id="290"/>
      <w:r w:rsidRPr="00D11694">
        <w:rPr>
          <w:rFonts w:asciiTheme="minorEastAsia" w:eastAsiaTheme="minorEastAsia" w:hAnsiTheme="minorEastAsia" w:hint="eastAsia"/>
          <w:sz w:val="24"/>
          <w:szCs w:val="24"/>
          <w:highlight w:val="yellow"/>
          <w:rPrChange w:id="291" w:author="微软用户" w:date="2018-02-07T15:49:00Z">
            <w:rPr>
              <w:rFonts w:asciiTheme="minorEastAsia" w:eastAsiaTheme="minorEastAsia" w:hAnsiTheme="minorEastAsia" w:hint="eastAsia"/>
              <w:sz w:val="24"/>
              <w:szCs w:val="24"/>
            </w:rPr>
          </w:rPrChange>
        </w:rPr>
        <w:t>中级人民法院</w:t>
      </w:r>
      <w:commentRangeEnd w:id="290"/>
      <w:r w:rsidR="00DF02A9">
        <w:rPr>
          <w:rStyle w:val="af5"/>
        </w:rPr>
        <w:commentReference w:id="290"/>
      </w:r>
    </w:p>
    <w:p w14:paraId="1D201501" w14:textId="77777777" w:rsidR="00782278" w:rsidRPr="003324F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lastRenderedPageBreak/>
        <w:t>培训</w:t>
      </w:r>
      <w:r w:rsidRPr="003324F1">
        <w:rPr>
          <w:rFonts w:asciiTheme="minorEastAsia" w:eastAsiaTheme="minorEastAsia" w:hAnsiTheme="minorEastAsia" w:hint="eastAsia"/>
          <w:sz w:val="24"/>
          <w:szCs w:val="24"/>
        </w:rPr>
        <w:t>时长：每期</w:t>
      </w:r>
      <w:r w:rsidRPr="003324F1">
        <w:rPr>
          <w:rFonts w:asciiTheme="minorEastAsia" w:eastAsiaTheme="minorEastAsia" w:hAnsiTheme="minorEastAsia"/>
          <w:sz w:val="24"/>
          <w:szCs w:val="24"/>
        </w:rPr>
        <w:t>1.5</w:t>
      </w:r>
      <w:r w:rsidRPr="003324F1">
        <w:rPr>
          <w:rFonts w:asciiTheme="minorEastAsia" w:eastAsiaTheme="minorEastAsia" w:hAnsiTheme="minorEastAsia" w:hint="eastAsia"/>
          <w:sz w:val="24"/>
          <w:szCs w:val="24"/>
        </w:rPr>
        <w:t>天（</w:t>
      </w:r>
      <w:r w:rsidRPr="003324F1">
        <w:rPr>
          <w:rFonts w:asciiTheme="minorEastAsia" w:eastAsiaTheme="minorEastAsia" w:hAnsiTheme="minorEastAsia"/>
          <w:sz w:val="24"/>
          <w:szCs w:val="24"/>
        </w:rPr>
        <w:t>12</w:t>
      </w:r>
      <w:r w:rsidRPr="003324F1">
        <w:rPr>
          <w:rFonts w:asciiTheme="minorEastAsia" w:eastAsiaTheme="minorEastAsia" w:hAnsiTheme="minorEastAsia" w:hint="eastAsia"/>
          <w:sz w:val="24"/>
          <w:szCs w:val="24"/>
        </w:rPr>
        <w:t>小时）；每名培训工程师进行现场辅导</w:t>
      </w:r>
      <w:r w:rsidRPr="003324F1">
        <w:rPr>
          <w:rFonts w:asciiTheme="minorEastAsia" w:eastAsiaTheme="minorEastAsia" w:hAnsiTheme="minorEastAsia"/>
          <w:sz w:val="24"/>
          <w:szCs w:val="24"/>
        </w:rPr>
        <w:t>1.5</w:t>
      </w:r>
      <w:r w:rsidRPr="003324F1">
        <w:rPr>
          <w:rFonts w:asciiTheme="minorEastAsia" w:eastAsiaTheme="minorEastAsia" w:hAnsiTheme="minorEastAsia" w:hint="eastAsia"/>
          <w:sz w:val="24"/>
          <w:szCs w:val="24"/>
        </w:rPr>
        <w:t>天</w:t>
      </w:r>
    </w:p>
    <w:p w14:paraId="72D2864D" w14:textId="77777777" w:rsidR="00782278" w:rsidRPr="004D6491" w:rsidRDefault="00782278" w:rsidP="00782278">
      <w:pPr>
        <w:ind w:firstLine="480"/>
        <w:rPr>
          <w:rFonts w:asciiTheme="minorEastAsia" w:eastAsiaTheme="minorEastAsia" w:hAnsiTheme="minorEastAsia"/>
          <w:sz w:val="24"/>
          <w:szCs w:val="24"/>
        </w:rPr>
      </w:pPr>
      <w:r w:rsidRPr="003324F1">
        <w:rPr>
          <w:rFonts w:asciiTheme="minorEastAsia" w:eastAsiaTheme="minorEastAsia" w:hAnsiTheme="minorEastAsia" w:hint="eastAsia"/>
          <w:sz w:val="24"/>
          <w:szCs w:val="24"/>
        </w:rPr>
        <w:t>培训期次：每个批次1期，共</w:t>
      </w:r>
      <w:r w:rsidR="007E5D1A">
        <w:rPr>
          <w:rFonts w:asciiTheme="minorEastAsia" w:eastAsiaTheme="minorEastAsia" w:hAnsiTheme="minorEastAsia"/>
          <w:sz w:val="24"/>
          <w:szCs w:val="24"/>
        </w:rPr>
        <w:t>3</w:t>
      </w:r>
      <w:r w:rsidRPr="003324F1">
        <w:rPr>
          <w:rFonts w:asciiTheme="minorEastAsia" w:eastAsiaTheme="minorEastAsia" w:hAnsiTheme="minorEastAsia" w:hint="eastAsia"/>
          <w:sz w:val="24"/>
          <w:szCs w:val="24"/>
        </w:rPr>
        <w:t>期</w:t>
      </w:r>
    </w:p>
    <w:p w14:paraId="117727FE"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培训师资：服务公司总部高级培训工程师1人、驻场技术实施工程师</w:t>
      </w:r>
      <w:r w:rsidR="007E5D1A">
        <w:rPr>
          <w:rFonts w:asciiTheme="minorEastAsia" w:eastAsiaTheme="minorEastAsia" w:hAnsiTheme="minorEastAsia"/>
          <w:sz w:val="24"/>
          <w:szCs w:val="24"/>
        </w:rPr>
        <w:t>1</w:t>
      </w:r>
      <w:r w:rsidRPr="004D6491">
        <w:rPr>
          <w:rFonts w:asciiTheme="minorEastAsia" w:eastAsiaTheme="minorEastAsia" w:hAnsiTheme="minorEastAsia" w:hint="eastAsia"/>
          <w:sz w:val="24"/>
          <w:szCs w:val="24"/>
        </w:rPr>
        <w:t>人</w:t>
      </w:r>
    </w:p>
    <w:p w14:paraId="23460408" w14:textId="77777777" w:rsidR="00782278" w:rsidRPr="00D721A9" w:rsidRDefault="00782278" w:rsidP="00782278">
      <w:pPr>
        <w:ind w:firstLine="480"/>
        <w:rPr>
          <w:rFonts w:asciiTheme="minorEastAsia" w:eastAsiaTheme="minorEastAsia" w:hAnsiTheme="minorEastAsia"/>
          <w:b/>
          <w:sz w:val="24"/>
          <w:szCs w:val="24"/>
        </w:rPr>
      </w:pPr>
      <w:r w:rsidRPr="00D721A9">
        <w:rPr>
          <w:rFonts w:asciiTheme="minorEastAsia" w:eastAsiaTheme="minorEastAsia" w:hAnsiTheme="minorEastAsia" w:hint="eastAsia"/>
          <w:b/>
          <w:sz w:val="24"/>
          <w:szCs w:val="24"/>
        </w:rPr>
        <w:t>培训组织流程</w:t>
      </w:r>
    </w:p>
    <w:p w14:paraId="501568B1"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为确保培训顺利开展，保证培训的及时性和有效性，提高培训效果和质量，需规范培训组织流程。包括:</w:t>
      </w:r>
    </w:p>
    <w:p w14:paraId="605E3A92"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培训需求调研和计划制定</w:t>
      </w:r>
    </w:p>
    <w:p w14:paraId="19F9DEF0"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w:t>
      </w:r>
    </w:p>
    <w:p w14:paraId="21EA663F"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培训教材准备</w:t>
      </w:r>
    </w:p>
    <w:p w14:paraId="3861362F"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培训场地和后勤准备</w:t>
      </w:r>
    </w:p>
    <w:p w14:paraId="046884DE"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培训实施</w:t>
      </w:r>
    </w:p>
    <w:p w14:paraId="38BDD951"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培训总结</w:t>
      </w:r>
    </w:p>
    <w:p w14:paraId="6646D9C1"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培训资料归档</w:t>
      </w:r>
    </w:p>
    <w:p w14:paraId="471CBF71" w14:textId="77777777" w:rsidR="00782278" w:rsidRPr="00EA3403" w:rsidRDefault="00782278" w:rsidP="00761147">
      <w:pPr>
        <w:pStyle w:val="af0"/>
        <w:numPr>
          <w:ilvl w:val="0"/>
          <w:numId w:val="32"/>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培训需求调研和计划制定</w:t>
      </w:r>
    </w:p>
    <w:p w14:paraId="34E93555" w14:textId="77777777" w:rsidR="00782278" w:rsidRPr="004D6491" w:rsidRDefault="00422B77" w:rsidP="0078227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广西壮族自治区</w:t>
      </w:r>
      <w:r w:rsidR="00782278">
        <w:rPr>
          <w:rFonts w:asciiTheme="minorEastAsia" w:eastAsiaTheme="minorEastAsia" w:hAnsiTheme="minorEastAsia" w:hint="eastAsia"/>
          <w:sz w:val="24"/>
          <w:szCs w:val="24"/>
        </w:rPr>
        <w:t>高级人民法院</w:t>
      </w:r>
      <w:r w:rsidR="00782278" w:rsidRPr="004D6491">
        <w:rPr>
          <w:rFonts w:asciiTheme="minorEastAsia" w:eastAsiaTheme="minorEastAsia" w:hAnsiTheme="minorEastAsia" w:hint="eastAsia"/>
          <w:sz w:val="24"/>
          <w:szCs w:val="24"/>
        </w:rPr>
        <w:t>组织服务公司、参培</w:t>
      </w:r>
      <w:r w:rsidR="00782278">
        <w:rPr>
          <w:rFonts w:asciiTheme="minorEastAsia" w:eastAsiaTheme="minorEastAsia" w:hAnsiTheme="minorEastAsia" w:hint="eastAsia"/>
          <w:sz w:val="24"/>
          <w:szCs w:val="24"/>
        </w:rPr>
        <w:t>单位</w:t>
      </w:r>
      <w:r w:rsidR="00782278" w:rsidRPr="004D6491">
        <w:rPr>
          <w:rFonts w:asciiTheme="minorEastAsia" w:eastAsiaTheme="minorEastAsia" w:hAnsiTheme="minorEastAsia" w:hint="eastAsia"/>
          <w:sz w:val="24"/>
          <w:szCs w:val="24"/>
        </w:rPr>
        <w:t>相关负责人，沟通培训内容和目标，沟通参培需求和工作安排，确定具体培训计划。沟通内容包括但不限于：</w:t>
      </w:r>
    </w:p>
    <w:p w14:paraId="71AFCB34"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培训对象</w:t>
      </w:r>
    </w:p>
    <w:p w14:paraId="0013751E"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培训目标要求</w:t>
      </w:r>
    </w:p>
    <w:p w14:paraId="0580B0AE"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培训内容要点</w:t>
      </w:r>
    </w:p>
    <w:p w14:paraId="3506C034"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培训形式和时长</w:t>
      </w:r>
    </w:p>
    <w:p w14:paraId="5F086CD7"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培训地点安排</w:t>
      </w:r>
    </w:p>
    <w:p w14:paraId="61445596"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培训师资安排</w:t>
      </w:r>
    </w:p>
    <w:p w14:paraId="15944166"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室工作安排</w:t>
      </w:r>
    </w:p>
    <w:p w14:paraId="739D9ABA"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室人员基本情况</w:t>
      </w:r>
    </w:p>
    <w:p w14:paraId="0045C603"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室培训需求侧重</w:t>
      </w:r>
    </w:p>
    <w:p w14:paraId="0FCA1F0F"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上述情况沟通后，确定培训方案和计划，包括但不限于以下内容：</w:t>
      </w:r>
    </w:p>
    <w:p w14:paraId="58163E3E"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培训课程安排</w:t>
      </w:r>
    </w:p>
    <w:p w14:paraId="685EB6C8"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培训具体时间和地点</w:t>
      </w:r>
    </w:p>
    <w:p w14:paraId="1496F60B"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参培人数</w:t>
      </w:r>
    </w:p>
    <w:p w14:paraId="7E69C03C"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lastRenderedPageBreak/>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培训通知和报名安排</w:t>
      </w:r>
    </w:p>
    <w:p w14:paraId="3A00BF80"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培训后勤工作安排</w:t>
      </w:r>
    </w:p>
    <w:p w14:paraId="49BF5529"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培训教程修订安排</w:t>
      </w:r>
    </w:p>
    <w:p w14:paraId="4C32E08F"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培训其他相关工作</w:t>
      </w:r>
    </w:p>
    <w:p w14:paraId="56DD9F8C"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服务公司制定培训建议书，并提交</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w:t>
      </w:r>
      <w:r w:rsidRPr="004D6491">
        <w:rPr>
          <w:rFonts w:asciiTheme="minorEastAsia" w:eastAsiaTheme="minorEastAsia" w:hAnsiTheme="minorEastAsia" w:hint="eastAsia"/>
          <w:sz w:val="24"/>
          <w:szCs w:val="24"/>
        </w:rPr>
        <w:t>人民法院培训负责人审核。</w:t>
      </w:r>
    </w:p>
    <w:p w14:paraId="0F3E9049" w14:textId="77777777" w:rsidR="00782278" w:rsidRPr="004D6491" w:rsidRDefault="00782278" w:rsidP="00761147">
      <w:pPr>
        <w:pStyle w:val="af0"/>
        <w:numPr>
          <w:ilvl w:val="0"/>
          <w:numId w:val="32"/>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培训通知和报名</w:t>
      </w:r>
    </w:p>
    <w:p w14:paraId="6E31EC80"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D6491">
        <w:rPr>
          <w:rFonts w:asciiTheme="minorEastAsia" w:eastAsiaTheme="minorEastAsia" w:hAnsiTheme="minorEastAsia" w:hint="eastAsia"/>
          <w:sz w:val="24"/>
          <w:szCs w:val="24"/>
        </w:rPr>
        <w:t>培训负责人在内部办公平台向</w:t>
      </w:r>
      <w:r>
        <w:rPr>
          <w:rFonts w:asciiTheme="minorEastAsia" w:eastAsiaTheme="minorEastAsia" w:hAnsiTheme="minorEastAsia" w:hint="eastAsia"/>
          <w:sz w:val="24"/>
          <w:szCs w:val="24"/>
        </w:rPr>
        <w:t>单位的</w:t>
      </w:r>
      <w:r w:rsidRPr="004D6491">
        <w:rPr>
          <w:rFonts w:asciiTheme="minorEastAsia" w:eastAsiaTheme="minorEastAsia" w:hAnsiTheme="minorEastAsia" w:hint="eastAsia"/>
          <w:sz w:val="24"/>
          <w:szCs w:val="24"/>
        </w:rPr>
        <w:t>相关人员发布培训通知和课程安排，组织相关处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w:t>
      </w:r>
      <w:r>
        <w:rPr>
          <w:rFonts w:asciiTheme="minorEastAsia" w:eastAsiaTheme="minorEastAsia" w:hAnsiTheme="minorEastAsia" w:hint="eastAsia"/>
          <w:sz w:val="24"/>
          <w:szCs w:val="24"/>
        </w:rPr>
        <w:t>人员</w:t>
      </w:r>
      <w:r w:rsidRPr="004D6491">
        <w:rPr>
          <w:rFonts w:asciiTheme="minorEastAsia" w:eastAsiaTheme="minorEastAsia" w:hAnsiTheme="minorEastAsia" w:hint="eastAsia"/>
          <w:sz w:val="24"/>
          <w:szCs w:val="24"/>
        </w:rPr>
        <w:t>报名（含培训现场负责人及其联系方式）；报名信息收集汇总后告知服务公司。</w:t>
      </w:r>
    </w:p>
    <w:p w14:paraId="0C4ADC3F" w14:textId="77777777" w:rsidR="00782278" w:rsidRPr="004D6491" w:rsidRDefault="00782278" w:rsidP="00761147">
      <w:pPr>
        <w:pStyle w:val="af0"/>
        <w:numPr>
          <w:ilvl w:val="0"/>
          <w:numId w:val="32"/>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培训教材准备</w:t>
      </w:r>
    </w:p>
    <w:p w14:paraId="2EF0062C"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按照需求调研时沟通的培训需求侧重，服务公司组织培训教程的修订和补充，并按照参培人数印制培训教程和手册。培训课件的修订、印制等工作预计需0.5天。</w:t>
      </w:r>
    </w:p>
    <w:p w14:paraId="4929A30C" w14:textId="77777777" w:rsidR="00782278" w:rsidRPr="004D6491" w:rsidRDefault="00782278" w:rsidP="00761147">
      <w:pPr>
        <w:pStyle w:val="af0"/>
        <w:numPr>
          <w:ilvl w:val="0"/>
          <w:numId w:val="32"/>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培训场地和后勤准备</w:t>
      </w:r>
    </w:p>
    <w:p w14:paraId="5D60CDC3" w14:textId="77777777" w:rsidR="00782278" w:rsidRPr="004D6491" w:rsidRDefault="00422B77" w:rsidP="0078227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广西壮族自治区</w:t>
      </w:r>
      <w:r w:rsidR="00782278">
        <w:rPr>
          <w:rFonts w:asciiTheme="minorEastAsia" w:eastAsiaTheme="minorEastAsia" w:hAnsiTheme="minorEastAsia" w:hint="eastAsia"/>
          <w:sz w:val="24"/>
          <w:szCs w:val="24"/>
        </w:rPr>
        <w:t>高级人民法院</w:t>
      </w:r>
      <w:r w:rsidR="00782278" w:rsidRPr="004D6491">
        <w:rPr>
          <w:rFonts w:asciiTheme="minorEastAsia" w:eastAsiaTheme="minorEastAsia" w:hAnsiTheme="minorEastAsia" w:hint="eastAsia"/>
          <w:sz w:val="24"/>
          <w:szCs w:val="24"/>
        </w:rPr>
        <w:t>现场负责人组织安排培训场地和相关后勤工作，以确保培训的顺利实施。培训场地和后勤准备工作包括但不限于：</w:t>
      </w:r>
    </w:p>
    <w:p w14:paraId="65C299D7"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培训会场</w:t>
      </w:r>
    </w:p>
    <w:p w14:paraId="7594AB70"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上机电脑和网络环境</w:t>
      </w:r>
    </w:p>
    <w:p w14:paraId="6381DBD3"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培训签到资料</w:t>
      </w:r>
    </w:p>
    <w:p w14:paraId="07DB1C7A"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与会领导或专家</w:t>
      </w:r>
    </w:p>
    <w:p w14:paraId="7BE01A3B"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会场饮水、会场指示、学员用品、学员报到方式等其他后勤准备工作</w:t>
      </w:r>
    </w:p>
    <w:p w14:paraId="5F5B4630"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在培训正式开始前一天，服务公司培训工程师到培训会场调试培训环境和上机环境，布置会场，发放培训教程，确保次日培训顺利实施。</w:t>
      </w:r>
    </w:p>
    <w:p w14:paraId="4BA089E9" w14:textId="77777777" w:rsidR="00782278" w:rsidRPr="004D6491" w:rsidRDefault="00782278" w:rsidP="00761147">
      <w:pPr>
        <w:pStyle w:val="af0"/>
        <w:numPr>
          <w:ilvl w:val="0"/>
          <w:numId w:val="32"/>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培训实施</w:t>
      </w:r>
    </w:p>
    <w:p w14:paraId="68D78DC1"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在简短的培训开班仪式，说明培训目的、要求和课程安排后，正式开展培训，提高培训效率。</w:t>
      </w:r>
    </w:p>
    <w:p w14:paraId="30660459"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老师现场简要调研参培人员具体需求后正式讲解，并在讲解过程中积极有效的回答参培人员提问；通过课上课下的积极互动，调动学员学习主动性和积极性，及时调整培训侧重和讲解角度、方式，提高培训效果。</w:t>
      </w:r>
    </w:p>
    <w:p w14:paraId="54C19F00"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lastRenderedPageBreak/>
        <w:t>培训结束时开展现场满意度调研，为后续改进培训方法和内容，更合理的组织培训提供参考。</w:t>
      </w:r>
    </w:p>
    <w:p w14:paraId="22FDA695" w14:textId="77777777" w:rsidR="00782278" w:rsidRPr="00EA3403" w:rsidRDefault="00782278" w:rsidP="00761147">
      <w:pPr>
        <w:pStyle w:val="af0"/>
        <w:numPr>
          <w:ilvl w:val="0"/>
          <w:numId w:val="32"/>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培训总结</w:t>
      </w:r>
    </w:p>
    <w:p w14:paraId="77EC64F6"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服务公司负责组织对培训的内容、课程安排、讲解方式等方面进行总结，形成培训总结报告，并向</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D6491">
        <w:rPr>
          <w:rFonts w:asciiTheme="minorEastAsia" w:eastAsiaTheme="minorEastAsia" w:hAnsiTheme="minorEastAsia" w:hint="eastAsia"/>
          <w:sz w:val="24"/>
          <w:szCs w:val="24"/>
        </w:rPr>
        <w:t>相关领导进行汇报沟通，制定后续培训计划和改进措施，进一步提高培训效果和满意度。</w:t>
      </w:r>
    </w:p>
    <w:p w14:paraId="42EA3278" w14:textId="77777777" w:rsidR="00782278" w:rsidRPr="00EA3403" w:rsidRDefault="00782278" w:rsidP="00761147">
      <w:pPr>
        <w:pStyle w:val="af0"/>
        <w:numPr>
          <w:ilvl w:val="0"/>
          <w:numId w:val="32"/>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培训资料归档</w:t>
      </w:r>
    </w:p>
    <w:p w14:paraId="2D9EFE3C" w14:textId="77777777" w:rsidR="00782278" w:rsidRPr="004D6491" w:rsidRDefault="00422B77" w:rsidP="0078227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广西壮族自治区</w:t>
      </w:r>
      <w:r w:rsidR="00782278">
        <w:rPr>
          <w:rFonts w:asciiTheme="minorEastAsia" w:eastAsiaTheme="minorEastAsia" w:hAnsiTheme="minorEastAsia" w:hint="eastAsia"/>
          <w:sz w:val="24"/>
          <w:szCs w:val="24"/>
        </w:rPr>
        <w:t>高级人民法院</w:t>
      </w:r>
      <w:r w:rsidR="00782278" w:rsidRPr="004D6491">
        <w:rPr>
          <w:rFonts w:asciiTheme="minorEastAsia" w:eastAsiaTheme="minorEastAsia" w:hAnsiTheme="minorEastAsia" w:hint="eastAsia"/>
          <w:sz w:val="24"/>
          <w:szCs w:val="24"/>
        </w:rPr>
        <w:t>培训负责人组织完成培训教程、签到材料、培训总结等培训资料的归档备案。</w:t>
      </w:r>
    </w:p>
    <w:p w14:paraId="478C1911" w14:textId="77777777" w:rsidR="00782278" w:rsidRPr="00104CD4" w:rsidRDefault="00782278" w:rsidP="00782278">
      <w:pPr>
        <w:ind w:firstLine="480"/>
        <w:rPr>
          <w:rFonts w:asciiTheme="minorEastAsia" w:eastAsiaTheme="minorEastAsia" w:hAnsiTheme="minorEastAsia"/>
          <w:b/>
          <w:sz w:val="24"/>
          <w:szCs w:val="24"/>
        </w:rPr>
      </w:pPr>
      <w:r w:rsidRPr="00104CD4">
        <w:rPr>
          <w:rFonts w:asciiTheme="minorEastAsia" w:eastAsiaTheme="minorEastAsia" w:hAnsiTheme="minorEastAsia" w:hint="eastAsia"/>
          <w:b/>
          <w:sz w:val="24"/>
          <w:szCs w:val="24"/>
        </w:rPr>
        <w:t>培训质量控制</w:t>
      </w:r>
    </w:p>
    <w:p w14:paraId="64AA6FC6"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每期培训结束后，进行一次全体参培人员的问卷调查，调查内容涉及对培训讲师的评价及对培训内容安排是否合理的调查，以便根据员工实际反应的情况进一步改进培训方法和内容，真正达到提高员工技能水平的目的。</w:t>
      </w:r>
    </w:p>
    <w:p w14:paraId="798EED85" w14:textId="77777777" w:rsidR="00782278" w:rsidRPr="004D6491" w:rsidRDefault="00782278" w:rsidP="00782278">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培训结束时，根据培训需要安排考试。培训结束后，服务公司阶段性的对培训进行总结，汇同学员成绩，向</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w:t>
      </w:r>
      <w:r w:rsidRPr="004D6491">
        <w:rPr>
          <w:rFonts w:asciiTheme="minorEastAsia" w:eastAsiaTheme="minorEastAsia" w:hAnsiTheme="minorEastAsia" w:hint="eastAsia"/>
          <w:sz w:val="24"/>
          <w:szCs w:val="24"/>
        </w:rPr>
        <w:t>法院提供阶段总结报告。</w:t>
      </w:r>
    </w:p>
    <w:p w14:paraId="7B3B0B69" w14:textId="77777777" w:rsidR="008E0C15" w:rsidRPr="00D77533" w:rsidRDefault="00422B77" w:rsidP="00782278">
      <w:pPr>
        <w:ind w:firstLine="480"/>
        <w:rPr>
          <w:rFonts w:asciiTheme="minorEastAsia" w:eastAsiaTheme="minorEastAsia" w:hAnsiTheme="minorEastAsia" w:cs="MS Mincho"/>
          <w:sz w:val="24"/>
          <w:szCs w:val="24"/>
        </w:rPr>
      </w:pPr>
      <w:r>
        <w:rPr>
          <w:rFonts w:asciiTheme="minorEastAsia" w:eastAsiaTheme="minorEastAsia" w:hAnsiTheme="minorEastAsia" w:hint="eastAsia"/>
          <w:sz w:val="24"/>
          <w:szCs w:val="24"/>
        </w:rPr>
        <w:t>广西壮族自治区</w:t>
      </w:r>
      <w:r w:rsidR="00782278">
        <w:rPr>
          <w:rFonts w:asciiTheme="minorEastAsia" w:eastAsiaTheme="minorEastAsia" w:hAnsiTheme="minorEastAsia" w:hint="eastAsia"/>
          <w:sz w:val="24"/>
          <w:szCs w:val="24"/>
        </w:rPr>
        <w:t>高级人民法院</w:t>
      </w:r>
      <w:r w:rsidR="00782278" w:rsidRPr="004D6491">
        <w:rPr>
          <w:rFonts w:asciiTheme="minorEastAsia" w:eastAsiaTheme="minorEastAsia" w:hAnsiTheme="minorEastAsia" w:hint="eastAsia"/>
          <w:sz w:val="24"/>
          <w:szCs w:val="24"/>
        </w:rPr>
        <w:t>培训负责人组织服务公司不定期对参培人员及其主管领导进行回访，了解培训效果和后续改进意见。</w:t>
      </w:r>
    </w:p>
    <w:p w14:paraId="2331C457" w14:textId="77777777" w:rsidR="008E0C15" w:rsidRDefault="008E0C15" w:rsidP="00761147">
      <w:pPr>
        <w:pStyle w:val="4"/>
        <w:numPr>
          <w:ilvl w:val="2"/>
          <w:numId w:val="7"/>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系统维护</w:t>
      </w:r>
    </w:p>
    <w:p w14:paraId="4746078F" w14:textId="77777777" w:rsidR="002D7A0C" w:rsidRPr="00F959AD" w:rsidRDefault="003D6570" w:rsidP="002D7A0C">
      <w:pPr>
        <w:ind w:firstLine="480"/>
        <w:rPr>
          <w:rFonts w:asciiTheme="minorEastAsia" w:eastAsiaTheme="minorEastAsia" w:hAnsiTheme="minorEastAsia"/>
          <w:sz w:val="24"/>
          <w:szCs w:val="24"/>
        </w:rPr>
      </w:pPr>
      <w:r w:rsidRPr="003324F1">
        <w:rPr>
          <w:rFonts w:asciiTheme="minorEastAsia" w:eastAsiaTheme="minorEastAsia" w:hAnsiTheme="minorEastAsia" w:hint="eastAsia"/>
          <w:sz w:val="24"/>
          <w:szCs w:val="24"/>
        </w:rPr>
        <w:t>系统维护涉及</w:t>
      </w:r>
      <w:r>
        <w:rPr>
          <w:rFonts w:asciiTheme="minorEastAsia" w:eastAsiaTheme="minorEastAsia" w:hAnsiTheme="minorEastAsia" w:hint="eastAsia"/>
          <w:sz w:val="24"/>
          <w:szCs w:val="24"/>
        </w:rPr>
        <w:t>省本级和两家中级人民</w:t>
      </w:r>
      <w:r w:rsidRPr="003324F1">
        <w:rPr>
          <w:rFonts w:asciiTheme="minorEastAsia" w:eastAsiaTheme="minorEastAsia" w:hAnsiTheme="minorEastAsia" w:hint="eastAsia"/>
          <w:sz w:val="24"/>
          <w:szCs w:val="24"/>
        </w:rPr>
        <w:t>法院运行时期的系统维护</w:t>
      </w:r>
      <w:r>
        <w:rPr>
          <w:rFonts w:asciiTheme="minorEastAsia" w:eastAsiaTheme="minorEastAsia" w:hAnsiTheme="minorEastAsia" w:hint="eastAsia"/>
          <w:sz w:val="24"/>
          <w:szCs w:val="24"/>
        </w:rPr>
        <w:t>，</w:t>
      </w:r>
      <w:r>
        <w:rPr>
          <w:rFonts w:asciiTheme="minorEastAsia" w:eastAsiaTheme="minorEastAsia" w:hAnsiTheme="minorEastAsia"/>
          <w:sz w:val="24"/>
          <w:szCs w:val="24"/>
        </w:rPr>
        <w:t>维护期限一年。</w:t>
      </w:r>
    </w:p>
    <w:p w14:paraId="649CDD80"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方式分</w:t>
      </w:r>
      <w:r w:rsidRPr="00D77533">
        <w:rPr>
          <w:rFonts w:asciiTheme="minorEastAsia" w:eastAsiaTheme="minorEastAsia" w:hAnsiTheme="minorEastAsia" w:hint="eastAsia"/>
          <w:sz w:val="24"/>
          <w:szCs w:val="24"/>
        </w:rPr>
        <w:t>为</w:t>
      </w:r>
      <w:r w:rsidRPr="00D77533">
        <w:rPr>
          <w:rFonts w:asciiTheme="minorEastAsia" w:eastAsiaTheme="minorEastAsia" w:hAnsiTheme="minorEastAsia" w:cs="MS Mincho"/>
          <w:sz w:val="24"/>
          <w:szCs w:val="24"/>
        </w:rPr>
        <w:t>全国</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一</w:t>
      </w:r>
      <w:r w:rsidRPr="00D77533">
        <w:rPr>
          <w:rFonts w:asciiTheme="minorEastAsia" w:eastAsiaTheme="minorEastAsia" w:hAnsiTheme="minorEastAsia" w:hint="eastAsia"/>
          <w:sz w:val="24"/>
          <w:szCs w:val="24"/>
        </w:rPr>
        <w:t>400电话服务，远程在线服务（包含邮件、即时通讯工具、远程桌面等）</w:t>
      </w:r>
      <w:r w:rsidRPr="00D77533">
        <w:rPr>
          <w:rFonts w:asciiTheme="minorEastAsia" w:eastAsiaTheme="minorEastAsia" w:hAnsiTheme="minorEastAsia" w:cs="MS Mincho"/>
          <w:sz w:val="24"/>
          <w:szCs w:val="24"/>
        </w:rPr>
        <w:t>。</w:t>
      </w:r>
    </w:p>
    <w:p w14:paraId="70EA6E8F"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hint="eastAsia"/>
          <w:sz w:val="24"/>
          <w:szCs w:val="24"/>
        </w:rPr>
        <w:t>发生</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6CA055D6"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5E09F68A"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3F43F974"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2DC5B181"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14377DF4"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2FE7B62F"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6744F9EB" w14:textId="77777777" w:rsidR="008E0C15" w:rsidRPr="00D77533" w:rsidRDefault="008E0C15" w:rsidP="008E0C1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应电话</w:t>
      </w:r>
      <w:r w:rsidRPr="00D77533">
        <w:rPr>
          <w:rFonts w:asciiTheme="minorEastAsia" w:eastAsiaTheme="minorEastAsia" w:hAnsiTheme="minorEastAsia" w:cs="MS Mincho"/>
          <w:sz w:val="24"/>
          <w:szCs w:val="24"/>
        </w:rPr>
        <w:t>。</w:t>
      </w:r>
    </w:p>
    <w:p w14:paraId="5C34AC33" w14:textId="77777777" w:rsidR="008E0C15" w:rsidRPr="00D77533" w:rsidRDefault="008E0C15" w:rsidP="008E0C15">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14:paraId="6BBEF5B8" w14:textId="77777777" w:rsidR="008E0C15" w:rsidRPr="00D77533" w:rsidRDefault="008E0C15" w:rsidP="00761147">
      <w:pPr>
        <w:pStyle w:val="4"/>
        <w:numPr>
          <w:ilvl w:val="2"/>
          <w:numId w:val="7"/>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sz w:val="24"/>
          <w:szCs w:val="24"/>
        </w:rPr>
        <w:t>维护内容</w:t>
      </w:r>
    </w:p>
    <w:p w14:paraId="17E581D7" w14:textId="77777777" w:rsidR="008E0C15" w:rsidRPr="00D77533" w:rsidRDefault="008E0C15" w:rsidP="008E0C15">
      <w:pPr>
        <w:spacing w:line="560" w:lineRule="exact"/>
        <w:ind w:firstLine="480"/>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14:paraId="5AB2E175" w14:textId="77777777"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sidRPr="00D77533">
        <w:rPr>
          <w:rFonts w:asciiTheme="minorEastAsia" w:eastAsiaTheme="minorEastAsia" w:hAnsiTheme="minorEastAsia"/>
          <w:sz w:val="24"/>
          <w:szCs w:val="24"/>
        </w:rPr>
        <w:t>角色权限分配</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及人员调动</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人员离职</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新进人员的用户增加</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变动账户及其所对应的功能权限的分配变更</w:t>
      </w:r>
      <w:r w:rsidRPr="00D77533">
        <w:rPr>
          <w:rFonts w:asciiTheme="minorEastAsia" w:eastAsiaTheme="minorEastAsia" w:hAnsiTheme="minorEastAsia" w:hint="eastAsia"/>
          <w:sz w:val="24"/>
          <w:szCs w:val="24"/>
        </w:rPr>
        <w:t>。</w:t>
      </w:r>
      <w:r w:rsidR="00C65240">
        <w:rPr>
          <w:rFonts w:ascii="宋体" w:hAnsi="宋体" w:hint="eastAsia"/>
          <w:sz w:val="24"/>
          <w:szCs w:val="24"/>
        </w:rPr>
        <w:t>包括财务中转岗位</w:t>
      </w:r>
      <w:r w:rsidR="00C65240" w:rsidRPr="00C45012">
        <w:rPr>
          <w:rFonts w:ascii="宋体" w:hAnsi="宋体" w:hint="eastAsia"/>
          <w:sz w:val="24"/>
          <w:szCs w:val="24"/>
        </w:rPr>
        <w:t>权限</w:t>
      </w:r>
      <w:r w:rsidR="00C65240">
        <w:rPr>
          <w:rFonts w:ascii="宋体" w:hAnsi="宋体" w:hint="eastAsia"/>
          <w:sz w:val="24"/>
          <w:szCs w:val="24"/>
        </w:rPr>
        <w:t>变更</w:t>
      </w:r>
      <w:r w:rsidR="00C65240" w:rsidRPr="00C45012">
        <w:rPr>
          <w:rFonts w:ascii="宋体" w:hAnsi="宋体" w:hint="eastAsia"/>
          <w:sz w:val="24"/>
          <w:szCs w:val="24"/>
        </w:rPr>
        <w:t>、</w:t>
      </w:r>
      <w:r w:rsidR="00C65240">
        <w:rPr>
          <w:rFonts w:ascii="宋体" w:hAnsi="宋体" w:hint="eastAsia"/>
          <w:sz w:val="24"/>
          <w:szCs w:val="24"/>
        </w:rPr>
        <w:t>基建处理人员</w:t>
      </w:r>
      <w:r w:rsidR="00C65240" w:rsidRPr="00C45012">
        <w:rPr>
          <w:rFonts w:ascii="宋体" w:hAnsi="宋体" w:hint="eastAsia"/>
          <w:sz w:val="24"/>
          <w:szCs w:val="24"/>
        </w:rPr>
        <w:t>权限</w:t>
      </w:r>
      <w:r w:rsidR="00C65240">
        <w:rPr>
          <w:rFonts w:ascii="宋体" w:hAnsi="宋体" w:hint="eastAsia"/>
          <w:sz w:val="24"/>
          <w:szCs w:val="24"/>
        </w:rPr>
        <w:t>变更、财务出纳</w:t>
      </w:r>
      <w:r w:rsidR="00C65240" w:rsidRPr="00C45012">
        <w:rPr>
          <w:rFonts w:ascii="宋体" w:hAnsi="宋体" w:hint="eastAsia"/>
          <w:sz w:val="24"/>
          <w:szCs w:val="24"/>
        </w:rPr>
        <w:t>权限</w:t>
      </w:r>
      <w:r w:rsidR="00C65240">
        <w:rPr>
          <w:rFonts w:ascii="宋体" w:hAnsi="宋体" w:hint="eastAsia"/>
          <w:sz w:val="24"/>
          <w:szCs w:val="24"/>
        </w:rPr>
        <w:t>变更、部门内勤</w:t>
      </w:r>
      <w:r w:rsidR="00C65240" w:rsidRPr="00C45012">
        <w:rPr>
          <w:rFonts w:ascii="宋体" w:hAnsi="宋体" w:hint="eastAsia"/>
          <w:sz w:val="24"/>
          <w:szCs w:val="24"/>
        </w:rPr>
        <w:t>权限</w:t>
      </w:r>
      <w:r w:rsidR="00C65240">
        <w:rPr>
          <w:rFonts w:ascii="宋体" w:hAnsi="宋体" w:hint="eastAsia"/>
          <w:sz w:val="24"/>
          <w:szCs w:val="24"/>
        </w:rPr>
        <w:t>变更、单据终审人员</w:t>
      </w:r>
      <w:r w:rsidR="00C65240" w:rsidRPr="00C45012">
        <w:rPr>
          <w:rFonts w:ascii="宋体" w:hAnsi="宋体" w:hint="eastAsia"/>
          <w:sz w:val="24"/>
          <w:szCs w:val="24"/>
        </w:rPr>
        <w:t>权限</w:t>
      </w:r>
      <w:r w:rsidR="00C65240">
        <w:rPr>
          <w:rFonts w:ascii="宋体" w:hAnsi="宋体" w:hint="eastAsia"/>
          <w:sz w:val="24"/>
          <w:szCs w:val="24"/>
        </w:rPr>
        <w:t>变更、财务管理审核人</w:t>
      </w:r>
      <w:r w:rsidR="00C65240" w:rsidRPr="00C45012">
        <w:rPr>
          <w:rFonts w:ascii="宋体" w:hAnsi="宋体" w:hint="eastAsia"/>
          <w:sz w:val="24"/>
          <w:szCs w:val="24"/>
        </w:rPr>
        <w:t>权限</w:t>
      </w:r>
      <w:r w:rsidR="00C65240">
        <w:rPr>
          <w:rFonts w:ascii="宋体" w:hAnsi="宋体" w:hint="eastAsia"/>
          <w:sz w:val="24"/>
          <w:szCs w:val="24"/>
        </w:rPr>
        <w:t>变更、报销人员</w:t>
      </w:r>
      <w:r w:rsidR="00C65240" w:rsidRPr="00C45012">
        <w:rPr>
          <w:rFonts w:ascii="宋体" w:hAnsi="宋体" w:hint="eastAsia"/>
          <w:sz w:val="24"/>
          <w:szCs w:val="24"/>
        </w:rPr>
        <w:t>权限</w:t>
      </w:r>
      <w:r w:rsidR="00C65240">
        <w:rPr>
          <w:rFonts w:ascii="宋体" w:hAnsi="宋体" w:hint="eastAsia"/>
          <w:sz w:val="24"/>
          <w:szCs w:val="24"/>
        </w:rPr>
        <w:t>变更、往来报销人员</w:t>
      </w:r>
      <w:r w:rsidR="00C65240" w:rsidRPr="00C45012">
        <w:rPr>
          <w:rFonts w:ascii="宋体" w:hAnsi="宋体" w:hint="eastAsia"/>
          <w:sz w:val="24"/>
          <w:szCs w:val="24"/>
        </w:rPr>
        <w:t>权限</w:t>
      </w:r>
      <w:r w:rsidR="00C65240">
        <w:rPr>
          <w:rFonts w:ascii="宋体" w:hAnsi="宋体" w:hint="eastAsia"/>
          <w:sz w:val="24"/>
          <w:szCs w:val="24"/>
        </w:rPr>
        <w:t>变更、</w:t>
      </w:r>
      <w:r w:rsidR="00C65240" w:rsidRPr="00C45012">
        <w:rPr>
          <w:rFonts w:ascii="宋体" w:hAnsi="宋体" w:hint="eastAsia"/>
          <w:sz w:val="24"/>
          <w:szCs w:val="24"/>
        </w:rPr>
        <w:t>特殊人员权限</w:t>
      </w:r>
      <w:r w:rsidR="00C65240">
        <w:rPr>
          <w:rFonts w:ascii="宋体" w:hAnsi="宋体" w:hint="eastAsia"/>
          <w:sz w:val="24"/>
          <w:szCs w:val="24"/>
        </w:rPr>
        <w:t>变更。</w:t>
      </w:r>
    </w:p>
    <w:p w14:paraId="1B8022DE" w14:textId="77777777" w:rsidR="008E0C15" w:rsidRPr="00D77533" w:rsidRDefault="008E0C15" w:rsidP="008E0C15">
      <w:pPr>
        <w:spacing w:line="560" w:lineRule="exact"/>
        <w:ind w:firstLine="480"/>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14:paraId="1DC65E91" w14:textId="77777777"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在法院人员使用过程中，所遇到的操作类问题，由维护人员对其进行系统操作流程的讲解及操作步骤的解答。</w:t>
      </w:r>
      <w:r w:rsidR="009C7C44">
        <w:rPr>
          <w:rFonts w:ascii="宋体" w:hAnsi="宋体" w:hint="eastAsia"/>
          <w:sz w:val="24"/>
          <w:szCs w:val="24"/>
        </w:rPr>
        <w:t>包括差旅申请</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、差旅申请审核</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、差旅申请打印</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、现金报销单</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、现金报销审核</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、现金报销打印操作解答、公务卡报销单</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、公务卡报销审核</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、公务卡报销打印操作解答、转账报销单</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、转账报销审核</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、转账报销打印操作解答、差旅报销</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、差旅报销审核</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、差旅报销打印操作解答、现金日记账</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、银行日记账</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、现金报销单据财务处理</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、公务卡报销单据财务处理</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、转账报销单据财务处理</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、借款单据财务处理</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、还款单据财务处理</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、差旅报销单据财务处理</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、借款单填报</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、借款单审核</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、借款打印操</w:t>
      </w:r>
      <w:r w:rsidR="009C7C44">
        <w:rPr>
          <w:rFonts w:ascii="宋体" w:hAnsi="宋体" w:hint="eastAsia"/>
          <w:sz w:val="24"/>
          <w:szCs w:val="24"/>
        </w:rPr>
        <w:lastRenderedPageBreak/>
        <w:t>作解答、还款单填写</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、现金报销单凭证生成</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、公务卡报销单凭证生成</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、转账报销单凭证生成</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、借款单凭证生成</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、还款单凭证生成</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、差旅报销单凭证生成</w:t>
      </w:r>
      <w:r w:rsidR="009C7C44" w:rsidRPr="00C45012">
        <w:rPr>
          <w:rFonts w:ascii="宋体" w:hAnsi="宋体" w:cs="宋体" w:hint="eastAsia"/>
          <w:color w:val="000000"/>
          <w:kern w:val="0"/>
          <w:sz w:val="24"/>
          <w:szCs w:val="24"/>
        </w:rPr>
        <w:t>操作流程解答</w:t>
      </w:r>
      <w:r w:rsidR="009C7C44">
        <w:rPr>
          <w:rFonts w:ascii="宋体" w:hAnsi="宋体" w:hint="eastAsia"/>
          <w:sz w:val="24"/>
          <w:szCs w:val="24"/>
        </w:rPr>
        <w:t>。</w:t>
      </w:r>
    </w:p>
    <w:p w14:paraId="5E2691D4" w14:textId="77777777" w:rsidR="008E0C15" w:rsidRPr="00D77533" w:rsidRDefault="008E0C15" w:rsidP="008E0C15">
      <w:pPr>
        <w:spacing w:line="560" w:lineRule="exact"/>
        <w:ind w:firstLine="480"/>
        <w:rPr>
          <w:rFonts w:asciiTheme="minorEastAsia" w:eastAsiaTheme="minorEastAsia" w:hAnsiTheme="minorEastAsia"/>
          <w:b/>
          <w:sz w:val="24"/>
          <w:szCs w:val="24"/>
        </w:rPr>
      </w:pPr>
      <w:r w:rsidRPr="00D77533">
        <w:rPr>
          <w:rFonts w:asciiTheme="minorEastAsia" w:eastAsiaTheme="minorEastAsia" w:hAnsiTheme="minorEastAsia"/>
          <w:b/>
          <w:sz w:val="24"/>
          <w:szCs w:val="24"/>
        </w:rPr>
        <w:t>3.</w:t>
      </w:r>
      <w:r w:rsidRPr="00D77533">
        <w:rPr>
          <w:rFonts w:asciiTheme="minorEastAsia" w:eastAsiaTheme="minorEastAsia" w:hAnsiTheme="minorEastAsia" w:hint="eastAsia"/>
          <w:b/>
          <w:sz w:val="24"/>
          <w:szCs w:val="24"/>
        </w:rPr>
        <w:t>特殊情况操作讲解</w:t>
      </w:r>
    </w:p>
    <w:p w14:paraId="08B551DA" w14:textId="77777777"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r w:rsidR="00F8277E">
        <w:rPr>
          <w:rFonts w:ascii="宋体" w:hAnsi="宋体" w:hint="eastAsia"/>
          <w:sz w:val="24"/>
          <w:szCs w:val="24"/>
        </w:rPr>
        <w:t>同一人员同一天到多个地方出差填报</w:t>
      </w:r>
      <w:r w:rsidR="00F8277E" w:rsidRPr="00690EB0">
        <w:rPr>
          <w:rFonts w:ascii="宋体" w:hAnsi="宋体" w:cs="宋体" w:hint="eastAsia"/>
          <w:color w:val="000000"/>
          <w:kern w:val="0"/>
          <w:sz w:val="24"/>
          <w:szCs w:val="24"/>
        </w:rPr>
        <w:t>操作讲解</w:t>
      </w:r>
      <w:r w:rsidR="00F8277E">
        <w:rPr>
          <w:rFonts w:ascii="宋体" w:hAnsi="宋体" w:hint="eastAsia"/>
          <w:sz w:val="24"/>
          <w:szCs w:val="24"/>
        </w:rPr>
        <w:t>、同一个连续到多地出差填报</w:t>
      </w:r>
      <w:r w:rsidR="00F8277E" w:rsidRPr="00C45012">
        <w:rPr>
          <w:rFonts w:ascii="宋体" w:hAnsi="宋体" w:cs="宋体" w:hint="eastAsia"/>
          <w:color w:val="000000"/>
          <w:kern w:val="0"/>
          <w:sz w:val="24"/>
          <w:szCs w:val="24"/>
        </w:rPr>
        <w:t>操作讲解</w:t>
      </w:r>
      <w:r w:rsidR="00F8277E">
        <w:rPr>
          <w:rFonts w:ascii="宋体" w:hAnsi="宋体" w:cs="宋体" w:hint="eastAsia"/>
          <w:color w:val="000000"/>
          <w:kern w:val="0"/>
          <w:sz w:val="24"/>
          <w:szCs w:val="24"/>
        </w:rPr>
        <w:t>、使用发票冲抵借款</w:t>
      </w:r>
      <w:r w:rsidR="00F8277E" w:rsidRPr="00C45012">
        <w:rPr>
          <w:rFonts w:ascii="宋体" w:hAnsi="宋体" w:cs="宋体" w:hint="eastAsia"/>
          <w:color w:val="000000"/>
          <w:kern w:val="0"/>
          <w:sz w:val="24"/>
          <w:szCs w:val="24"/>
        </w:rPr>
        <w:t>操作讲解</w:t>
      </w:r>
      <w:r w:rsidR="00F8277E">
        <w:rPr>
          <w:rFonts w:ascii="宋体" w:hAnsi="宋体" w:cs="宋体" w:hint="eastAsia"/>
          <w:color w:val="000000"/>
          <w:kern w:val="0"/>
          <w:sz w:val="24"/>
          <w:szCs w:val="24"/>
        </w:rPr>
        <w:t>。</w:t>
      </w:r>
    </w:p>
    <w:p w14:paraId="2F11D7E3" w14:textId="77777777" w:rsidR="008E0C15" w:rsidRPr="00D77533" w:rsidRDefault="008E0C15" w:rsidP="008E0C15">
      <w:pPr>
        <w:spacing w:line="560" w:lineRule="exact"/>
        <w:ind w:firstLine="480"/>
        <w:rPr>
          <w:rFonts w:asciiTheme="minorEastAsia" w:eastAsiaTheme="minorEastAsia" w:hAnsiTheme="minorEastAsia"/>
          <w:b/>
          <w:sz w:val="24"/>
          <w:szCs w:val="24"/>
        </w:rPr>
      </w:pPr>
      <w:r w:rsidRPr="00D77533">
        <w:rPr>
          <w:rFonts w:asciiTheme="minorEastAsia" w:eastAsiaTheme="minorEastAsia" w:hAnsiTheme="minorEastAsia"/>
          <w:b/>
          <w:sz w:val="24"/>
          <w:szCs w:val="24"/>
        </w:rPr>
        <w:t>4.</w:t>
      </w:r>
      <w:r w:rsidRPr="00D77533">
        <w:rPr>
          <w:rFonts w:asciiTheme="minorEastAsia" w:eastAsiaTheme="minorEastAsia" w:hAnsiTheme="minorEastAsia" w:hint="eastAsia"/>
          <w:b/>
          <w:sz w:val="24"/>
          <w:szCs w:val="24"/>
        </w:rPr>
        <w:t>政策类解答</w:t>
      </w:r>
    </w:p>
    <w:p w14:paraId="5A93E213" w14:textId="77777777"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针对在国家政策或地方政策发生变动的情况下，系统相应作出更改后，对不了解政策变动的人员，由维护人员对其进行新政策的解答。</w:t>
      </w:r>
      <w:r w:rsidR="00871B9A">
        <w:rPr>
          <w:rFonts w:ascii="宋体" w:hAnsi="宋体" w:hint="eastAsia"/>
          <w:sz w:val="24"/>
          <w:szCs w:val="24"/>
        </w:rPr>
        <w:t>包括公用经费报销政策解答、项目经费执行政策解答、借款政策解答、还款政策解答</w:t>
      </w:r>
      <w:r w:rsidR="00A359A6">
        <w:rPr>
          <w:rFonts w:ascii="宋体" w:hAnsi="宋体" w:hint="eastAsia"/>
          <w:sz w:val="24"/>
          <w:szCs w:val="24"/>
        </w:rPr>
        <w:t>。</w:t>
      </w:r>
    </w:p>
    <w:p w14:paraId="7654DF19" w14:textId="77777777" w:rsidR="008E0C15" w:rsidRPr="00D77533" w:rsidRDefault="008E0C15" w:rsidP="008E0C15">
      <w:pPr>
        <w:spacing w:line="560" w:lineRule="exact"/>
        <w:ind w:firstLine="480"/>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5.辅助操作</w:t>
      </w:r>
    </w:p>
    <w:p w14:paraId="30FFA703" w14:textId="77777777"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r w:rsidR="00AF34A1">
        <w:rPr>
          <w:rFonts w:ascii="宋体" w:hAnsi="宋体" w:hint="eastAsia"/>
          <w:sz w:val="24"/>
          <w:szCs w:val="24"/>
        </w:rPr>
        <w:t>包括差旅申请</w:t>
      </w:r>
      <w:r w:rsidR="00AF34A1">
        <w:rPr>
          <w:rFonts w:ascii="宋体" w:hAnsi="宋体" w:cs="宋体" w:hint="eastAsia"/>
          <w:color w:val="000000"/>
          <w:kern w:val="0"/>
          <w:sz w:val="24"/>
          <w:szCs w:val="24"/>
        </w:rPr>
        <w:t>辅助操作</w:t>
      </w:r>
      <w:r w:rsidR="00AF34A1">
        <w:rPr>
          <w:rFonts w:ascii="宋体" w:hAnsi="宋体" w:hint="eastAsia"/>
          <w:sz w:val="24"/>
          <w:szCs w:val="24"/>
        </w:rPr>
        <w:t>、差旅申请审核</w:t>
      </w:r>
      <w:r w:rsidR="00AF34A1">
        <w:rPr>
          <w:rFonts w:ascii="宋体" w:hAnsi="宋体" w:cs="宋体" w:hint="eastAsia"/>
          <w:color w:val="000000"/>
          <w:kern w:val="0"/>
          <w:sz w:val="24"/>
          <w:szCs w:val="24"/>
        </w:rPr>
        <w:t>辅助操作</w:t>
      </w:r>
      <w:r w:rsidR="00AF34A1">
        <w:rPr>
          <w:rFonts w:ascii="宋体" w:hAnsi="宋体" w:hint="eastAsia"/>
          <w:sz w:val="24"/>
          <w:szCs w:val="24"/>
        </w:rPr>
        <w:t>、差旅申请打印</w:t>
      </w:r>
      <w:r w:rsidR="00AF34A1">
        <w:rPr>
          <w:rFonts w:ascii="宋体" w:hAnsi="宋体" w:cs="宋体" w:hint="eastAsia"/>
          <w:color w:val="000000"/>
          <w:kern w:val="0"/>
          <w:sz w:val="24"/>
          <w:szCs w:val="24"/>
        </w:rPr>
        <w:t>辅助操作</w:t>
      </w:r>
      <w:r w:rsidR="00AF34A1">
        <w:rPr>
          <w:rFonts w:ascii="宋体" w:hAnsi="宋体" w:hint="eastAsia"/>
          <w:sz w:val="24"/>
          <w:szCs w:val="24"/>
        </w:rPr>
        <w:t>、现金报销单</w:t>
      </w:r>
      <w:r w:rsidR="00AF34A1">
        <w:rPr>
          <w:rFonts w:ascii="宋体" w:hAnsi="宋体" w:cs="宋体" w:hint="eastAsia"/>
          <w:color w:val="000000"/>
          <w:kern w:val="0"/>
          <w:sz w:val="24"/>
          <w:szCs w:val="24"/>
        </w:rPr>
        <w:t>辅助操作</w:t>
      </w:r>
      <w:r w:rsidR="00AF34A1">
        <w:rPr>
          <w:rFonts w:ascii="宋体" w:hAnsi="宋体" w:hint="eastAsia"/>
          <w:sz w:val="24"/>
          <w:szCs w:val="24"/>
        </w:rPr>
        <w:t>、现金报销审核</w:t>
      </w:r>
      <w:r w:rsidR="00AF34A1">
        <w:rPr>
          <w:rFonts w:ascii="宋体" w:hAnsi="宋体" w:cs="宋体" w:hint="eastAsia"/>
          <w:color w:val="000000"/>
          <w:kern w:val="0"/>
          <w:sz w:val="24"/>
          <w:szCs w:val="24"/>
        </w:rPr>
        <w:t>辅助操作</w:t>
      </w:r>
      <w:r w:rsidR="00AF34A1">
        <w:rPr>
          <w:rFonts w:ascii="宋体" w:hAnsi="宋体" w:hint="eastAsia"/>
          <w:sz w:val="24"/>
          <w:szCs w:val="24"/>
        </w:rPr>
        <w:t>、现金报销打印</w:t>
      </w:r>
      <w:r w:rsidR="00AF34A1">
        <w:rPr>
          <w:rFonts w:ascii="宋体" w:hAnsi="宋体" w:cs="宋体" w:hint="eastAsia"/>
          <w:color w:val="000000"/>
          <w:kern w:val="0"/>
          <w:sz w:val="24"/>
          <w:szCs w:val="24"/>
        </w:rPr>
        <w:t>辅助操作</w:t>
      </w:r>
      <w:r w:rsidR="00AF34A1">
        <w:rPr>
          <w:rFonts w:ascii="宋体" w:hAnsi="宋体" w:hint="eastAsia"/>
          <w:sz w:val="24"/>
          <w:szCs w:val="24"/>
        </w:rPr>
        <w:t>、公务卡报销单</w:t>
      </w:r>
      <w:r w:rsidR="00AF34A1">
        <w:rPr>
          <w:rFonts w:ascii="宋体" w:hAnsi="宋体" w:cs="宋体" w:hint="eastAsia"/>
          <w:color w:val="000000"/>
          <w:kern w:val="0"/>
          <w:sz w:val="24"/>
          <w:szCs w:val="24"/>
        </w:rPr>
        <w:t>辅助操作</w:t>
      </w:r>
      <w:r w:rsidR="00AF34A1">
        <w:rPr>
          <w:rFonts w:ascii="宋体" w:hAnsi="宋体" w:hint="eastAsia"/>
          <w:sz w:val="24"/>
          <w:szCs w:val="24"/>
        </w:rPr>
        <w:t>、公务卡报销审核</w:t>
      </w:r>
      <w:r w:rsidR="00AF34A1">
        <w:rPr>
          <w:rFonts w:ascii="宋体" w:hAnsi="宋体" w:cs="宋体" w:hint="eastAsia"/>
          <w:color w:val="000000"/>
          <w:kern w:val="0"/>
          <w:sz w:val="24"/>
          <w:szCs w:val="24"/>
        </w:rPr>
        <w:t>辅助操作</w:t>
      </w:r>
      <w:r w:rsidR="00AF34A1">
        <w:rPr>
          <w:rFonts w:ascii="宋体" w:hAnsi="宋体" w:hint="eastAsia"/>
          <w:sz w:val="24"/>
          <w:szCs w:val="24"/>
        </w:rPr>
        <w:t>、公务卡报销打印</w:t>
      </w:r>
      <w:r w:rsidR="00AF34A1">
        <w:rPr>
          <w:rFonts w:ascii="宋体" w:hAnsi="宋体" w:cs="宋体" w:hint="eastAsia"/>
          <w:color w:val="000000"/>
          <w:kern w:val="0"/>
          <w:sz w:val="24"/>
          <w:szCs w:val="24"/>
        </w:rPr>
        <w:t>辅助操作</w:t>
      </w:r>
      <w:r w:rsidR="00AF34A1">
        <w:rPr>
          <w:rFonts w:ascii="宋体" w:hAnsi="宋体" w:hint="eastAsia"/>
          <w:sz w:val="24"/>
          <w:szCs w:val="24"/>
        </w:rPr>
        <w:t>、转账报销单</w:t>
      </w:r>
      <w:r w:rsidR="00AF34A1">
        <w:rPr>
          <w:rFonts w:ascii="宋体" w:hAnsi="宋体" w:cs="宋体" w:hint="eastAsia"/>
          <w:color w:val="000000"/>
          <w:kern w:val="0"/>
          <w:sz w:val="24"/>
          <w:szCs w:val="24"/>
        </w:rPr>
        <w:t>辅助操作</w:t>
      </w:r>
      <w:r w:rsidR="00AF34A1">
        <w:rPr>
          <w:rFonts w:ascii="宋体" w:hAnsi="宋体" w:hint="eastAsia"/>
          <w:sz w:val="24"/>
          <w:szCs w:val="24"/>
        </w:rPr>
        <w:t>、转账报销审核</w:t>
      </w:r>
      <w:r w:rsidR="00AF34A1">
        <w:rPr>
          <w:rFonts w:ascii="宋体" w:hAnsi="宋体" w:cs="宋体" w:hint="eastAsia"/>
          <w:color w:val="000000"/>
          <w:kern w:val="0"/>
          <w:sz w:val="24"/>
          <w:szCs w:val="24"/>
        </w:rPr>
        <w:t>辅助操作</w:t>
      </w:r>
      <w:r w:rsidR="00AF34A1">
        <w:rPr>
          <w:rFonts w:ascii="宋体" w:hAnsi="宋体" w:hint="eastAsia"/>
          <w:sz w:val="24"/>
          <w:szCs w:val="24"/>
        </w:rPr>
        <w:t>、转账报销打印</w:t>
      </w:r>
      <w:r w:rsidR="00AF34A1">
        <w:rPr>
          <w:rFonts w:ascii="宋体" w:hAnsi="宋体" w:cs="宋体" w:hint="eastAsia"/>
          <w:color w:val="000000"/>
          <w:kern w:val="0"/>
          <w:sz w:val="24"/>
          <w:szCs w:val="24"/>
        </w:rPr>
        <w:t>辅助操作</w:t>
      </w:r>
      <w:r w:rsidR="00AF34A1">
        <w:rPr>
          <w:rFonts w:ascii="宋体" w:hAnsi="宋体" w:hint="eastAsia"/>
          <w:sz w:val="24"/>
          <w:szCs w:val="24"/>
        </w:rPr>
        <w:t>、差旅报销</w:t>
      </w:r>
      <w:r w:rsidR="00AF34A1">
        <w:rPr>
          <w:rFonts w:ascii="宋体" w:hAnsi="宋体" w:cs="宋体" w:hint="eastAsia"/>
          <w:color w:val="000000"/>
          <w:kern w:val="0"/>
          <w:sz w:val="24"/>
          <w:szCs w:val="24"/>
        </w:rPr>
        <w:t>辅助操作</w:t>
      </w:r>
      <w:r w:rsidR="00AF34A1">
        <w:rPr>
          <w:rFonts w:ascii="宋体" w:hAnsi="宋体" w:hint="eastAsia"/>
          <w:sz w:val="24"/>
          <w:szCs w:val="24"/>
        </w:rPr>
        <w:t>、差旅报销审核</w:t>
      </w:r>
      <w:r w:rsidR="00AF34A1">
        <w:rPr>
          <w:rFonts w:ascii="宋体" w:hAnsi="宋体" w:cs="宋体" w:hint="eastAsia"/>
          <w:color w:val="000000"/>
          <w:kern w:val="0"/>
          <w:sz w:val="24"/>
          <w:szCs w:val="24"/>
        </w:rPr>
        <w:t>辅助操作</w:t>
      </w:r>
      <w:r w:rsidR="00AF34A1">
        <w:rPr>
          <w:rFonts w:ascii="宋体" w:hAnsi="宋体" w:hint="eastAsia"/>
          <w:sz w:val="24"/>
          <w:szCs w:val="24"/>
        </w:rPr>
        <w:t>、差旅报销打印</w:t>
      </w:r>
      <w:r w:rsidR="00AF34A1">
        <w:rPr>
          <w:rFonts w:ascii="宋体" w:hAnsi="宋体" w:cs="宋体" w:hint="eastAsia"/>
          <w:color w:val="000000"/>
          <w:kern w:val="0"/>
          <w:sz w:val="24"/>
          <w:szCs w:val="24"/>
        </w:rPr>
        <w:t>辅助操作</w:t>
      </w:r>
      <w:r w:rsidR="00AF34A1">
        <w:rPr>
          <w:rFonts w:ascii="宋体" w:hAnsi="宋体" w:hint="eastAsia"/>
          <w:sz w:val="24"/>
          <w:szCs w:val="24"/>
        </w:rPr>
        <w:t>、现金日记账</w:t>
      </w:r>
      <w:r w:rsidR="00AF34A1">
        <w:rPr>
          <w:rFonts w:ascii="宋体" w:hAnsi="宋体" w:cs="宋体" w:hint="eastAsia"/>
          <w:color w:val="000000"/>
          <w:kern w:val="0"/>
          <w:sz w:val="24"/>
          <w:szCs w:val="24"/>
        </w:rPr>
        <w:t>辅助操作</w:t>
      </w:r>
      <w:r w:rsidR="00AF34A1">
        <w:rPr>
          <w:rFonts w:ascii="宋体" w:hAnsi="宋体" w:hint="eastAsia"/>
          <w:sz w:val="24"/>
          <w:szCs w:val="24"/>
        </w:rPr>
        <w:t>、银行日记账</w:t>
      </w:r>
      <w:r w:rsidR="00AF34A1">
        <w:rPr>
          <w:rFonts w:ascii="宋体" w:hAnsi="宋体" w:cs="宋体" w:hint="eastAsia"/>
          <w:color w:val="000000"/>
          <w:kern w:val="0"/>
          <w:sz w:val="24"/>
          <w:szCs w:val="24"/>
        </w:rPr>
        <w:t>辅助操作</w:t>
      </w:r>
      <w:r w:rsidR="00AF34A1">
        <w:rPr>
          <w:rFonts w:ascii="宋体" w:hAnsi="宋体" w:hint="eastAsia"/>
          <w:sz w:val="24"/>
          <w:szCs w:val="24"/>
        </w:rPr>
        <w:t>、现金报销单据财务处理</w:t>
      </w:r>
      <w:r w:rsidR="00AF34A1">
        <w:rPr>
          <w:rFonts w:ascii="宋体" w:hAnsi="宋体" w:cs="宋体" w:hint="eastAsia"/>
          <w:color w:val="000000"/>
          <w:kern w:val="0"/>
          <w:sz w:val="24"/>
          <w:szCs w:val="24"/>
        </w:rPr>
        <w:t>辅助操作</w:t>
      </w:r>
      <w:r w:rsidR="00AF34A1">
        <w:rPr>
          <w:rFonts w:ascii="宋体" w:hAnsi="宋体" w:hint="eastAsia"/>
          <w:sz w:val="24"/>
          <w:szCs w:val="24"/>
        </w:rPr>
        <w:t>、公务卡报销单据财务处理</w:t>
      </w:r>
      <w:r w:rsidR="00AF34A1">
        <w:rPr>
          <w:rFonts w:ascii="宋体" w:hAnsi="宋体" w:cs="宋体" w:hint="eastAsia"/>
          <w:color w:val="000000"/>
          <w:kern w:val="0"/>
          <w:sz w:val="24"/>
          <w:szCs w:val="24"/>
        </w:rPr>
        <w:t>辅助操作</w:t>
      </w:r>
      <w:r w:rsidR="00AF34A1">
        <w:rPr>
          <w:rFonts w:ascii="宋体" w:hAnsi="宋体" w:hint="eastAsia"/>
          <w:sz w:val="24"/>
          <w:szCs w:val="24"/>
        </w:rPr>
        <w:t>、转账报销单据财务处理</w:t>
      </w:r>
      <w:r w:rsidR="00AF34A1">
        <w:rPr>
          <w:rFonts w:ascii="宋体" w:hAnsi="宋体" w:cs="宋体" w:hint="eastAsia"/>
          <w:color w:val="000000"/>
          <w:kern w:val="0"/>
          <w:sz w:val="24"/>
          <w:szCs w:val="24"/>
        </w:rPr>
        <w:t>辅助操作</w:t>
      </w:r>
      <w:r w:rsidR="00AF34A1">
        <w:rPr>
          <w:rFonts w:ascii="宋体" w:hAnsi="宋体" w:hint="eastAsia"/>
          <w:sz w:val="24"/>
          <w:szCs w:val="24"/>
        </w:rPr>
        <w:t>、借款单据财务处理</w:t>
      </w:r>
      <w:r w:rsidR="00AF34A1">
        <w:rPr>
          <w:rFonts w:ascii="宋体" w:hAnsi="宋体" w:cs="宋体" w:hint="eastAsia"/>
          <w:color w:val="000000"/>
          <w:kern w:val="0"/>
          <w:sz w:val="24"/>
          <w:szCs w:val="24"/>
        </w:rPr>
        <w:t>辅助操作</w:t>
      </w:r>
      <w:r w:rsidR="00AF34A1">
        <w:rPr>
          <w:rFonts w:ascii="宋体" w:hAnsi="宋体" w:hint="eastAsia"/>
          <w:sz w:val="24"/>
          <w:szCs w:val="24"/>
        </w:rPr>
        <w:t>、还款单据财务处理</w:t>
      </w:r>
      <w:r w:rsidR="00AF34A1">
        <w:rPr>
          <w:rFonts w:ascii="宋体" w:hAnsi="宋体" w:cs="宋体" w:hint="eastAsia"/>
          <w:color w:val="000000"/>
          <w:kern w:val="0"/>
          <w:sz w:val="24"/>
          <w:szCs w:val="24"/>
        </w:rPr>
        <w:t>辅助操作</w:t>
      </w:r>
      <w:r w:rsidR="00AF34A1">
        <w:rPr>
          <w:rFonts w:ascii="宋体" w:hAnsi="宋体" w:hint="eastAsia"/>
          <w:sz w:val="24"/>
          <w:szCs w:val="24"/>
        </w:rPr>
        <w:t>、差旅报销单据财务处理</w:t>
      </w:r>
      <w:r w:rsidR="00AF34A1">
        <w:rPr>
          <w:rFonts w:ascii="宋体" w:hAnsi="宋体" w:cs="宋体" w:hint="eastAsia"/>
          <w:color w:val="000000"/>
          <w:kern w:val="0"/>
          <w:sz w:val="24"/>
          <w:szCs w:val="24"/>
        </w:rPr>
        <w:t>辅助操作</w:t>
      </w:r>
      <w:r w:rsidR="00AF34A1">
        <w:rPr>
          <w:rFonts w:ascii="宋体" w:hAnsi="宋体" w:hint="eastAsia"/>
          <w:sz w:val="24"/>
          <w:szCs w:val="24"/>
        </w:rPr>
        <w:t>、借款单填报</w:t>
      </w:r>
      <w:r w:rsidR="00AF34A1">
        <w:rPr>
          <w:rFonts w:ascii="宋体" w:hAnsi="宋体" w:cs="宋体" w:hint="eastAsia"/>
          <w:color w:val="000000"/>
          <w:kern w:val="0"/>
          <w:sz w:val="24"/>
          <w:szCs w:val="24"/>
        </w:rPr>
        <w:t>辅助操作</w:t>
      </w:r>
      <w:r w:rsidR="00AF34A1">
        <w:rPr>
          <w:rFonts w:ascii="宋体" w:hAnsi="宋体" w:hint="eastAsia"/>
          <w:sz w:val="24"/>
          <w:szCs w:val="24"/>
        </w:rPr>
        <w:t>、借款单审核</w:t>
      </w:r>
      <w:r w:rsidR="00AF34A1">
        <w:rPr>
          <w:rFonts w:ascii="宋体" w:hAnsi="宋体" w:cs="宋体" w:hint="eastAsia"/>
          <w:color w:val="000000"/>
          <w:kern w:val="0"/>
          <w:sz w:val="24"/>
          <w:szCs w:val="24"/>
        </w:rPr>
        <w:t>辅助操作</w:t>
      </w:r>
      <w:r w:rsidR="00AF34A1">
        <w:rPr>
          <w:rFonts w:ascii="宋体" w:hAnsi="宋体" w:hint="eastAsia"/>
          <w:sz w:val="24"/>
          <w:szCs w:val="24"/>
        </w:rPr>
        <w:t>、借款打印操作解答、还款单填写</w:t>
      </w:r>
      <w:r w:rsidR="00AF34A1">
        <w:rPr>
          <w:rFonts w:ascii="宋体" w:hAnsi="宋体" w:cs="宋体" w:hint="eastAsia"/>
          <w:color w:val="000000"/>
          <w:kern w:val="0"/>
          <w:sz w:val="24"/>
          <w:szCs w:val="24"/>
        </w:rPr>
        <w:t>辅助操作</w:t>
      </w:r>
      <w:r w:rsidR="00AF34A1">
        <w:rPr>
          <w:rFonts w:ascii="宋体" w:hAnsi="宋体" w:hint="eastAsia"/>
          <w:sz w:val="24"/>
          <w:szCs w:val="24"/>
        </w:rPr>
        <w:t>、现金报销单凭证生成</w:t>
      </w:r>
      <w:r w:rsidR="00AF34A1">
        <w:rPr>
          <w:rFonts w:ascii="宋体" w:hAnsi="宋体" w:cs="宋体" w:hint="eastAsia"/>
          <w:color w:val="000000"/>
          <w:kern w:val="0"/>
          <w:sz w:val="24"/>
          <w:szCs w:val="24"/>
        </w:rPr>
        <w:t>辅助操作</w:t>
      </w:r>
      <w:r w:rsidR="00AF34A1">
        <w:rPr>
          <w:rFonts w:ascii="宋体" w:hAnsi="宋体" w:hint="eastAsia"/>
          <w:sz w:val="24"/>
          <w:szCs w:val="24"/>
        </w:rPr>
        <w:t>、公务卡报销单凭证生成</w:t>
      </w:r>
      <w:r w:rsidR="00AF34A1">
        <w:rPr>
          <w:rFonts w:ascii="宋体" w:hAnsi="宋体" w:cs="宋体" w:hint="eastAsia"/>
          <w:color w:val="000000"/>
          <w:kern w:val="0"/>
          <w:sz w:val="24"/>
          <w:szCs w:val="24"/>
        </w:rPr>
        <w:t>辅</w:t>
      </w:r>
      <w:r w:rsidR="00AF34A1">
        <w:rPr>
          <w:rFonts w:ascii="宋体" w:hAnsi="宋体" w:cs="宋体" w:hint="eastAsia"/>
          <w:color w:val="000000"/>
          <w:kern w:val="0"/>
          <w:sz w:val="24"/>
          <w:szCs w:val="24"/>
        </w:rPr>
        <w:lastRenderedPageBreak/>
        <w:t>助操作</w:t>
      </w:r>
      <w:r w:rsidR="00AF34A1">
        <w:rPr>
          <w:rFonts w:ascii="宋体" w:hAnsi="宋体" w:hint="eastAsia"/>
          <w:sz w:val="24"/>
          <w:szCs w:val="24"/>
        </w:rPr>
        <w:t>、转账报销单凭证生成</w:t>
      </w:r>
      <w:r w:rsidR="00AF34A1">
        <w:rPr>
          <w:rFonts w:ascii="宋体" w:hAnsi="宋体" w:cs="宋体" w:hint="eastAsia"/>
          <w:color w:val="000000"/>
          <w:kern w:val="0"/>
          <w:sz w:val="24"/>
          <w:szCs w:val="24"/>
        </w:rPr>
        <w:t>辅助操作</w:t>
      </w:r>
      <w:r w:rsidR="00AF34A1">
        <w:rPr>
          <w:rFonts w:ascii="宋体" w:hAnsi="宋体" w:hint="eastAsia"/>
          <w:sz w:val="24"/>
          <w:szCs w:val="24"/>
        </w:rPr>
        <w:t>、借款单凭证生成</w:t>
      </w:r>
      <w:r w:rsidR="00AF34A1">
        <w:rPr>
          <w:rFonts w:ascii="宋体" w:hAnsi="宋体" w:cs="宋体" w:hint="eastAsia"/>
          <w:color w:val="000000"/>
          <w:kern w:val="0"/>
          <w:sz w:val="24"/>
          <w:szCs w:val="24"/>
        </w:rPr>
        <w:t>辅助操作</w:t>
      </w:r>
      <w:r w:rsidR="00AF34A1">
        <w:rPr>
          <w:rFonts w:ascii="宋体" w:hAnsi="宋体" w:hint="eastAsia"/>
          <w:sz w:val="24"/>
          <w:szCs w:val="24"/>
        </w:rPr>
        <w:t>、还款单凭证生成</w:t>
      </w:r>
      <w:r w:rsidR="00AF34A1">
        <w:rPr>
          <w:rFonts w:ascii="宋体" w:hAnsi="宋体" w:cs="宋体" w:hint="eastAsia"/>
          <w:color w:val="000000"/>
          <w:kern w:val="0"/>
          <w:sz w:val="24"/>
          <w:szCs w:val="24"/>
        </w:rPr>
        <w:t>辅助操作</w:t>
      </w:r>
      <w:r w:rsidR="00AF34A1">
        <w:rPr>
          <w:rFonts w:ascii="宋体" w:hAnsi="宋体" w:hint="eastAsia"/>
          <w:sz w:val="24"/>
          <w:szCs w:val="24"/>
        </w:rPr>
        <w:t>、差旅报销单凭证生成</w:t>
      </w:r>
      <w:r w:rsidR="00AF34A1">
        <w:rPr>
          <w:rFonts w:ascii="宋体" w:hAnsi="宋体" w:cs="宋体" w:hint="eastAsia"/>
          <w:color w:val="000000"/>
          <w:kern w:val="0"/>
          <w:sz w:val="24"/>
          <w:szCs w:val="24"/>
        </w:rPr>
        <w:t>辅助操作</w:t>
      </w:r>
      <w:r w:rsidR="00AF34A1">
        <w:rPr>
          <w:rFonts w:ascii="宋体" w:hAnsi="宋体" w:hint="eastAsia"/>
          <w:sz w:val="24"/>
          <w:szCs w:val="24"/>
        </w:rPr>
        <w:t>。</w:t>
      </w:r>
    </w:p>
    <w:p w14:paraId="5AB6EB57" w14:textId="77777777" w:rsidR="008E0C15" w:rsidRPr="00D77533" w:rsidRDefault="008E0C15" w:rsidP="008E0C15">
      <w:pPr>
        <w:spacing w:line="560" w:lineRule="exact"/>
        <w:ind w:firstLine="480"/>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6.辅助数据录入</w:t>
      </w:r>
    </w:p>
    <w:p w14:paraId="366F4CDC" w14:textId="77777777"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r w:rsidR="00903435">
        <w:rPr>
          <w:rFonts w:ascii="宋体" w:hAnsi="宋体" w:hint="eastAsia"/>
          <w:sz w:val="24"/>
          <w:szCs w:val="24"/>
        </w:rPr>
        <w:t>包括差旅费标准导入表格辅助录入、出差地区表格辅助录入。</w:t>
      </w:r>
    </w:p>
    <w:p w14:paraId="66E46F1C" w14:textId="77777777" w:rsidR="008E0C15" w:rsidRPr="00D77533" w:rsidRDefault="008E0C15" w:rsidP="008E0C15">
      <w:pPr>
        <w:spacing w:line="560" w:lineRule="exact"/>
        <w:ind w:firstLine="480"/>
        <w:rPr>
          <w:rFonts w:asciiTheme="minorEastAsia" w:eastAsiaTheme="minorEastAsia" w:hAnsiTheme="minorEastAsia"/>
          <w:b/>
          <w:sz w:val="24"/>
          <w:szCs w:val="24"/>
        </w:rPr>
      </w:pPr>
      <w:r w:rsidRPr="00D77533">
        <w:rPr>
          <w:rFonts w:asciiTheme="minorEastAsia" w:eastAsiaTheme="minorEastAsia" w:hAnsiTheme="minorEastAsia"/>
          <w:b/>
          <w:sz w:val="24"/>
          <w:szCs w:val="24"/>
        </w:rPr>
        <w:t>7.</w:t>
      </w:r>
      <w:r w:rsidRPr="00D77533">
        <w:rPr>
          <w:rFonts w:asciiTheme="minorEastAsia" w:eastAsiaTheme="minorEastAsia" w:hAnsiTheme="minorEastAsia" w:hint="eastAsia"/>
          <w:b/>
          <w:sz w:val="24"/>
          <w:szCs w:val="24"/>
        </w:rPr>
        <w:t>测试数据删除</w:t>
      </w:r>
    </w:p>
    <w:p w14:paraId="6487612F" w14:textId="77777777"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对单位用户在初始使用系统</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或培训系统时产生的测试数据进行后台批量删除</w:t>
      </w:r>
      <w:r w:rsidRPr="00D77533">
        <w:rPr>
          <w:rFonts w:asciiTheme="minorEastAsia" w:eastAsiaTheme="minorEastAsia" w:hAnsiTheme="minorEastAsia" w:hint="eastAsia"/>
          <w:sz w:val="24"/>
          <w:szCs w:val="24"/>
        </w:rPr>
        <w:t>。</w:t>
      </w:r>
      <w:r w:rsidR="00C17E56">
        <w:rPr>
          <w:rFonts w:ascii="宋体" w:hAnsi="宋体" w:hint="eastAsia"/>
          <w:sz w:val="24"/>
          <w:szCs w:val="24"/>
        </w:rPr>
        <w:t>括差旅申请</w:t>
      </w:r>
      <w:r w:rsidR="00C17E56">
        <w:rPr>
          <w:rFonts w:ascii="宋体" w:hAnsi="宋体" w:cs="宋体" w:hint="eastAsia"/>
          <w:color w:val="000000"/>
          <w:kern w:val="0"/>
          <w:sz w:val="24"/>
          <w:szCs w:val="24"/>
        </w:rPr>
        <w:t>测试数据删除</w:t>
      </w:r>
      <w:r w:rsidR="00C17E56">
        <w:rPr>
          <w:rFonts w:ascii="宋体" w:hAnsi="宋体" w:hint="eastAsia"/>
          <w:sz w:val="24"/>
          <w:szCs w:val="24"/>
        </w:rPr>
        <w:t>、差旅申请审核</w:t>
      </w:r>
      <w:r w:rsidR="00C17E56">
        <w:rPr>
          <w:rFonts w:ascii="宋体" w:hAnsi="宋体" w:cs="宋体" w:hint="eastAsia"/>
          <w:color w:val="000000"/>
          <w:kern w:val="0"/>
          <w:sz w:val="24"/>
          <w:szCs w:val="24"/>
        </w:rPr>
        <w:t>测试数据删除</w:t>
      </w:r>
      <w:r w:rsidR="00C17E56">
        <w:rPr>
          <w:rFonts w:ascii="宋体" w:hAnsi="宋体" w:hint="eastAsia"/>
          <w:sz w:val="24"/>
          <w:szCs w:val="24"/>
        </w:rPr>
        <w:t>、现金报销单</w:t>
      </w:r>
      <w:r w:rsidR="00C17E56">
        <w:rPr>
          <w:rFonts w:ascii="宋体" w:hAnsi="宋体" w:cs="宋体" w:hint="eastAsia"/>
          <w:color w:val="000000"/>
          <w:kern w:val="0"/>
          <w:sz w:val="24"/>
          <w:szCs w:val="24"/>
        </w:rPr>
        <w:t>测试数据删除</w:t>
      </w:r>
      <w:r w:rsidR="00C17E56">
        <w:rPr>
          <w:rFonts w:ascii="宋体" w:hAnsi="宋体" w:hint="eastAsia"/>
          <w:sz w:val="24"/>
          <w:szCs w:val="24"/>
        </w:rPr>
        <w:t>、现金报销审核</w:t>
      </w:r>
      <w:r w:rsidR="00C17E56">
        <w:rPr>
          <w:rFonts w:ascii="宋体" w:hAnsi="宋体" w:cs="宋体" w:hint="eastAsia"/>
          <w:color w:val="000000"/>
          <w:kern w:val="0"/>
          <w:sz w:val="24"/>
          <w:szCs w:val="24"/>
        </w:rPr>
        <w:t>测试数据删除</w:t>
      </w:r>
      <w:r w:rsidR="00C17E56">
        <w:rPr>
          <w:rFonts w:ascii="宋体" w:hAnsi="宋体" w:hint="eastAsia"/>
          <w:sz w:val="24"/>
          <w:szCs w:val="24"/>
        </w:rPr>
        <w:t>、公务卡报销单</w:t>
      </w:r>
      <w:r w:rsidR="00C17E56">
        <w:rPr>
          <w:rFonts w:ascii="宋体" w:hAnsi="宋体" w:cs="宋体" w:hint="eastAsia"/>
          <w:color w:val="000000"/>
          <w:kern w:val="0"/>
          <w:sz w:val="24"/>
          <w:szCs w:val="24"/>
        </w:rPr>
        <w:t>测试数据删除</w:t>
      </w:r>
      <w:r w:rsidR="00C17E56">
        <w:rPr>
          <w:rFonts w:ascii="宋体" w:hAnsi="宋体" w:hint="eastAsia"/>
          <w:sz w:val="24"/>
          <w:szCs w:val="24"/>
        </w:rPr>
        <w:t>、公务卡报销审核</w:t>
      </w:r>
      <w:r w:rsidR="00C17E56">
        <w:rPr>
          <w:rFonts w:ascii="宋体" w:hAnsi="宋体" w:cs="宋体" w:hint="eastAsia"/>
          <w:color w:val="000000"/>
          <w:kern w:val="0"/>
          <w:sz w:val="24"/>
          <w:szCs w:val="24"/>
        </w:rPr>
        <w:t>测试数据删除</w:t>
      </w:r>
      <w:r w:rsidR="00C17E56">
        <w:rPr>
          <w:rFonts w:ascii="宋体" w:hAnsi="宋体" w:hint="eastAsia"/>
          <w:sz w:val="24"/>
          <w:szCs w:val="24"/>
        </w:rPr>
        <w:t>、转账报销单</w:t>
      </w:r>
      <w:r w:rsidR="00C17E56">
        <w:rPr>
          <w:rFonts w:ascii="宋体" w:hAnsi="宋体" w:cs="宋体" w:hint="eastAsia"/>
          <w:color w:val="000000"/>
          <w:kern w:val="0"/>
          <w:sz w:val="24"/>
          <w:szCs w:val="24"/>
        </w:rPr>
        <w:t>测试数据删除</w:t>
      </w:r>
      <w:r w:rsidR="00C17E56">
        <w:rPr>
          <w:rFonts w:ascii="宋体" w:hAnsi="宋体" w:hint="eastAsia"/>
          <w:sz w:val="24"/>
          <w:szCs w:val="24"/>
        </w:rPr>
        <w:t>、转账报销审核</w:t>
      </w:r>
      <w:r w:rsidR="00C17E56">
        <w:rPr>
          <w:rFonts w:ascii="宋体" w:hAnsi="宋体" w:cs="宋体" w:hint="eastAsia"/>
          <w:color w:val="000000"/>
          <w:kern w:val="0"/>
          <w:sz w:val="24"/>
          <w:szCs w:val="24"/>
        </w:rPr>
        <w:t>测试数据删除</w:t>
      </w:r>
      <w:r w:rsidR="00C17E56">
        <w:rPr>
          <w:rFonts w:ascii="宋体" w:hAnsi="宋体" w:hint="eastAsia"/>
          <w:sz w:val="24"/>
          <w:szCs w:val="24"/>
        </w:rPr>
        <w:t>、转账报销打印操作解答、差旅报销</w:t>
      </w:r>
      <w:r w:rsidR="00C17E56">
        <w:rPr>
          <w:rFonts w:ascii="宋体" w:hAnsi="宋体" w:cs="宋体" w:hint="eastAsia"/>
          <w:color w:val="000000"/>
          <w:kern w:val="0"/>
          <w:sz w:val="24"/>
          <w:szCs w:val="24"/>
        </w:rPr>
        <w:t>测试数据删除</w:t>
      </w:r>
      <w:r w:rsidR="00C17E56">
        <w:rPr>
          <w:rFonts w:ascii="宋体" w:hAnsi="宋体" w:hint="eastAsia"/>
          <w:sz w:val="24"/>
          <w:szCs w:val="24"/>
        </w:rPr>
        <w:t>、差旅报销审核</w:t>
      </w:r>
      <w:r w:rsidR="00C17E56">
        <w:rPr>
          <w:rFonts w:ascii="宋体" w:hAnsi="宋体" w:cs="宋体" w:hint="eastAsia"/>
          <w:color w:val="000000"/>
          <w:kern w:val="0"/>
          <w:sz w:val="24"/>
          <w:szCs w:val="24"/>
        </w:rPr>
        <w:t>测试数据删除</w:t>
      </w:r>
      <w:r w:rsidR="00C17E56">
        <w:rPr>
          <w:rFonts w:ascii="宋体" w:hAnsi="宋体" w:hint="eastAsia"/>
          <w:sz w:val="24"/>
          <w:szCs w:val="24"/>
        </w:rPr>
        <w:t>、现金日记账</w:t>
      </w:r>
      <w:r w:rsidR="00C17E56">
        <w:rPr>
          <w:rFonts w:ascii="宋体" w:hAnsi="宋体" w:cs="宋体" w:hint="eastAsia"/>
          <w:color w:val="000000"/>
          <w:kern w:val="0"/>
          <w:sz w:val="24"/>
          <w:szCs w:val="24"/>
        </w:rPr>
        <w:t>测试数据删除</w:t>
      </w:r>
      <w:r w:rsidR="00C17E56">
        <w:rPr>
          <w:rFonts w:ascii="宋体" w:hAnsi="宋体" w:hint="eastAsia"/>
          <w:sz w:val="24"/>
          <w:szCs w:val="24"/>
        </w:rPr>
        <w:t>、银行日记账</w:t>
      </w:r>
      <w:r w:rsidR="00C17E56">
        <w:rPr>
          <w:rFonts w:ascii="宋体" w:hAnsi="宋体" w:cs="宋体" w:hint="eastAsia"/>
          <w:color w:val="000000"/>
          <w:kern w:val="0"/>
          <w:sz w:val="24"/>
          <w:szCs w:val="24"/>
        </w:rPr>
        <w:t>测试数据删除</w:t>
      </w:r>
      <w:r w:rsidR="00C17E56">
        <w:rPr>
          <w:rFonts w:ascii="宋体" w:hAnsi="宋体" w:hint="eastAsia"/>
          <w:sz w:val="24"/>
          <w:szCs w:val="24"/>
        </w:rPr>
        <w:t>、现金报销单据财务处理</w:t>
      </w:r>
      <w:r w:rsidR="00C17E56">
        <w:rPr>
          <w:rFonts w:ascii="宋体" w:hAnsi="宋体" w:cs="宋体" w:hint="eastAsia"/>
          <w:color w:val="000000"/>
          <w:kern w:val="0"/>
          <w:sz w:val="24"/>
          <w:szCs w:val="24"/>
        </w:rPr>
        <w:t>测试数据删除</w:t>
      </w:r>
      <w:r w:rsidR="00C17E56">
        <w:rPr>
          <w:rFonts w:ascii="宋体" w:hAnsi="宋体" w:hint="eastAsia"/>
          <w:sz w:val="24"/>
          <w:szCs w:val="24"/>
        </w:rPr>
        <w:t>、公务卡报销单据财务处理</w:t>
      </w:r>
      <w:r w:rsidR="00C17E56">
        <w:rPr>
          <w:rFonts w:ascii="宋体" w:hAnsi="宋体" w:cs="宋体" w:hint="eastAsia"/>
          <w:color w:val="000000"/>
          <w:kern w:val="0"/>
          <w:sz w:val="24"/>
          <w:szCs w:val="24"/>
        </w:rPr>
        <w:t>测试数据删除</w:t>
      </w:r>
      <w:r w:rsidR="00C17E56">
        <w:rPr>
          <w:rFonts w:ascii="宋体" w:hAnsi="宋体" w:hint="eastAsia"/>
          <w:sz w:val="24"/>
          <w:szCs w:val="24"/>
        </w:rPr>
        <w:t>、转账报销单据财务处理</w:t>
      </w:r>
      <w:r w:rsidR="00C17E56">
        <w:rPr>
          <w:rFonts w:ascii="宋体" w:hAnsi="宋体" w:cs="宋体" w:hint="eastAsia"/>
          <w:color w:val="000000"/>
          <w:kern w:val="0"/>
          <w:sz w:val="24"/>
          <w:szCs w:val="24"/>
        </w:rPr>
        <w:t>测试数据删除</w:t>
      </w:r>
      <w:r w:rsidR="00C17E56">
        <w:rPr>
          <w:rFonts w:ascii="宋体" w:hAnsi="宋体" w:hint="eastAsia"/>
          <w:sz w:val="24"/>
          <w:szCs w:val="24"/>
        </w:rPr>
        <w:t>、借款单据财务处理</w:t>
      </w:r>
      <w:r w:rsidR="00C17E56">
        <w:rPr>
          <w:rFonts w:ascii="宋体" w:hAnsi="宋体" w:cs="宋体" w:hint="eastAsia"/>
          <w:color w:val="000000"/>
          <w:kern w:val="0"/>
          <w:sz w:val="24"/>
          <w:szCs w:val="24"/>
        </w:rPr>
        <w:t>测试数据删除</w:t>
      </w:r>
      <w:r w:rsidR="00C17E56">
        <w:rPr>
          <w:rFonts w:ascii="宋体" w:hAnsi="宋体" w:hint="eastAsia"/>
          <w:sz w:val="24"/>
          <w:szCs w:val="24"/>
        </w:rPr>
        <w:t>、还款单据财务处理</w:t>
      </w:r>
      <w:r w:rsidR="00C17E56">
        <w:rPr>
          <w:rFonts w:ascii="宋体" w:hAnsi="宋体" w:cs="宋体" w:hint="eastAsia"/>
          <w:color w:val="000000"/>
          <w:kern w:val="0"/>
          <w:sz w:val="24"/>
          <w:szCs w:val="24"/>
        </w:rPr>
        <w:t>测试数据删除</w:t>
      </w:r>
      <w:r w:rsidR="00C17E56">
        <w:rPr>
          <w:rFonts w:ascii="宋体" w:hAnsi="宋体" w:hint="eastAsia"/>
          <w:sz w:val="24"/>
          <w:szCs w:val="24"/>
        </w:rPr>
        <w:t>、差旅报销单据财务处理</w:t>
      </w:r>
      <w:r w:rsidR="00C17E56">
        <w:rPr>
          <w:rFonts w:ascii="宋体" w:hAnsi="宋体" w:cs="宋体" w:hint="eastAsia"/>
          <w:color w:val="000000"/>
          <w:kern w:val="0"/>
          <w:sz w:val="24"/>
          <w:szCs w:val="24"/>
        </w:rPr>
        <w:t>测试数据删除</w:t>
      </w:r>
      <w:r w:rsidR="00C17E56">
        <w:rPr>
          <w:rFonts w:ascii="宋体" w:hAnsi="宋体" w:hint="eastAsia"/>
          <w:sz w:val="24"/>
          <w:szCs w:val="24"/>
        </w:rPr>
        <w:t>、借款单填报</w:t>
      </w:r>
      <w:r w:rsidR="00C17E56">
        <w:rPr>
          <w:rFonts w:ascii="宋体" w:hAnsi="宋体" w:cs="宋体" w:hint="eastAsia"/>
          <w:color w:val="000000"/>
          <w:kern w:val="0"/>
          <w:sz w:val="24"/>
          <w:szCs w:val="24"/>
        </w:rPr>
        <w:t>测试数据删除</w:t>
      </w:r>
      <w:r w:rsidR="00C17E56">
        <w:rPr>
          <w:rFonts w:ascii="宋体" w:hAnsi="宋体" w:hint="eastAsia"/>
          <w:sz w:val="24"/>
          <w:szCs w:val="24"/>
        </w:rPr>
        <w:t>、借款单审核</w:t>
      </w:r>
      <w:r w:rsidR="00C17E56">
        <w:rPr>
          <w:rFonts w:ascii="宋体" w:hAnsi="宋体" w:cs="宋体" w:hint="eastAsia"/>
          <w:color w:val="000000"/>
          <w:kern w:val="0"/>
          <w:sz w:val="24"/>
          <w:szCs w:val="24"/>
        </w:rPr>
        <w:t>测试数据删除</w:t>
      </w:r>
      <w:r w:rsidR="00C17E56">
        <w:rPr>
          <w:rFonts w:ascii="宋体" w:hAnsi="宋体" w:hint="eastAsia"/>
          <w:sz w:val="24"/>
          <w:szCs w:val="24"/>
        </w:rPr>
        <w:t>、还款单填写</w:t>
      </w:r>
      <w:r w:rsidR="00C17E56">
        <w:rPr>
          <w:rFonts w:ascii="宋体" w:hAnsi="宋体" w:cs="宋体" w:hint="eastAsia"/>
          <w:color w:val="000000"/>
          <w:kern w:val="0"/>
          <w:sz w:val="24"/>
          <w:szCs w:val="24"/>
        </w:rPr>
        <w:t>测试数据删除</w:t>
      </w:r>
      <w:r w:rsidR="00C17E56">
        <w:rPr>
          <w:rFonts w:ascii="宋体" w:hAnsi="宋体" w:hint="eastAsia"/>
          <w:sz w:val="24"/>
          <w:szCs w:val="24"/>
        </w:rPr>
        <w:t>、现金报销单凭证生成</w:t>
      </w:r>
      <w:r w:rsidR="00C17E56">
        <w:rPr>
          <w:rFonts w:ascii="宋体" w:hAnsi="宋体" w:cs="宋体" w:hint="eastAsia"/>
          <w:color w:val="000000"/>
          <w:kern w:val="0"/>
          <w:sz w:val="24"/>
          <w:szCs w:val="24"/>
        </w:rPr>
        <w:t>测试数据删除</w:t>
      </w:r>
      <w:r w:rsidR="00C17E56">
        <w:rPr>
          <w:rFonts w:ascii="宋体" w:hAnsi="宋体" w:hint="eastAsia"/>
          <w:sz w:val="24"/>
          <w:szCs w:val="24"/>
        </w:rPr>
        <w:t>、公务卡报销单凭证生成</w:t>
      </w:r>
      <w:r w:rsidR="00C17E56">
        <w:rPr>
          <w:rFonts w:ascii="宋体" w:hAnsi="宋体" w:cs="宋体" w:hint="eastAsia"/>
          <w:color w:val="000000"/>
          <w:kern w:val="0"/>
          <w:sz w:val="24"/>
          <w:szCs w:val="24"/>
        </w:rPr>
        <w:t>测试数据删除</w:t>
      </w:r>
      <w:r w:rsidR="00C17E56">
        <w:rPr>
          <w:rFonts w:ascii="宋体" w:hAnsi="宋体" w:hint="eastAsia"/>
          <w:sz w:val="24"/>
          <w:szCs w:val="24"/>
        </w:rPr>
        <w:t>、转账报销单凭证生成</w:t>
      </w:r>
      <w:r w:rsidR="00C17E56">
        <w:rPr>
          <w:rFonts w:ascii="宋体" w:hAnsi="宋体" w:cs="宋体" w:hint="eastAsia"/>
          <w:color w:val="000000"/>
          <w:kern w:val="0"/>
          <w:sz w:val="24"/>
          <w:szCs w:val="24"/>
        </w:rPr>
        <w:t>测试数据删除</w:t>
      </w:r>
      <w:r w:rsidR="00C17E56">
        <w:rPr>
          <w:rFonts w:ascii="宋体" w:hAnsi="宋体" w:hint="eastAsia"/>
          <w:sz w:val="24"/>
          <w:szCs w:val="24"/>
        </w:rPr>
        <w:t>、借款单凭证生成</w:t>
      </w:r>
      <w:r w:rsidR="00C17E56">
        <w:rPr>
          <w:rFonts w:ascii="宋体" w:hAnsi="宋体" w:cs="宋体" w:hint="eastAsia"/>
          <w:color w:val="000000"/>
          <w:kern w:val="0"/>
          <w:sz w:val="24"/>
          <w:szCs w:val="24"/>
        </w:rPr>
        <w:t>测试数据删除</w:t>
      </w:r>
      <w:r w:rsidR="00C17E56">
        <w:rPr>
          <w:rFonts w:ascii="宋体" w:hAnsi="宋体" w:hint="eastAsia"/>
          <w:sz w:val="24"/>
          <w:szCs w:val="24"/>
        </w:rPr>
        <w:t>、还款单凭证生成</w:t>
      </w:r>
      <w:r w:rsidR="00C17E56">
        <w:rPr>
          <w:rFonts w:ascii="宋体" w:hAnsi="宋体" w:cs="宋体" w:hint="eastAsia"/>
          <w:color w:val="000000"/>
          <w:kern w:val="0"/>
          <w:sz w:val="24"/>
          <w:szCs w:val="24"/>
        </w:rPr>
        <w:t>测试数据删除</w:t>
      </w:r>
      <w:r w:rsidR="00C17E56">
        <w:rPr>
          <w:rFonts w:ascii="宋体" w:hAnsi="宋体" w:hint="eastAsia"/>
          <w:sz w:val="24"/>
          <w:szCs w:val="24"/>
        </w:rPr>
        <w:t>、差旅报销单凭证生成</w:t>
      </w:r>
      <w:r w:rsidR="00C17E56">
        <w:rPr>
          <w:rFonts w:ascii="宋体" w:hAnsi="宋体" w:cs="宋体" w:hint="eastAsia"/>
          <w:color w:val="000000"/>
          <w:kern w:val="0"/>
          <w:sz w:val="24"/>
          <w:szCs w:val="24"/>
        </w:rPr>
        <w:t>测试数据删除</w:t>
      </w:r>
      <w:r w:rsidR="00C17E56">
        <w:rPr>
          <w:rFonts w:ascii="宋体" w:hAnsi="宋体" w:hint="eastAsia"/>
          <w:sz w:val="24"/>
          <w:szCs w:val="24"/>
        </w:rPr>
        <w:t>。</w:t>
      </w:r>
    </w:p>
    <w:p w14:paraId="38A82403" w14:textId="77777777" w:rsidR="00A43DC2" w:rsidRPr="00BC1F14" w:rsidRDefault="00A43DC2" w:rsidP="00A43DC2">
      <w:pPr>
        <w:spacing w:line="480" w:lineRule="auto"/>
        <w:ind w:firstLine="480"/>
        <w:rPr>
          <w:rFonts w:ascii="宋体" w:hAnsi="宋体" w:cs="宋体"/>
          <w:b/>
          <w:color w:val="000000"/>
          <w:kern w:val="0"/>
          <w:sz w:val="24"/>
          <w:szCs w:val="24"/>
        </w:rPr>
      </w:pPr>
      <w:r w:rsidRPr="003324F1">
        <w:rPr>
          <w:rFonts w:asciiTheme="minorEastAsia" w:eastAsiaTheme="minorEastAsia" w:hAnsiTheme="minorEastAsia" w:hint="eastAsia"/>
          <w:b/>
          <w:sz w:val="24"/>
          <w:szCs w:val="24"/>
        </w:rPr>
        <w:t>8.</w:t>
      </w:r>
      <w:r w:rsidRPr="003324F1">
        <w:rPr>
          <w:rFonts w:ascii="宋体" w:hAnsi="宋体" w:cs="宋体" w:hint="eastAsia"/>
          <w:b/>
          <w:color w:val="000000"/>
          <w:kern w:val="0"/>
          <w:sz w:val="24"/>
          <w:szCs w:val="24"/>
        </w:rPr>
        <w:t xml:space="preserve"> 疑难账目核对</w:t>
      </w:r>
    </w:p>
    <w:p w14:paraId="257A5C0F" w14:textId="77777777" w:rsidR="00A43DC2" w:rsidRPr="00D77533" w:rsidRDefault="00A43DC2" w:rsidP="00A43DC2">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在系统使用过程中，月底财务对账时及年底结账时出现账目不清、账目数不对的情况下，提供辅助财务部门进行账目核对，查找账目问题等服务</w:t>
      </w:r>
      <w:r>
        <w:rPr>
          <w:rFonts w:ascii="宋体" w:hAnsi="宋体" w:hint="eastAsia"/>
          <w:sz w:val="24"/>
          <w:szCs w:val="24"/>
        </w:rPr>
        <w:t>。</w:t>
      </w:r>
      <w:r w:rsidR="00BB4BC0">
        <w:rPr>
          <w:rFonts w:ascii="宋体" w:hAnsi="宋体" w:hint="eastAsia"/>
          <w:sz w:val="24"/>
          <w:szCs w:val="24"/>
        </w:rPr>
        <w:t>借款统计账目核对、差旅费报销统计账目核对。</w:t>
      </w:r>
    </w:p>
    <w:p w14:paraId="622A848A" w14:textId="77777777" w:rsidR="00A43DC2" w:rsidRPr="00BC1F14" w:rsidRDefault="00A43DC2" w:rsidP="00A43DC2">
      <w:pPr>
        <w:spacing w:line="480" w:lineRule="auto"/>
        <w:ind w:firstLine="480"/>
        <w:rPr>
          <w:rFonts w:ascii="宋体" w:hAnsi="宋体" w:cs="宋体"/>
          <w:b/>
          <w:color w:val="000000"/>
          <w:kern w:val="0"/>
          <w:sz w:val="24"/>
          <w:szCs w:val="24"/>
        </w:rPr>
      </w:pPr>
      <w:r w:rsidRPr="003324F1">
        <w:rPr>
          <w:rFonts w:asciiTheme="minorEastAsia" w:eastAsiaTheme="minorEastAsia" w:hAnsiTheme="minorEastAsia" w:hint="eastAsia"/>
          <w:b/>
          <w:sz w:val="24"/>
          <w:szCs w:val="24"/>
        </w:rPr>
        <w:t>9.</w:t>
      </w:r>
      <w:r w:rsidRPr="003324F1">
        <w:rPr>
          <w:rFonts w:ascii="宋体" w:hAnsi="宋体" w:cs="宋体" w:hint="eastAsia"/>
          <w:b/>
          <w:color w:val="000000"/>
          <w:kern w:val="0"/>
          <w:sz w:val="24"/>
          <w:szCs w:val="24"/>
        </w:rPr>
        <w:t xml:space="preserve"> 凭证模板设置变更</w:t>
      </w:r>
    </w:p>
    <w:p w14:paraId="142B7ADA" w14:textId="77777777" w:rsidR="008E0C15" w:rsidRPr="00D77533" w:rsidRDefault="00A43DC2" w:rsidP="00A43DC2">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lastRenderedPageBreak/>
        <w:t>财务做账中出现借方、贷方与系统出现不一致、无法自动生成凭证时，辅助财务人员对核算凭证模板进行更改，使系统能够自动生成对应的会计凭证</w:t>
      </w:r>
      <w:r w:rsidRPr="00D77533">
        <w:rPr>
          <w:rFonts w:asciiTheme="minorEastAsia" w:eastAsiaTheme="minorEastAsia" w:hAnsiTheme="minorEastAsia" w:hint="eastAsia"/>
          <w:sz w:val="24"/>
          <w:szCs w:val="24"/>
        </w:rPr>
        <w:t>。</w:t>
      </w:r>
    </w:p>
    <w:p w14:paraId="6314B311" w14:textId="77777777" w:rsidR="008E0C15" w:rsidRPr="00D77533" w:rsidRDefault="008E0C15" w:rsidP="008E0C15">
      <w:pPr>
        <w:spacing w:line="560" w:lineRule="exact"/>
        <w:ind w:firstLine="480"/>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10.其他故障处理</w:t>
      </w:r>
    </w:p>
    <w:p w14:paraId="2C268405" w14:textId="77777777" w:rsidR="008E0C15" w:rsidRPr="00D77533"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其他以上未涉及的故障处理</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sz w:val="24"/>
          <w:szCs w:val="24"/>
        </w:rPr>
        <w:t>确保用户对系统的使用</w:t>
      </w:r>
      <w:r w:rsidRPr="00D77533">
        <w:rPr>
          <w:rFonts w:asciiTheme="minorEastAsia" w:eastAsiaTheme="minorEastAsia" w:hAnsiTheme="minorEastAsia" w:hint="eastAsia"/>
          <w:sz w:val="24"/>
          <w:szCs w:val="24"/>
        </w:rPr>
        <w:t>。</w:t>
      </w:r>
    </w:p>
    <w:p w14:paraId="5CA37C6C" w14:textId="77777777" w:rsidR="008E0C15" w:rsidRPr="00D77533" w:rsidRDefault="008E0C15" w:rsidP="008E0C15">
      <w:pPr>
        <w:spacing w:line="560" w:lineRule="exact"/>
        <w:ind w:firstLine="480"/>
        <w:rPr>
          <w:rFonts w:asciiTheme="minorEastAsia" w:eastAsiaTheme="minorEastAsia" w:hAnsiTheme="minorEastAsia"/>
          <w:b/>
          <w:sz w:val="24"/>
          <w:szCs w:val="24"/>
        </w:rPr>
      </w:pPr>
      <w:r w:rsidRPr="00D77533">
        <w:rPr>
          <w:rFonts w:asciiTheme="minorEastAsia" w:eastAsiaTheme="minorEastAsia" w:hAnsiTheme="minorEastAsia"/>
          <w:b/>
          <w:sz w:val="24"/>
          <w:szCs w:val="24"/>
        </w:rPr>
        <w:t>11.</w:t>
      </w:r>
      <w:r w:rsidRPr="00D77533">
        <w:rPr>
          <w:rFonts w:asciiTheme="minorEastAsia" w:eastAsiaTheme="minorEastAsia" w:hAnsiTheme="minorEastAsia" w:hint="eastAsia"/>
          <w:b/>
          <w:sz w:val="24"/>
          <w:szCs w:val="24"/>
        </w:rPr>
        <w:t>临时报表制作及提取</w:t>
      </w:r>
    </w:p>
    <w:p w14:paraId="06E91574" w14:textId="77777777" w:rsidR="008E0C15" w:rsidRPr="00D55D88" w:rsidRDefault="008E0C15" w:rsidP="008E0C15">
      <w:pPr>
        <w:spacing w:line="560" w:lineRule="exact"/>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针对在单位需要数据报表，而系统固定报表没有的情况下，需根据报表格式从数据库直接生成临时报表。</w:t>
      </w:r>
    </w:p>
    <w:p w14:paraId="36E8AAEE" w14:textId="77777777" w:rsidR="00E216F6" w:rsidRDefault="00BC651C" w:rsidP="00761147">
      <w:pPr>
        <w:pStyle w:val="4"/>
        <w:numPr>
          <w:ilvl w:val="2"/>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系统优化调整</w:t>
      </w:r>
    </w:p>
    <w:p w14:paraId="16F2313F" w14:textId="77777777" w:rsidR="002D5BCA" w:rsidRPr="00F959AD" w:rsidRDefault="003D6570" w:rsidP="002D5BCA">
      <w:pPr>
        <w:ind w:firstLine="480"/>
        <w:rPr>
          <w:rFonts w:asciiTheme="minorEastAsia" w:eastAsiaTheme="minorEastAsia" w:hAnsiTheme="minorEastAsia"/>
          <w:sz w:val="24"/>
          <w:szCs w:val="24"/>
        </w:rPr>
      </w:pPr>
      <w:bookmarkStart w:id="292" w:name="_Hlk500345699"/>
      <w:r w:rsidRPr="00F959AD">
        <w:rPr>
          <w:rFonts w:asciiTheme="minorEastAsia" w:eastAsiaTheme="minorEastAsia" w:hAnsiTheme="minorEastAsia" w:hint="eastAsia"/>
          <w:sz w:val="24"/>
          <w:szCs w:val="24"/>
        </w:rPr>
        <w:t>系统优化调整</w:t>
      </w:r>
      <w:r>
        <w:rPr>
          <w:rFonts w:asciiTheme="minorEastAsia" w:eastAsiaTheme="minorEastAsia" w:hAnsiTheme="minorEastAsia" w:hint="eastAsia"/>
          <w:sz w:val="24"/>
          <w:szCs w:val="24"/>
        </w:rPr>
        <w:t>省本级和两家中级人民法院提出的优化调整。</w:t>
      </w:r>
    </w:p>
    <w:p w14:paraId="64580DFC" w14:textId="77777777" w:rsidR="002D5BCA" w:rsidRDefault="002D5BCA" w:rsidP="00761147">
      <w:pPr>
        <w:pStyle w:val="12"/>
        <w:numPr>
          <w:ilvl w:val="0"/>
          <w:numId w:val="30"/>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系统优化调整</w:t>
      </w:r>
      <w:r w:rsidRPr="00D77533">
        <w:rPr>
          <w:rFonts w:asciiTheme="minorEastAsia" w:eastAsiaTheme="minorEastAsia" w:hAnsiTheme="minorEastAsia" w:hint="eastAsia"/>
          <w:sz w:val="24"/>
          <w:szCs w:val="24"/>
        </w:rPr>
        <w:t>需求</w:t>
      </w:r>
      <w:r>
        <w:rPr>
          <w:rFonts w:asciiTheme="minorEastAsia" w:eastAsiaTheme="minorEastAsia" w:hAnsiTheme="minorEastAsia" w:hint="eastAsia"/>
          <w:sz w:val="24"/>
          <w:szCs w:val="24"/>
        </w:rPr>
        <w:t>收集</w:t>
      </w:r>
    </w:p>
    <w:p w14:paraId="211D5D0F" w14:textId="77777777" w:rsidR="002D5BCA" w:rsidRDefault="002D5BCA" w:rsidP="002D5BC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7E87BA20" w14:textId="77777777" w:rsidR="002D5BCA" w:rsidRDefault="00D52C89" w:rsidP="00A532CB">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Pr>
          <w:rFonts w:asciiTheme="minorEastAsia" w:eastAsiaTheme="minorEastAsia" w:hAnsiTheme="minorEastAsia"/>
          <w:sz w:val="24"/>
          <w:szCs w:val="24"/>
        </w:rPr>
        <w:t xml:space="preserve">  </w:t>
      </w:r>
      <w:r w:rsidR="002D5BCA" w:rsidRPr="00D77533">
        <w:rPr>
          <w:rFonts w:asciiTheme="minorEastAsia" w:eastAsiaTheme="minorEastAsia" w:hAnsiTheme="minorEastAsia" w:hint="eastAsia"/>
          <w:sz w:val="24"/>
          <w:szCs w:val="24"/>
        </w:rPr>
        <w:t>1)单据填报数据项增加</w:t>
      </w:r>
    </w:p>
    <w:p w14:paraId="37FC47E0" w14:textId="77777777" w:rsidR="002D5BCA" w:rsidRDefault="002D5BCA" w:rsidP="002D5BCA">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Pr="00D77533">
        <w:rPr>
          <w:rFonts w:asciiTheme="minorEastAsia" w:eastAsiaTheme="minorEastAsia" w:hAnsiTheme="minorEastAsia" w:hint="eastAsia"/>
          <w:sz w:val="24"/>
          <w:szCs w:val="24"/>
        </w:rPr>
        <w:t>)单据填报数据项</w:t>
      </w:r>
      <w:r>
        <w:rPr>
          <w:rFonts w:asciiTheme="minorEastAsia" w:eastAsiaTheme="minorEastAsia" w:hAnsiTheme="minorEastAsia" w:hint="eastAsia"/>
          <w:sz w:val="24"/>
          <w:szCs w:val="24"/>
        </w:rPr>
        <w:t>样式调整</w:t>
      </w:r>
    </w:p>
    <w:p w14:paraId="645E25BA" w14:textId="77777777" w:rsidR="002D5BCA" w:rsidRPr="00D77533" w:rsidRDefault="00D52C89" w:rsidP="002D5BCA">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002D5BCA" w:rsidRPr="00D77533">
        <w:rPr>
          <w:rFonts w:asciiTheme="minorEastAsia" w:eastAsiaTheme="minorEastAsia" w:hAnsiTheme="minorEastAsia" w:hint="eastAsia"/>
          <w:sz w:val="24"/>
          <w:szCs w:val="24"/>
        </w:rPr>
        <w:t>)流程节点变更</w:t>
      </w:r>
    </w:p>
    <w:p w14:paraId="0ADA4A1C" w14:textId="77777777" w:rsidR="002D5BCA" w:rsidRPr="00D77533" w:rsidRDefault="00D52C89" w:rsidP="002D5BCA">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4</w:t>
      </w:r>
      <w:r w:rsidR="002D5BCA" w:rsidRPr="00D77533">
        <w:rPr>
          <w:rFonts w:asciiTheme="minorEastAsia" w:eastAsiaTheme="minorEastAsia" w:hAnsiTheme="minorEastAsia" w:hint="eastAsia"/>
          <w:sz w:val="24"/>
          <w:szCs w:val="24"/>
        </w:rPr>
        <w:t>)数据字典调整</w:t>
      </w:r>
    </w:p>
    <w:p w14:paraId="7359B91C" w14:textId="77777777" w:rsidR="002D5BCA" w:rsidRPr="00D77533" w:rsidRDefault="00D52C89" w:rsidP="002D5BCA">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5</w:t>
      </w:r>
      <w:r w:rsidR="002D5BCA" w:rsidRPr="00D77533">
        <w:rPr>
          <w:rFonts w:asciiTheme="minorEastAsia" w:eastAsiaTheme="minorEastAsia" w:hAnsiTheme="minorEastAsia" w:hint="eastAsia"/>
          <w:sz w:val="24"/>
          <w:szCs w:val="24"/>
        </w:rPr>
        <w:t>)统计查询条件、展示格式调整</w:t>
      </w:r>
    </w:p>
    <w:p w14:paraId="541F5611" w14:textId="77777777" w:rsidR="002D5BCA" w:rsidRDefault="002D5BCA" w:rsidP="00761147">
      <w:pPr>
        <w:pStyle w:val="12"/>
        <w:numPr>
          <w:ilvl w:val="0"/>
          <w:numId w:val="30"/>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方案及DEMO确认</w:t>
      </w:r>
    </w:p>
    <w:p w14:paraId="51359D6C" w14:textId="77777777" w:rsidR="002D5BCA" w:rsidRPr="00B2564D" w:rsidRDefault="002D5BCA" w:rsidP="002D5BCA">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收集的优化</w:t>
      </w:r>
      <w:r w:rsidRPr="00B2564D">
        <w:rPr>
          <w:rFonts w:asciiTheme="minorEastAsia" w:eastAsiaTheme="minorEastAsia" w:hAnsiTheme="minorEastAsia" w:hint="eastAsia"/>
          <w:sz w:val="24"/>
          <w:szCs w:val="24"/>
        </w:rPr>
        <w:t>需求内容，制作对应的demo，并对需求提出部门进行演示，完成需求内容和DEMO的最终确认。</w:t>
      </w:r>
    </w:p>
    <w:p w14:paraId="10E50A82" w14:textId="77777777" w:rsidR="002D5BCA" w:rsidRDefault="002D5BCA" w:rsidP="00761147">
      <w:pPr>
        <w:pStyle w:val="12"/>
        <w:numPr>
          <w:ilvl w:val="0"/>
          <w:numId w:val="30"/>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代码编写</w:t>
      </w:r>
    </w:p>
    <w:p w14:paraId="3DD0E1A3" w14:textId="77777777" w:rsidR="002D5BCA" w:rsidRPr="00B2564D" w:rsidRDefault="002D5BCA" w:rsidP="002D5BCA">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开发，在进行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p>
    <w:p w14:paraId="116CFDD7" w14:textId="77777777" w:rsidR="002D5BCA" w:rsidRDefault="002D5BCA" w:rsidP="00761147">
      <w:pPr>
        <w:pStyle w:val="12"/>
        <w:numPr>
          <w:ilvl w:val="0"/>
          <w:numId w:val="30"/>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测试及BUG修改</w:t>
      </w:r>
    </w:p>
    <w:p w14:paraId="1D52C97F" w14:textId="77777777" w:rsidR="002D5BCA" w:rsidRPr="0005696A" w:rsidRDefault="002D5BCA" w:rsidP="002D5BCA">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系统优化调整</w:t>
      </w:r>
      <w:r w:rsidRPr="0005696A">
        <w:rPr>
          <w:rFonts w:asciiTheme="minorEastAsia" w:eastAsiaTheme="minorEastAsia" w:hAnsiTheme="minorEastAsia" w:hint="eastAsia"/>
          <w:sz w:val="24"/>
          <w:szCs w:val="24"/>
        </w:rPr>
        <w:t>的功能模块进行详细测试，并编辑测试文档，测试过程中除测试修改的功能外，与该功能相关的其它功能模块也进行全面测试。</w:t>
      </w:r>
    </w:p>
    <w:p w14:paraId="0C08BCF2" w14:textId="77777777" w:rsidR="002D5BCA" w:rsidRPr="0005696A" w:rsidRDefault="002D5BCA" w:rsidP="002D5BCA">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测试包括功能测试、数据测试、模块测试、系统测试，以确保</w:t>
      </w:r>
      <w:r>
        <w:rPr>
          <w:rFonts w:asciiTheme="minorEastAsia" w:eastAsiaTheme="minorEastAsia" w:hAnsiTheme="minorEastAsia" w:hint="eastAsia"/>
          <w:sz w:val="24"/>
          <w:szCs w:val="24"/>
        </w:rPr>
        <w:t>优化调整</w:t>
      </w:r>
      <w:r w:rsidRPr="0005696A">
        <w:rPr>
          <w:rFonts w:asciiTheme="minorEastAsia" w:eastAsiaTheme="minorEastAsia" w:hAnsiTheme="minorEastAsia" w:hint="eastAsia"/>
          <w:sz w:val="24"/>
          <w:szCs w:val="24"/>
        </w:rPr>
        <w:t>的功</w:t>
      </w:r>
      <w:r w:rsidRPr="0005696A">
        <w:rPr>
          <w:rFonts w:asciiTheme="minorEastAsia" w:eastAsiaTheme="minorEastAsia" w:hAnsiTheme="minorEastAsia" w:hint="eastAsia"/>
          <w:sz w:val="24"/>
          <w:szCs w:val="24"/>
        </w:rPr>
        <w:lastRenderedPageBreak/>
        <w:t>能正常使用的情况下，不影响其它模块的正常使用。</w:t>
      </w:r>
    </w:p>
    <w:p w14:paraId="46453F0B" w14:textId="77777777" w:rsidR="002D5BCA" w:rsidRPr="00D77533" w:rsidRDefault="002D5BCA" w:rsidP="002D5BCA">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同时对优化调整后的整个</w:t>
      </w:r>
      <w:r w:rsidRPr="00D77533">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进行</w:t>
      </w:r>
      <w:r w:rsidRPr="00D77533">
        <w:rPr>
          <w:rFonts w:asciiTheme="minorEastAsia" w:eastAsiaTheme="minorEastAsia" w:hAnsiTheme="minorEastAsia" w:hint="eastAsia"/>
          <w:sz w:val="24"/>
          <w:szCs w:val="24"/>
        </w:rPr>
        <w:t>单元测试、</w:t>
      </w:r>
      <w:hyperlink r:id="rId21"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22"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w:t>
      </w:r>
      <w:r>
        <w:rPr>
          <w:rFonts w:asciiTheme="minorEastAsia" w:eastAsiaTheme="minorEastAsia" w:hAnsiTheme="minorEastAsia" w:hint="eastAsia"/>
          <w:sz w:val="24"/>
          <w:szCs w:val="24"/>
        </w:rPr>
        <w:t>模拟</w:t>
      </w:r>
      <w:r w:rsidRPr="00D77533">
        <w:rPr>
          <w:rFonts w:asciiTheme="minorEastAsia" w:eastAsiaTheme="minorEastAsia" w:hAnsiTheme="minorEastAsia"/>
          <w:sz w:val="24"/>
          <w:szCs w:val="24"/>
        </w:rPr>
        <w:t>实际运行环境下对计算机系统进行一系列严格有效地测试，以发现潜在的问题，保证系统的正常运行。</w:t>
      </w:r>
    </w:p>
    <w:p w14:paraId="69906C80" w14:textId="77777777" w:rsidR="002D5BCA" w:rsidRPr="00D77533" w:rsidRDefault="002D5BCA" w:rsidP="00761147">
      <w:pPr>
        <w:pStyle w:val="12"/>
        <w:numPr>
          <w:ilvl w:val="0"/>
          <w:numId w:val="30"/>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部署及数据处理和文档更新</w:t>
      </w:r>
    </w:p>
    <w:p w14:paraId="649F4CBB" w14:textId="77777777" w:rsidR="002D5BCA" w:rsidRPr="00D77533" w:rsidRDefault="002D5BCA" w:rsidP="002D5BCA">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的功能发布到正式系统后的正确性。</w:t>
      </w:r>
    </w:p>
    <w:p w14:paraId="4E4F80CB" w14:textId="77777777" w:rsidR="002D5BCA" w:rsidRPr="00D77533" w:rsidRDefault="002D5BCA" w:rsidP="002D5BCA">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涉及的历史数据进行批量处理，确保</w:t>
      </w:r>
      <w:r>
        <w:rPr>
          <w:rFonts w:asciiTheme="minorEastAsia" w:eastAsiaTheme="minorEastAsia" w:hAnsiTheme="minorEastAsia" w:hint="eastAsia"/>
          <w:sz w:val="24"/>
          <w:szCs w:val="24"/>
        </w:rPr>
        <w:t>优化调整</w:t>
      </w:r>
      <w:r w:rsidRPr="00D77533">
        <w:rPr>
          <w:rFonts w:asciiTheme="minorEastAsia" w:eastAsiaTheme="minorEastAsia" w:hAnsiTheme="minorEastAsia" w:hint="eastAsia"/>
          <w:sz w:val="24"/>
          <w:szCs w:val="24"/>
        </w:rPr>
        <w:t>后的功能兼容历史数据的展现和业务办理。</w:t>
      </w:r>
    </w:p>
    <w:p w14:paraId="5B0CC3EF" w14:textId="77777777" w:rsidR="002D5BCA" w:rsidRPr="004D6148" w:rsidRDefault="002D5BCA" w:rsidP="004D6148">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后文档更新主要是涉及到系统操作手册的更新，</w:t>
      </w: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后测试完成，并与客户确认后，将本地化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的内容、</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原因、</w:t>
      </w: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相关的文档。</w:t>
      </w:r>
    </w:p>
    <w:bookmarkEnd w:id="292"/>
    <w:p w14:paraId="13C5A003" w14:textId="77777777" w:rsidR="00E216F6" w:rsidRPr="00D77533" w:rsidRDefault="00703BF4" w:rsidP="00761147">
      <w:pPr>
        <w:pStyle w:val="4"/>
        <w:numPr>
          <w:ilvl w:val="2"/>
          <w:numId w:val="7"/>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人员配置</w:t>
      </w:r>
    </w:p>
    <w:tbl>
      <w:tblPr>
        <w:tblW w:w="9356" w:type="dxa"/>
        <w:tblInd w:w="-34" w:type="dxa"/>
        <w:tblLayout w:type="fixed"/>
        <w:tblLook w:val="04A0" w:firstRow="1" w:lastRow="0" w:firstColumn="1" w:lastColumn="0" w:noHBand="0" w:noVBand="1"/>
      </w:tblPr>
      <w:tblGrid>
        <w:gridCol w:w="709"/>
        <w:gridCol w:w="1560"/>
        <w:gridCol w:w="1275"/>
        <w:gridCol w:w="5812"/>
      </w:tblGrid>
      <w:tr w:rsidR="00914D8C" w:rsidRPr="00D77533" w14:paraId="0BC1B080" w14:textId="77777777" w:rsidTr="00946185">
        <w:trPr>
          <w:trHeight w:val="270"/>
        </w:trPr>
        <w:tc>
          <w:tcPr>
            <w:tcW w:w="709" w:type="dxa"/>
            <w:tcBorders>
              <w:top w:val="single" w:sz="4" w:space="0" w:color="auto"/>
              <w:left w:val="single" w:sz="4" w:space="0" w:color="auto"/>
              <w:bottom w:val="single" w:sz="4" w:space="0" w:color="auto"/>
              <w:right w:val="single" w:sz="4" w:space="0" w:color="auto"/>
            </w:tcBorders>
            <w:shd w:val="clear" w:color="000000" w:fill="C5D9F1"/>
            <w:vAlign w:val="center"/>
          </w:tcPr>
          <w:p w14:paraId="1F98540E" w14:textId="77777777" w:rsidR="00914D8C" w:rsidRPr="00615B92" w:rsidRDefault="00914D8C" w:rsidP="009E1CCB">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序号</w:t>
            </w:r>
          </w:p>
        </w:tc>
        <w:tc>
          <w:tcPr>
            <w:tcW w:w="1560" w:type="dxa"/>
            <w:tcBorders>
              <w:top w:val="single" w:sz="4" w:space="0" w:color="auto"/>
              <w:left w:val="nil"/>
              <w:bottom w:val="single" w:sz="4" w:space="0" w:color="auto"/>
              <w:right w:val="single" w:sz="4" w:space="0" w:color="auto"/>
            </w:tcBorders>
            <w:shd w:val="clear" w:color="000000" w:fill="C5D9F1"/>
            <w:vAlign w:val="center"/>
          </w:tcPr>
          <w:p w14:paraId="31DD6312" w14:textId="77777777" w:rsidR="00914D8C" w:rsidRPr="00615B92" w:rsidRDefault="00914D8C" w:rsidP="009E1CCB">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152E760B" w14:textId="77777777" w:rsidR="00914D8C" w:rsidRPr="00615B92" w:rsidRDefault="00017CBE" w:rsidP="009E1CCB">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人员数量（人次）</w:t>
            </w:r>
          </w:p>
        </w:tc>
        <w:tc>
          <w:tcPr>
            <w:tcW w:w="5812" w:type="dxa"/>
            <w:tcBorders>
              <w:top w:val="single" w:sz="4" w:space="0" w:color="auto"/>
              <w:left w:val="nil"/>
              <w:bottom w:val="single" w:sz="4" w:space="0" w:color="auto"/>
              <w:right w:val="single" w:sz="4" w:space="0" w:color="auto"/>
            </w:tcBorders>
            <w:shd w:val="clear" w:color="000000" w:fill="C5D9F1"/>
            <w:vAlign w:val="center"/>
          </w:tcPr>
          <w:p w14:paraId="327348EE" w14:textId="77777777" w:rsidR="00914D8C" w:rsidRPr="00615B92" w:rsidRDefault="00914D8C" w:rsidP="009E1CCB">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工作职责</w:t>
            </w:r>
          </w:p>
        </w:tc>
      </w:tr>
      <w:tr w:rsidR="00914D8C" w:rsidRPr="00D77533" w14:paraId="79E5A70C" w14:textId="77777777" w:rsidTr="00946185">
        <w:trPr>
          <w:trHeight w:val="540"/>
        </w:trPr>
        <w:tc>
          <w:tcPr>
            <w:tcW w:w="709" w:type="dxa"/>
            <w:tcBorders>
              <w:top w:val="nil"/>
              <w:left w:val="single" w:sz="4" w:space="0" w:color="auto"/>
              <w:bottom w:val="single" w:sz="4" w:space="0" w:color="auto"/>
              <w:right w:val="single" w:sz="4" w:space="0" w:color="auto"/>
            </w:tcBorders>
            <w:shd w:val="clear" w:color="auto" w:fill="auto"/>
            <w:vAlign w:val="center"/>
          </w:tcPr>
          <w:p w14:paraId="209CD068" w14:textId="77777777" w:rsidR="000936D4"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1560" w:type="dxa"/>
            <w:tcBorders>
              <w:top w:val="nil"/>
              <w:left w:val="nil"/>
              <w:bottom w:val="single" w:sz="4" w:space="0" w:color="auto"/>
              <w:right w:val="single" w:sz="4" w:space="0" w:color="auto"/>
            </w:tcBorders>
            <w:shd w:val="clear" w:color="auto" w:fill="auto"/>
            <w:vAlign w:val="center"/>
          </w:tcPr>
          <w:p w14:paraId="3AF3D835"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项目经理</w:t>
            </w:r>
          </w:p>
        </w:tc>
        <w:tc>
          <w:tcPr>
            <w:tcW w:w="1275" w:type="dxa"/>
            <w:tcBorders>
              <w:top w:val="nil"/>
              <w:left w:val="nil"/>
              <w:bottom w:val="single" w:sz="4" w:space="0" w:color="auto"/>
              <w:right w:val="single" w:sz="4" w:space="0" w:color="auto"/>
            </w:tcBorders>
            <w:shd w:val="clear" w:color="auto" w:fill="auto"/>
            <w:vAlign w:val="center"/>
          </w:tcPr>
          <w:p w14:paraId="37BA4C76" w14:textId="77777777" w:rsidR="000936D4"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5812" w:type="dxa"/>
            <w:tcBorders>
              <w:top w:val="nil"/>
              <w:left w:val="nil"/>
              <w:bottom w:val="single" w:sz="4" w:space="0" w:color="auto"/>
              <w:right w:val="single" w:sz="4" w:space="0" w:color="auto"/>
            </w:tcBorders>
            <w:shd w:val="clear" w:color="auto" w:fill="auto"/>
            <w:vAlign w:val="center"/>
          </w:tcPr>
          <w:p w14:paraId="0114113B"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负责项目整体进度的沟通和人员及其它资源协调，把控整个项目的时间进度，保证项目质量</w:t>
            </w:r>
          </w:p>
        </w:tc>
      </w:tr>
      <w:tr w:rsidR="00914D8C" w:rsidRPr="00D77533" w14:paraId="5F115EF3" w14:textId="77777777" w:rsidTr="00946185">
        <w:trPr>
          <w:trHeight w:val="540"/>
        </w:trPr>
        <w:tc>
          <w:tcPr>
            <w:tcW w:w="709" w:type="dxa"/>
            <w:tcBorders>
              <w:top w:val="nil"/>
              <w:left w:val="single" w:sz="4" w:space="0" w:color="auto"/>
              <w:bottom w:val="single" w:sz="4" w:space="0" w:color="auto"/>
              <w:right w:val="single" w:sz="4" w:space="0" w:color="auto"/>
            </w:tcBorders>
            <w:shd w:val="clear" w:color="auto" w:fill="auto"/>
            <w:vAlign w:val="center"/>
          </w:tcPr>
          <w:p w14:paraId="7A46746A" w14:textId="77777777" w:rsidR="000936D4"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2</w:t>
            </w:r>
          </w:p>
        </w:tc>
        <w:tc>
          <w:tcPr>
            <w:tcW w:w="1560" w:type="dxa"/>
            <w:tcBorders>
              <w:top w:val="nil"/>
              <w:left w:val="nil"/>
              <w:bottom w:val="single" w:sz="4" w:space="0" w:color="auto"/>
              <w:right w:val="single" w:sz="4" w:space="0" w:color="auto"/>
            </w:tcBorders>
            <w:shd w:val="clear" w:color="auto" w:fill="auto"/>
            <w:vAlign w:val="center"/>
          </w:tcPr>
          <w:p w14:paraId="7BECF207"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需求分析师</w:t>
            </w:r>
          </w:p>
        </w:tc>
        <w:tc>
          <w:tcPr>
            <w:tcW w:w="1275" w:type="dxa"/>
            <w:tcBorders>
              <w:top w:val="nil"/>
              <w:left w:val="nil"/>
              <w:bottom w:val="single" w:sz="4" w:space="0" w:color="auto"/>
              <w:right w:val="single" w:sz="4" w:space="0" w:color="auto"/>
            </w:tcBorders>
            <w:shd w:val="clear" w:color="auto" w:fill="auto"/>
            <w:vAlign w:val="center"/>
          </w:tcPr>
          <w:p w14:paraId="4C0DE98F" w14:textId="77777777" w:rsidR="000936D4" w:rsidRPr="00615B92" w:rsidRDefault="00B47968"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4</w:t>
            </w:r>
          </w:p>
        </w:tc>
        <w:tc>
          <w:tcPr>
            <w:tcW w:w="5812" w:type="dxa"/>
            <w:tcBorders>
              <w:top w:val="nil"/>
              <w:left w:val="nil"/>
              <w:bottom w:val="single" w:sz="4" w:space="0" w:color="auto"/>
              <w:right w:val="single" w:sz="4" w:space="0" w:color="auto"/>
            </w:tcBorders>
            <w:shd w:val="clear" w:color="auto" w:fill="auto"/>
            <w:vAlign w:val="center"/>
          </w:tcPr>
          <w:p w14:paraId="4CC5E5E5"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负责收集初始化需求及模块内</w:t>
            </w:r>
            <w:r w:rsidR="0074266B" w:rsidRPr="00615B92">
              <w:rPr>
                <w:rFonts w:asciiTheme="minorEastAsia" w:eastAsiaTheme="minorEastAsia" w:hAnsiTheme="minorEastAsia" w:cs="宋体" w:hint="eastAsia"/>
                <w:color w:val="000000"/>
                <w:kern w:val="0"/>
                <w:szCs w:val="21"/>
              </w:rPr>
              <w:t>本地化开发</w:t>
            </w:r>
            <w:r w:rsidRPr="00615B92">
              <w:rPr>
                <w:rFonts w:asciiTheme="minorEastAsia" w:eastAsiaTheme="minorEastAsia" w:hAnsiTheme="minorEastAsia" w:cs="宋体" w:hint="eastAsia"/>
                <w:color w:val="000000"/>
                <w:kern w:val="0"/>
                <w:szCs w:val="21"/>
              </w:rPr>
              <w:t>需求，并与客户达成一致</w:t>
            </w:r>
          </w:p>
        </w:tc>
      </w:tr>
      <w:tr w:rsidR="00914D8C" w:rsidRPr="00D77533" w14:paraId="3D0839EA" w14:textId="77777777" w:rsidTr="00946185">
        <w:trPr>
          <w:trHeight w:val="270"/>
        </w:trPr>
        <w:tc>
          <w:tcPr>
            <w:tcW w:w="709" w:type="dxa"/>
            <w:tcBorders>
              <w:top w:val="nil"/>
              <w:left w:val="single" w:sz="4" w:space="0" w:color="auto"/>
              <w:bottom w:val="single" w:sz="4" w:space="0" w:color="auto"/>
              <w:right w:val="single" w:sz="4" w:space="0" w:color="auto"/>
            </w:tcBorders>
            <w:shd w:val="clear" w:color="auto" w:fill="auto"/>
            <w:vAlign w:val="center"/>
          </w:tcPr>
          <w:p w14:paraId="38748B89" w14:textId="77777777" w:rsidR="000936D4"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3</w:t>
            </w:r>
          </w:p>
        </w:tc>
        <w:tc>
          <w:tcPr>
            <w:tcW w:w="1560" w:type="dxa"/>
            <w:tcBorders>
              <w:top w:val="nil"/>
              <w:left w:val="nil"/>
              <w:bottom w:val="single" w:sz="4" w:space="0" w:color="auto"/>
              <w:right w:val="single" w:sz="4" w:space="0" w:color="auto"/>
            </w:tcBorders>
            <w:shd w:val="clear" w:color="auto" w:fill="auto"/>
            <w:vAlign w:val="center"/>
          </w:tcPr>
          <w:p w14:paraId="6A19D8E4"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软件架构师</w:t>
            </w:r>
          </w:p>
        </w:tc>
        <w:tc>
          <w:tcPr>
            <w:tcW w:w="1275" w:type="dxa"/>
            <w:tcBorders>
              <w:top w:val="nil"/>
              <w:left w:val="nil"/>
              <w:bottom w:val="single" w:sz="4" w:space="0" w:color="auto"/>
              <w:right w:val="single" w:sz="4" w:space="0" w:color="auto"/>
            </w:tcBorders>
            <w:shd w:val="clear" w:color="auto" w:fill="auto"/>
            <w:vAlign w:val="center"/>
          </w:tcPr>
          <w:p w14:paraId="7CA27FA9" w14:textId="77777777" w:rsidR="000936D4"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5812" w:type="dxa"/>
            <w:tcBorders>
              <w:top w:val="nil"/>
              <w:left w:val="nil"/>
              <w:bottom w:val="single" w:sz="4" w:space="0" w:color="auto"/>
              <w:right w:val="single" w:sz="4" w:space="0" w:color="auto"/>
            </w:tcBorders>
            <w:shd w:val="clear" w:color="auto" w:fill="auto"/>
            <w:vAlign w:val="center"/>
          </w:tcPr>
          <w:p w14:paraId="010878A0"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负责模块内</w:t>
            </w:r>
            <w:r w:rsidR="0074266B" w:rsidRPr="00615B92">
              <w:rPr>
                <w:rFonts w:asciiTheme="minorEastAsia" w:eastAsiaTheme="minorEastAsia" w:hAnsiTheme="minorEastAsia" w:cs="宋体" w:hint="eastAsia"/>
                <w:color w:val="000000"/>
                <w:kern w:val="0"/>
                <w:szCs w:val="21"/>
              </w:rPr>
              <w:t>本地化开发</w:t>
            </w:r>
            <w:r w:rsidRPr="00615B92">
              <w:rPr>
                <w:rFonts w:asciiTheme="minorEastAsia" w:eastAsiaTheme="minorEastAsia" w:hAnsiTheme="minorEastAsia" w:cs="宋体" w:hint="eastAsia"/>
                <w:color w:val="000000"/>
                <w:kern w:val="0"/>
                <w:szCs w:val="21"/>
              </w:rPr>
              <w:t>的软件架构调整和设计</w:t>
            </w:r>
          </w:p>
        </w:tc>
      </w:tr>
      <w:tr w:rsidR="00914D8C" w:rsidRPr="00D77533" w14:paraId="10A579FA" w14:textId="77777777" w:rsidTr="00946185">
        <w:trPr>
          <w:trHeight w:val="540"/>
        </w:trPr>
        <w:tc>
          <w:tcPr>
            <w:tcW w:w="709" w:type="dxa"/>
            <w:tcBorders>
              <w:top w:val="nil"/>
              <w:left w:val="single" w:sz="4" w:space="0" w:color="auto"/>
              <w:bottom w:val="single" w:sz="4" w:space="0" w:color="auto"/>
              <w:right w:val="single" w:sz="4" w:space="0" w:color="auto"/>
            </w:tcBorders>
            <w:shd w:val="clear" w:color="auto" w:fill="auto"/>
            <w:vAlign w:val="center"/>
          </w:tcPr>
          <w:p w14:paraId="7FA28ACA" w14:textId="77777777" w:rsidR="000936D4"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4</w:t>
            </w:r>
          </w:p>
        </w:tc>
        <w:tc>
          <w:tcPr>
            <w:tcW w:w="1560" w:type="dxa"/>
            <w:tcBorders>
              <w:top w:val="nil"/>
              <w:left w:val="nil"/>
              <w:bottom w:val="single" w:sz="4" w:space="0" w:color="auto"/>
              <w:right w:val="single" w:sz="4" w:space="0" w:color="auto"/>
            </w:tcBorders>
            <w:shd w:val="clear" w:color="auto" w:fill="auto"/>
            <w:vAlign w:val="center"/>
          </w:tcPr>
          <w:p w14:paraId="19B36950"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数据库DBA</w:t>
            </w:r>
          </w:p>
        </w:tc>
        <w:tc>
          <w:tcPr>
            <w:tcW w:w="1275" w:type="dxa"/>
            <w:tcBorders>
              <w:top w:val="nil"/>
              <w:left w:val="nil"/>
              <w:bottom w:val="single" w:sz="4" w:space="0" w:color="auto"/>
              <w:right w:val="single" w:sz="4" w:space="0" w:color="auto"/>
            </w:tcBorders>
            <w:shd w:val="clear" w:color="auto" w:fill="auto"/>
            <w:vAlign w:val="center"/>
          </w:tcPr>
          <w:p w14:paraId="12DBD458" w14:textId="77777777" w:rsidR="000936D4"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5812" w:type="dxa"/>
            <w:tcBorders>
              <w:top w:val="nil"/>
              <w:left w:val="nil"/>
              <w:bottom w:val="single" w:sz="4" w:space="0" w:color="auto"/>
              <w:right w:val="single" w:sz="4" w:space="0" w:color="auto"/>
            </w:tcBorders>
            <w:shd w:val="clear" w:color="auto" w:fill="auto"/>
            <w:vAlign w:val="center"/>
          </w:tcPr>
          <w:p w14:paraId="166DE2E0"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负责数据库调优、表、视图、存储过程等的统一管理</w:t>
            </w:r>
          </w:p>
        </w:tc>
      </w:tr>
      <w:tr w:rsidR="00914D8C" w:rsidRPr="00D77533" w14:paraId="6AE938C5" w14:textId="77777777" w:rsidTr="00946185">
        <w:trPr>
          <w:trHeight w:val="270"/>
        </w:trPr>
        <w:tc>
          <w:tcPr>
            <w:tcW w:w="709" w:type="dxa"/>
            <w:tcBorders>
              <w:top w:val="nil"/>
              <w:left w:val="single" w:sz="4" w:space="0" w:color="auto"/>
              <w:bottom w:val="single" w:sz="4" w:space="0" w:color="auto"/>
              <w:right w:val="single" w:sz="4" w:space="0" w:color="auto"/>
            </w:tcBorders>
            <w:shd w:val="clear" w:color="auto" w:fill="auto"/>
            <w:vAlign w:val="center"/>
          </w:tcPr>
          <w:p w14:paraId="3745340D" w14:textId="77777777" w:rsidR="000936D4"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5</w:t>
            </w:r>
          </w:p>
        </w:tc>
        <w:tc>
          <w:tcPr>
            <w:tcW w:w="1560" w:type="dxa"/>
            <w:tcBorders>
              <w:top w:val="nil"/>
              <w:left w:val="nil"/>
              <w:bottom w:val="single" w:sz="4" w:space="0" w:color="auto"/>
              <w:right w:val="single" w:sz="4" w:space="0" w:color="auto"/>
            </w:tcBorders>
            <w:shd w:val="clear" w:color="auto" w:fill="auto"/>
            <w:vAlign w:val="center"/>
          </w:tcPr>
          <w:p w14:paraId="74EAB474"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UI设计师</w:t>
            </w:r>
          </w:p>
        </w:tc>
        <w:tc>
          <w:tcPr>
            <w:tcW w:w="1275" w:type="dxa"/>
            <w:tcBorders>
              <w:top w:val="nil"/>
              <w:left w:val="nil"/>
              <w:bottom w:val="single" w:sz="4" w:space="0" w:color="auto"/>
              <w:right w:val="single" w:sz="4" w:space="0" w:color="auto"/>
            </w:tcBorders>
            <w:shd w:val="clear" w:color="auto" w:fill="auto"/>
            <w:vAlign w:val="center"/>
          </w:tcPr>
          <w:p w14:paraId="6B19CF42" w14:textId="77777777" w:rsidR="000936D4" w:rsidRPr="00615B92" w:rsidRDefault="00B47968"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1</w:t>
            </w:r>
          </w:p>
        </w:tc>
        <w:tc>
          <w:tcPr>
            <w:tcW w:w="5812" w:type="dxa"/>
            <w:tcBorders>
              <w:top w:val="nil"/>
              <w:left w:val="nil"/>
              <w:bottom w:val="single" w:sz="4" w:space="0" w:color="auto"/>
              <w:right w:val="single" w:sz="4" w:space="0" w:color="auto"/>
            </w:tcBorders>
            <w:shd w:val="clear" w:color="auto" w:fill="auto"/>
            <w:vAlign w:val="center"/>
          </w:tcPr>
          <w:p w14:paraId="58310066"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负责项目UI的修改及布局修改</w:t>
            </w:r>
          </w:p>
        </w:tc>
      </w:tr>
      <w:tr w:rsidR="00914D8C" w:rsidRPr="00D77533" w14:paraId="04B46019" w14:textId="77777777" w:rsidTr="00946185">
        <w:trPr>
          <w:trHeight w:val="270"/>
        </w:trPr>
        <w:tc>
          <w:tcPr>
            <w:tcW w:w="709" w:type="dxa"/>
            <w:tcBorders>
              <w:top w:val="nil"/>
              <w:left w:val="single" w:sz="4" w:space="0" w:color="auto"/>
              <w:bottom w:val="single" w:sz="4" w:space="0" w:color="auto"/>
              <w:right w:val="single" w:sz="4" w:space="0" w:color="auto"/>
            </w:tcBorders>
            <w:shd w:val="clear" w:color="auto" w:fill="auto"/>
            <w:vAlign w:val="center"/>
          </w:tcPr>
          <w:p w14:paraId="1033D71A" w14:textId="77777777" w:rsidR="000936D4"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6</w:t>
            </w:r>
          </w:p>
        </w:tc>
        <w:tc>
          <w:tcPr>
            <w:tcW w:w="1560" w:type="dxa"/>
            <w:tcBorders>
              <w:top w:val="nil"/>
              <w:left w:val="nil"/>
              <w:bottom w:val="single" w:sz="4" w:space="0" w:color="auto"/>
              <w:right w:val="single" w:sz="4" w:space="0" w:color="auto"/>
            </w:tcBorders>
            <w:shd w:val="clear" w:color="auto" w:fill="auto"/>
            <w:vAlign w:val="center"/>
          </w:tcPr>
          <w:p w14:paraId="2FCFCBE6"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研发工程师</w:t>
            </w:r>
          </w:p>
        </w:tc>
        <w:tc>
          <w:tcPr>
            <w:tcW w:w="1275" w:type="dxa"/>
            <w:tcBorders>
              <w:top w:val="nil"/>
              <w:left w:val="nil"/>
              <w:bottom w:val="single" w:sz="4" w:space="0" w:color="auto"/>
              <w:right w:val="single" w:sz="4" w:space="0" w:color="auto"/>
            </w:tcBorders>
            <w:shd w:val="clear" w:color="auto" w:fill="auto"/>
            <w:vAlign w:val="center"/>
          </w:tcPr>
          <w:p w14:paraId="51CE0D05" w14:textId="77777777" w:rsidR="000936D4" w:rsidRPr="00615B92" w:rsidRDefault="00B47968"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6</w:t>
            </w:r>
          </w:p>
        </w:tc>
        <w:tc>
          <w:tcPr>
            <w:tcW w:w="5812" w:type="dxa"/>
            <w:tcBorders>
              <w:top w:val="nil"/>
              <w:left w:val="nil"/>
              <w:bottom w:val="single" w:sz="4" w:space="0" w:color="auto"/>
              <w:right w:val="single" w:sz="4" w:space="0" w:color="auto"/>
            </w:tcBorders>
            <w:shd w:val="clear" w:color="auto" w:fill="auto"/>
            <w:vAlign w:val="center"/>
          </w:tcPr>
          <w:p w14:paraId="68D66A2E"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负责模块内</w:t>
            </w:r>
            <w:r w:rsidR="0074266B" w:rsidRPr="00615B92">
              <w:rPr>
                <w:rFonts w:asciiTheme="minorEastAsia" w:eastAsiaTheme="minorEastAsia" w:hAnsiTheme="minorEastAsia" w:cs="宋体" w:hint="eastAsia"/>
                <w:color w:val="000000"/>
                <w:kern w:val="0"/>
                <w:szCs w:val="21"/>
              </w:rPr>
              <w:t>本地化开发</w:t>
            </w:r>
            <w:r w:rsidRPr="00615B92">
              <w:rPr>
                <w:rFonts w:asciiTheme="minorEastAsia" w:eastAsiaTheme="minorEastAsia" w:hAnsiTheme="minorEastAsia" w:cs="宋体" w:hint="eastAsia"/>
                <w:color w:val="000000"/>
                <w:kern w:val="0"/>
                <w:szCs w:val="21"/>
              </w:rPr>
              <w:t>编码</w:t>
            </w:r>
          </w:p>
        </w:tc>
      </w:tr>
      <w:tr w:rsidR="00914D8C" w:rsidRPr="00D77533" w14:paraId="54A54B27" w14:textId="77777777" w:rsidTr="00946185">
        <w:trPr>
          <w:trHeight w:val="810"/>
        </w:trPr>
        <w:tc>
          <w:tcPr>
            <w:tcW w:w="709" w:type="dxa"/>
            <w:tcBorders>
              <w:top w:val="nil"/>
              <w:left w:val="single" w:sz="4" w:space="0" w:color="auto"/>
              <w:bottom w:val="single" w:sz="4" w:space="0" w:color="auto"/>
              <w:right w:val="single" w:sz="4" w:space="0" w:color="auto"/>
            </w:tcBorders>
            <w:shd w:val="clear" w:color="auto" w:fill="auto"/>
            <w:vAlign w:val="center"/>
          </w:tcPr>
          <w:p w14:paraId="16D75C73" w14:textId="77777777" w:rsidR="000936D4"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7</w:t>
            </w:r>
          </w:p>
        </w:tc>
        <w:tc>
          <w:tcPr>
            <w:tcW w:w="1560" w:type="dxa"/>
            <w:tcBorders>
              <w:top w:val="nil"/>
              <w:left w:val="nil"/>
              <w:bottom w:val="single" w:sz="4" w:space="0" w:color="auto"/>
              <w:right w:val="single" w:sz="4" w:space="0" w:color="auto"/>
            </w:tcBorders>
            <w:shd w:val="clear" w:color="auto" w:fill="auto"/>
            <w:vAlign w:val="center"/>
          </w:tcPr>
          <w:p w14:paraId="5F02788C"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测试工程师</w:t>
            </w:r>
          </w:p>
        </w:tc>
        <w:tc>
          <w:tcPr>
            <w:tcW w:w="1275" w:type="dxa"/>
            <w:tcBorders>
              <w:top w:val="nil"/>
              <w:left w:val="nil"/>
              <w:bottom w:val="single" w:sz="4" w:space="0" w:color="auto"/>
              <w:right w:val="single" w:sz="4" w:space="0" w:color="auto"/>
            </w:tcBorders>
            <w:shd w:val="clear" w:color="auto" w:fill="auto"/>
            <w:vAlign w:val="center"/>
          </w:tcPr>
          <w:p w14:paraId="7CD78BB7" w14:textId="77777777" w:rsidR="000936D4"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4</w:t>
            </w:r>
          </w:p>
        </w:tc>
        <w:tc>
          <w:tcPr>
            <w:tcW w:w="5812" w:type="dxa"/>
            <w:tcBorders>
              <w:top w:val="nil"/>
              <w:left w:val="nil"/>
              <w:bottom w:val="single" w:sz="4" w:space="0" w:color="auto"/>
              <w:right w:val="single" w:sz="4" w:space="0" w:color="auto"/>
            </w:tcBorders>
            <w:shd w:val="clear" w:color="auto" w:fill="auto"/>
            <w:vAlign w:val="center"/>
          </w:tcPr>
          <w:p w14:paraId="7417EB28"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负责进行系统所有测试工作，包括初始化测试、模块内</w:t>
            </w:r>
            <w:r w:rsidR="0074266B" w:rsidRPr="00615B92">
              <w:rPr>
                <w:rFonts w:asciiTheme="minorEastAsia" w:eastAsiaTheme="minorEastAsia" w:hAnsiTheme="minorEastAsia" w:cs="宋体" w:hint="eastAsia"/>
                <w:color w:val="000000"/>
                <w:kern w:val="0"/>
                <w:szCs w:val="21"/>
              </w:rPr>
              <w:t>本地化开发</w:t>
            </w:r>
            <w:r w:rsidRPr="00615B92">
              <w:rPr>
                <w:rFonts w:asciiTheme="minorEastAsia" w:eastAsiaTheme="minorEastAsia" w:hAnsiTheme="minorEastAsia" w:cs="宋体" w:hint="eastAsia"/>
                <w:color w:val="000000"/>
                <w:kern w:val="0"/>
                <w:szCs w:val="21"/>
              </w:rPr>
              <w:t>测试，保障产品的功能的可操作性和稳定性</w:t>
            </w:r>
          </w:p>
        </w:tc>
      </w:tr>
      <w:tr w:rsidR="00914D8C" w:rsidRPr="00D77533" w14:paraId="00A1D2A1" w14:textId="77777777" w:rsidTr="00946185">
        <w:trPr>
          <w:trHeight w:val="270"/>
        </w:trPr>
        <w:tc>
          <w:tcPr>
            <w:tcW w:w="709" w:type="dxa"/>
            <w:tcBorders>
              <w:top w:val="nil"/>
              <w:left w:val="single" w:sz="4" w:space="0" w:color="auto"/>
              <w:bottom w:val="single" w:sz="4" w:space="0" w:color="auto"/>
              <w:right w:val="single" w:sz="4" w:space="0" w:color="auto"/>
            </w:tcBorders>
            <w:shd w:val="clear" w:color="auto" w:fill="auto"/>
            <w:vAlign w:val="center"/>
          </w:tcPr>
          <w:p w14:paraId="6440E71D" w14:textId="77777777" w:rsidR="000936D4"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8</w:t>
            </w:r>
          </w:p>
        </w:tc>
        <w:tc>
          <w:tcPr>
            <w:tcW w:w="1560" w:type="dxa"/>
            <w:tcBorders>
              <w:top w:val="nil"/>
              <w:left w:val="nil"/>
              <w:bottom w:val="single" w:sz="4" w:space="0" w:color="auto"/>
              <w:right w:val="single" w:sz="4" w:space="0" w:color="auto"/>
            </w:tcBorders>
            <w:shd w:val="clear" w:color="auto" w:fill="auto"/>
            <w:vAlign w:val="center"/>
          </w:tcPr>
          <w:p w14:paraId="28EF3C79"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实施工程师</w:t>
            </w:r>
          </w:p>
        </w:tc>
        <w:tc>
          <w:tcPr>
            <w:tcW w:w="1275" w:type="dxa"/>
            <w:tcBorders>
              <w:top w:val="nil"/>
              <w:left w:val="nil"/>
              <w:bottom w:val="single" w:sz="4" w:space="0" w:color="auto"/>
              <w:right w:val="single" w:sz="4" w:space="0" w:color="auto"/>
            </w:tcBorders>
            <w:shd w:val="clear" w:color="auto" w:fill="auto"/>
            <w:vAlign w:val="center"/>
          </w:tcPr>
          <w:p w14:paraId="7CEFA7E0" w14:textId="77777777" w:rsidR="000936D4" w:rsidRPr="00615B92" w:rsidRDefault="00F97AF3"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4</w:t>
            </w:r>
          </w:p>
        </w:tc>
        <w:tc>
          <w:tcPr>
            <w:tcW w:w="5812" w:type="dxa"/>
            <w:tcBorders>
              <w:top w:val="nil"/>
              <w:left w:val="nil"/>
              <w:bottom w:val="single" w:sz="4" w:space="0" w:color="auto"/>
              <w:right w:val="single" w:sz="4" w:space="0" w:color="auto"/>
            </w:tcBorders>
            <w:shd w:val="clear" w:color="auto" w:fill="auto"/>
            <w:vAlign w:val="center"/>
          </w:tcPr>
          <w:p w14:paraId="110825E1"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负责系统安装、部署、调试</w:t>
            </w:r>
          </w:p>
        </w:tc>
      </w:tr>
      <w:tr w:rsidR="00914D8C" w:rsidRPr="00D77533" w14:paraId="2A430D2C" w14:textId="77777777" w:rsidTr="00946185">
        <w:trPr>
          <w:trHeight w:val="540"/>
        </w:trPr>
        <w:tc>
          <w:tcPr>
            <w:tcW w:w="709" w:type="dxa"/>
            <w:tcBorders>
              <w:top w:val="nil"/>
              <w:left w:val="single" w:sz="4" w:space="0" w:color="auto"/>
              <w:bottom w:val="single" w:sz="4" w:space="0" w:color="auto"/>
              <w:right w:val="single" w:sz="4" w:space="0" w:color="auto"/>
            </w:tcBorders>
            <w:shd w:val="clear" w:color="auto" w:fill="auto"/>
            <w:vAlign w:val="center"/>
          </w:tcPr>
          <w:p w14:paraId="5B1A0C34" w14:textId="77777777" w:rsidR="000936D4" w:rsidRPr="00615B92" w:rsidRDefault="00914D8C"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9</w:t>
            </w:r>
          </w:p>
        </w:tc>
        <w:tc>
          <w:tcPr>
            <w:tcW w:w="1560" w:type="dxa"/>
            <w:tcBorders>
              <w:top w:val="nil"/>
              <w:left w:val="nil"/>
              <w:bottom w:val="single" w:sz="4" w:space="0" w:color="auto"/>
              <w:right w:val="single" w:sz="4" w:space="0" w:color="auto"/>
            </w:tcBorders>
            <w:shd w:val="clear" w:color="auto" w:fill="auto"/>
            <w:vAlign w:val="center"/>
          </w:tcPr>
          <w:p w14:paraId="11531D0F"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高级培训师</w:t>
            </w:r>
          </w:p>
        </w:tc>
        <w:tc>
          <w:tcPr>
            <w:tcW w:w="1275" w:type="dxa"/>
            <w:tcBorders>
              <w:top w:val="nil"/>
              <w:left w:val="nil"/>
              <w:bottom w:val="single" w:sz="4" w:space="0" w:color="auto"/>
              <w:right w:val="single" w:sz="4" w:space="0" w:color="auto"/>
            </w:tcBorders>
            <w:shd w:val="clear" w:color="auto" w:fill="auto"/>
            <w:vAlign w:val="center"/>
          </w:tcPr>
          <w:p w14:paraId="3C8E722F" w14:textId="77777777" w:rsidR="000936D4" w:rsidRPr="00615B92" w:rsidRDefault="00216686"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2</w:t>
            </w:r>
          </w:p>
        </w:tc>
        <w:tc>
          <w:tcPr>
            <w:tcW w:w="5812" w:type="dxa"/>
            <w:tcBorders>
              <w:top w:val="nil"/>
              <w:left w:val="nil"/>
              <w:bottom w:val="single" w:sz="4" w:space="0" w:color="auto"/>
              <w:right w:val="single" w:sz="4" w:space="0" w:color="auto"/>
            </w:tcBorders>
            <w:shd w:val="clear" w:color="auto" w:fill="auto"/>
            <w:vAlign w:val="center"/>
          </w:tcPr>
          <w:p w14:paraId="3FBF5595" w14:textId="77777777" w:rsidR="000936D4" w:rsidRPr="00615B92" w:rsidRDefault="00914D8C"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负责对系统</w:t>
            </w:r>
            <w:r w:rsidR="00A84B45" w:rsidRPr="00615B92">
              <w:rPr>
                <w:rFonts w:asciiTheme="minorEastAsia" w:eastAsiaTheme="minorEastAsia" w:hAnsiTheme="minorEastAsia" w:cs="宋体" w:hint="eastAsia"/>
                <w:color w:val="000000"/>
                <w:kern w:val="0"/>
                <w:szCs w:val="21"/>
              </w:rPr>
              <w:t>财务</w:t>
            </w:r>
            <w:r w:rsidR="00A84B45" w:rsidRPr="00615B92">
              <w:rPr>
                <w:rFonts w:asciiTheme="minorEastAsia" w:eastAsiaTheme="minorEastAsia" w:hAnsiTheme="minorEastAsia" w:cs="宋体"/>
                <w:color w:val="000000"/>
                <w:kern w:val="0"/>
                <w:szCs w:val="21"/>
              </w:rPr>
              <w:t>管理</w:t>
            </w:r>
            <w:r w:rsidRPr="00615B92">
              <w:rPr>
                <w:rFonts w:asciiTheme="minorEastAsia" w:eastAsiaTheme="minorEastAsia" w:hAnsiTheme="minorEastAsia" w:cs="宋体" w:hint="eastAsia"/>
                <w:color w:val="000000"/>
                <w:kern w:val="0"/>
                <w:szCs w:val="21"/>
              </w:rPr>
              <w:t>模块所有功能的培训，包括培训课件、PPT的制作</w:t>
            </w:r>
          </w:p>
        </w:tc>
      </w:tr>
      <w:tr w:rsidR="001B4CFD" w:rsidRPr="00D77533" w14:paraId="1768AAD9" w14:textId="77777777" w:rsidTr="00615B92">
        <w:trPr>
          <w:trHeight w:val="810"/>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95D14DE" w14:textId="77777777" w:rsidR="000936D4" w:rsidRPr="00615B92" w:rsidRDefault="001B4CFD"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lastRenderedPageBreak/>
              <w:t>10</w:t>
            </w:r>
          </w:p>
        </w:tc>
        <w:tc>
          <w:tcPr>
            <w:tcW w:w="1560" w:type="dxa"/>
            <w:tcBorders>
              <w:top w:val="single" w:sz="4" w:space="0" w:color="auto"/>
              <w:left w:val="nil"/>
              <w:bottom w:val="single" w:sz="4" w:space="0" w:color="auto"/>
              <w:right w:val="single" w:sz="4" w:space="0" w:color="auto"/>
            </w:tcBorders>
            <w:shd w:val="clear" w:color="auto" w:fill="auto"/>
            <w:vAlign w:val="center"/>
          </w:tcPr>
          <w:p w14:paraId="32F67838" w14:textId="77777777" w:rsidR="000936D4" w:rsidRPr="00615B92" w:rsidRDefault="001B4CFD"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346EC194" w14:textId="77777777" w:rsidR="000936D4" w:rsidRPr="00615B92" w:rsidRDefault="001B4CFD"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5</w:t>
            </w:r>
          </w:p>
        </w:tc>
        <w:tc>
          <w:tcPr>
            <w:tcW w:w="5812" w:type="dxa"/>
            <w:tcBorders>
              <w:top w:val="single" w:sz="4" w:space="0" w:color="auto"/>
              <w:left w:val="nil"/>
              <w:bottom w:val="single" w:sz="4" w:space="0" w:color="auto"/>
              <w:right w:val="single" w:sz="4" w:space="0" w:color="auto"/>
            </w:tcBorders>
            <w:shd w:val="clear" w:color="auto" w:fill="auto"/>
            <w:vAlign w:val="center"/>
          </w:tcPr>
          <w:p w14:paraId="18051E50" w14:textId="77777777" w:rsidR="000936D4" w:rsidRPr="00615B92" w:rsidRDefault="001B4CFD"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负责对法院关于财务管理模块所有操作问题的指导、解答、问题记录及回复、回访工作,保障运维</w:t>
            </w:r>
          </w:p>
        </w:tc>
      </w:tr>
      <w:tr w:rsidR="001B4CFD" w:rsidRPr="00D77533" w14:paraId="57C97E68" w14:textId="77777777" w:rsidTr="00946185">
        <w:trPr>
          <w:trHeight w:val="810"/>
        </w:trPr>
        <w:tc>
          <w:tcPr>
            <w:tcW w:w="709" w:type="dxa"/>
            <w:tcBorders>
              <w:top w:val="nil"/>
              <w:left w:val="single" w:sz="4" w:space="0" w:color="auto"/>
              <w:bottom w:val="single" w:sz="4" w:space="0" w:color="auto"/>
              <w:right w:val="single" w:sz="4" w:space="0" w:color="auto"/>
            </w:tcBorders>
            <w:shd w:val="clear" w:color="auto" w:fill="auto"/>
            <w:vAlign w:val="center"/>
          </w:tcPr>
          <w:p w14:paraId="256EFAC2" w14:textId="77777777" w:rsidR="000936D4" w:rsidRPr="00615B92" w:rsidRDefault="001B4CFD"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r w:rsidRPr="00615B92">
              <w:rPr>
                <w:rFonts w:asciiTheme="minorEastAsia" w:eastAsiaTheme="minorEastAsia" w:hAnsiTheme="minorEastAsia" w:cs="宋体"/>
                <w:color w:val="000000"/>
                <w:kern w:val="0"/>
                <w:szCs w:val="21"/>
              </w:rPr>
              <w:t>1</w:t>
            </w:r>
          </w:p>
        </w:tc>
        <w:tc>
          <w:tcPr>
            <w:tcW w:w="1560" w:type="dxa"/>
            <w:tcBorders>
              <w:top w:val="nil"/>
              <w:left w:val="nil"/>
              <w:bottom w:val="single" w:sz="4" w:space="0" w:color="auto"/>
              <w:right w:val="single" w:sz="4" w:space="0" w:color="auto"/>
            </w:tcBorders>
            <w:shd w:val="clear" w:color="auto" w:fill="auto"/>
            <w:vAlign w:val="center"/>
          </w:tcPr>
          <w:p w14:paraId="2D96B999" w14:textId="77777777" w:rsidR="000936D4" w:rsidRPr="00615B92" w:rsidRDefault="00613BCB"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维护</w:t>
            </w:r>
            <w:r w:rsidR="001B4CFD" w:rsidRPr="00615B92">
              <w:rPr>
                <w:rFonts w:asciiTheme="minorEastAsia" w:eastAsiaTheme="minorEastAsia" w:hAnsiTheme="minorEastAsia" w:cs="宋体" w:hint="eastAsia"/>
                <w:color w:val="000000"/>
                <w:kern w:val="0"/>
                <w:szCs w:val="21"/>
              </w:rPr>
              <w:t>人员</w:t>
            </w:r>
          </w:p>
        </w:tc>
        <w:tc>
          <w:tcPr>
            <w:tcW w:w="1275" w:type="dxa"/>
            <w:tcBorders>
              <w:top w:val="nil"/>
              <w:left w:val="nil"/>
              <w:bottom w:val="single" w:sz="4" w:space="0" w:color="auto"/>
              <w:right w:val="single" w:sz="4" w:space="0" w:color="auto"/>
            </w:tcBorders>
            <w:shd w:val="clear" w:color="auto" w:fill="auto"/>
            <w:vAlign w:val="center"/>
          </w:tcPr>
          <w:p w14:paraId="0A5AE340" w14:textId="77777777" w:rsidR="000936D4" w:rsidRPr="00615B92" w:rsidRDefault="001B4CFD"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2</w:t>
            </w:r>
          </w:p>
        </w:tc>
        <w:tc>
          <w:tcPr>
            <w:tcW w:w="5812" w:type="dxa"/>
            <w:tcBorders>
              <w:top w:val="nil"/>
              <w:left w:val="nil"/>
              <w:bottom w:val="single" w:sz="4" w:space="0" w:color="auto"/>
              <w:right w:val="single" w:sz="4" w:space="0" w:color="auto"/>
            </w:tcBorders>
            <w:shd w:val="clear" w:color="auto" w:fill="auto"/>
            <w:vAlign w:val="center"/>
          </w:tcPr>
          <w:p w14:paraId="5BCCB85C" w14:textId="77777777" w:rsidR="000936D4" w:rsidRPr="00615B92" w:rsidRDefault="004B2F5D"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负责法院系统的正常运行保障、异常数据处理、临时报表提醒、运行环境巡检、现场操作指导等工作。</w:t>
            </w:r>
          </w:p>
        </w:tc>
      </w:tr>
    </w:tbl>
    <w:p w14:paraId="68034594" w14:textId="77777777" w:rsidR="000936D4" w:rsidRPr="00D77533" w:rsidRDefault="000936D4" w:rsidP="00946185">
      <w:pPr>
        <w:widowControl/>
        <w:spacing w:line="240" w:lineRule="auto"/>
        <w:ind w:firstLineChars="0" w:firstLine="0"/>
        <w:jc w:val="left"/>
        <w:rPr>
          <w:rFonts w:asciiTheme="minorEastAsia" w:eastAsiaTheme="minorEastAsia" w:hAnsiTheme="minorEastAsia"/>
        </w:rPr>
      </w:pPr>
    </w:p>
    <w:p w14:paraId="60912AE3" w14:textId="77777777" w:rsidR="00E216F6" w:rsidRPr="00B2417E" w:rsidRDefault="00703BF4" w:rsidP="00761147">
      <w:pPr>
        <w:pStyle w:val="4"/>
        <w:numPr>
          <w:ilvl w:val="2"/>
          <w:numId w:val="7"/>
        </w:numPr>
        <w:spacing w:line="360" w:lineRule="auto"/>
        <w:ind w:firstLineChars="0"/>
        <w:rPr>
          <w:rFonts w:asciiTheme="minorEastAsia" w:eastAsiaTheme="minorEastAsia" w:hAnsiTheme="minorEastAsia"/>
          <w:color w:val="000000" w:themeColor="text1"/>
          <w:sz w:val="24"/>
          <w:szCs w:val="24"/>
        </w:rPr>
      </w:pPr>
      <w:r w:rsidRPr="00B2417E">
        <w:rPr>
          <w:rFonts w:asciiTheme="minorEastAsia" w:eastAsiaTheme="minorEastAsia" w:hAnsiTheme="minorEastAsia" w:hint="eastAsia"/>
          <w:color w:val="000000" w:themeColor="text1"/>
          <w:sz w:val="24"/>
          <w:szCs w:val="24"/>
        </w:rPr>
        <w:t>工作量评估</w:t>
      </w:r>
    </w:p>
    <w:tbl>
      <w:tblPr>
        <w:tblW w:w="7593" w:type="dxa"/>
        <w:tblInd w:w="108" w:type="dxa"/>
        <w:tblLook w:val="04A0" w:firstRow="1" w:lastRow="0" w:firstColumn="1" w:lastColumn="0" w:noHBand="0" w:noVBand="1"/>
      </w:tblPr>
      <w:tblGrid>
        <w:gridCol w:w="1701"/>
        <w:gridCol w:w="2280"/>
        <w:gridCol w:w="1472"/>
        <w:gridCol w:w="2140"/>
      </w:tblGrid>
      <w:tr w:rsidR="006D6B38" w:rsidRPr="006D6B38" w14:paraId="679355AC" w14:textId="77777777" w:rsidTr="006D6B38">
        <w:trPr>
          <w:trHeight w:val="285"/>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246D"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44AD3AE5"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工作内容</w:t>
            </w:r>
          </w:p>
        </w:tc>
        <w:tc>
          <w:tcPr>
            <w:tcW w:w="1472" w:type="dxa"/>
            <w:tcBorders>
              <w:top w:val="single" w:sz="4" w:space="0" w:color="auto"/>
              <w:left w:val="nil"/>
              <w:bottom w:val="single" w:sz="4" w:space="0" w:color="auto"/>
              <w:right w:val="single" w:sz="4" w:space="0" w:color="auto"/>
            </w:tcBorders>
            <w:shd w:val="clear" w:color="auto" w:fill="auto"/>
            <w:noWrap/>
            <w:vAlign w:val="center"/>
            <w:hideMark/>
          </w:tcPr>
          <w:p w14:paraId="44B9401A"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11DD0847"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工作量（小时）</w:t>
            </w:r>
          </w:p>
        </w:tc>
      </w:tr>
      <w:tr w:rsidR="006D6B38" w:rsidRPr="006D6B38" w14:paraId="787A58E8" w14:textId="77777777" w:rsidTr="006D6B38">
        <w:trPr>
          <w:trHeight w:val="28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1A4A8513"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1</w:t>
            </w:r>
          </w:p>
        </w:tc>
        <w:tc>
          <w:tcPr>
            <w:tcW w:w="2280" w:type="dxa"/>
            <w:tcBorders>
              <w:top w:val="nil"/>
              <w:left w:val="nil"/>
              <w:bottom w:val="single" w:sz="4" w:space="0" w:color="auto"/>
              <w:right w:val="single" w:sz="4" w:space="0" w:color="auto"/>
            </w:tcBorders>
            <w:shd w:val="clear" w:color="auto" w:fill="auto"/>
            <w:noWrap/>
            <w:vAlign w:val="center"/>
            <w:hideMark/>
          </w:tcPr>
          <w:p w14:paraId="37DFD85C" w14:textId="77777777" w:rsidR="006D6B38" w:rsidRPr="00615B92" w:rsidRDefault="006D6B38"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系统本地化开发</w:t>
            </w:r>
          </w:p>
        </w:tc>
        <w:tc>
          <w:tcPr>
            <w:tcW w:w="1472" w:type="dxa"/>
            <w:tcBorders>
              <w:top w:val="nil"/>
              <w:left w:val="nil"/>
              <w:bottom w:val="single" w:sz="4" w:space="0" w:color="auto"/>
              <w:right w:val="single" w:sz="4" w:space="0" w:color="auto"/>
            </w:tcBorders>
            <w:shd w:val="clear" w:color="auto" w:fill="auto"/>
            <w:noWrap/>
            <w:vAlign w:val="center"/>
            <w:hideMark/>
          </w:tcPr>
          <w:p w14:paraId="217C0C94"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20</w:t>
            </w:r>
          </w:p>
        </w:tc>
        <w:tc>
          <w:tcPr>
            <w:tcW w:w="2140" w:type="dxa"/>
            <w:tcBorders>
              <w:top w:val="nil"/>
              <w:left w:val="nil"/>
              <w:bottom w:val="single" w:sz="4" w:space="0" w:color="auto"/>
              <w:right w:val="single" w:sz="4" w:space="0" w:color="auto"/>
            </w:tcBorders>
            <w:shd w:val="clear" w:color="auto" w:fill="auto"/>
            <w:noWrap/>
            <w:vAlign w:val="center"/>
            <w:hideMark/>
          </w:tcPr>
          <w:p w14:paraId="2EFB445C" w14:textId="77777777" w:rsidR="006D6B38"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3376</w:t>
            </w:r>
          </w:p>
        </w:tc>
      </w:tr>
      <w:tr w:rsidR="006D6B38" w:rsidRPr="006D6B38" w14:paraId="4A07B1F9" w14:textId="77777777" w:rsidTr="006D6B38">
        <w:trPr>
          <w:trHeight w:val="28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08B1B42C"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2</w:t>
            </w:r>
          </w:p>
        </w:tc>
        <w:tc>
          <w:tcPr>
            <w:tcW w:w="2280" w:type="dxa"/>
            <w:tcBorders>
              <w:top w:val="nil"/>
              <w:left w:val="nil"/>
              <w:bottom w:val="single" w:sz="4" w:space="0" w:color="auto"/>
              <w:right w:val="single" w:sz="4" w:space="0" w:color="auto"/>
            </w:tcBorders>
            <w:shd w:val="clear" w:color="auto" w:fill="auto"/>
            <w:noWrap/>
            <w:vAlign w:val="center"/>
            <w:hideMark/>
          </w:tcPr>
          <w:p w14:paraId="2459A113" w14:textId="77777777" w:rsidR="006D6B38" w:rsidRPr="00615B92" w:rsidRDefault="006D6B38"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系统部署</w:t>
            </w:r>
          </w:p>
        </w:tc>
        <w:tc>
          <w:tcPr>
            <w:tcW w:w="1472" w:type="dxa"/>
            <w:tcBorders>
              <w:top w:val="nil"/>
              <w:left w:val="nil"/>
              <w:bottom w:val="single" w:sz="4" w:space="0" w:color="auto"/>
              <w:right w:val="single" w:sz="4" w:space="0" w:color="auto"/>
            </w:tcBorders>
            <w:shd w:val="clear" w:color="auto" w:fill="auto"/>
            <w:noWrap/>
            <w:vAlign w:val="center"/>
            <w:hideMark/>
          </w:tcPr>
          <w:p w14:paraId="1D852C5F" w14:textId="77777777" w:rsidR="006D6B38" w:rsidRPr="00615B92" w:rsidRDefault="009D478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2</w:t>
            </w:r>
          </w:p>
        </w:tc>
        <w:tc>
          <w:tcPr>
            <w:tcW w:w="2140" w:type="dxa"/>
            <w:tcBorders>
              <w:top w:val="nil"/>
              <w:left w:val="nil"/>
              <w:bottom w:val="single" w:sz="4" w:space="0" w:color="auto"/>
              <w:right w:val="single" w:sz="4" w:space="0" w:color="auto"/>
            </w:tcBorders>
            <w:shd w:val="clear" w:color="auto" w:fill="auto"/>
            <w:noWrap/>
            <w:vAlign w:val="center"/>
            <w:hideMark/>
          </w:tcPr>
          <w:p w14:paraId="19040385" w14:textId="77777777" w:rsidR="006D6B38"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364</w:t>
            </w:r>
          </w:p>
        </w:tc>
      </w:tr>
      <w:tr w:rsidR="006D6B38" w:rsidRPr="006D6B38" w14:paraId="7AD75473" w14:textId="77777777" w:rsidTr="006D6B38">
        <w:trPr>
          <w:trHeight w:val="28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4438130"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3</w:t>
            </w:r>
          </w:p>
        </w:tc>
        <w:tc>
          <w:tcPr>
            <w:tcW w:w="2280" w:type="dxa"/>
            <w:tcBorders>
              <w:top w:val="nil"/>
              <w:left w:val="nil"/>
              <w:bottom w:val="single" w:sz="4" w:space="0" w:color="auto"/>
              <w:right w:val="single" w:sz="4" w:space="0" w:color="auto"/>
            </w:tcBorders>
            <w:shd w:val="clear" w:color="auto" w:fill="auto"/>
            <w:noWrap/>
            <w:vAlign w:val="center"/>
            <w:hideMark/>
          </w:tcPr>
          <w:p w14:paraId="4CBFDF36" w14:textId="77777777" w:rsidR="006D6B38" w:rsidRPr="00615B92" w:rsidRDefault="006D6B38"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系统初始化</w:t>
            </w:r>
          </w:p>
        </w:tc>
        <w:tc>
          <w:tcPr>
            <w:tcW w:w="1472" w:type="dxa"/>
            <w:tcBorders>
              <w:top w:val="nil"/>
              <w:left w:val="nil"/>
              <w:bottom w:val="single" w:sz="4" w:space="0" w:color="auto"/>
              <w:right w:val="single" w:sz="4" w:space="0" w:color="auto"/>
            </w:tcBorders>
            <w:shd w:val="clear" w:color="auto" w:fill="auto"/>
            <w:noWrap/>
            <w:vAlign w:val="center"/>
            <w:hideMark/>
          </w:tcPr>
          <w:p w14:paraId="77E2ED1C"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6</w:t>
            </w:r>
          </w:p>
        </w:tc>
        <w:tc>
          <w:tcPr>
            <w:tcW w:w="2140" w:type="dxa"/>
            <w:tcBorders>
              <w:top w:val="nil"/>
              <w:left w:val="nil"/>
              <w:bottom w:val="single" w:sz="4" w:space="0" w:color="auto"/>
              <w:right w:val="single" w:sz="4" w:space="0" w:color="auto"/>
            </w:tcBorders>
            <w:shd w:val="clear" w:color="auto" w:fill="auto"/>
            <w:noWrap/>
            <w:vAlign w:val="center"/>
            <w:hideMark/>
          </w:tcPr>
          <w:p w14:paraId="57AF4AD9" w14:textId="77777777" w:rsidR="006D6B38"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408</w:t>
            </w:r>
          </w:p>
        </w:tc>
      </w:tr>
      <w:tr w:rsidR="006D6B38" w:rsidRPr="006D6B38" w14:paraId="7B16C3F1" w14:textId="77777777" w:rsidTr="006D6B38">
        <w:trPr>
          <w:trHeight w:val="28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31CFB604"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4</w:t>
            </w:r>
          </w:p>
        </w:tc>
        <w:tc>
          <w:tcPr>
            <w:tcW w:w="2280" w:type="dxa"/>
            <w:tcBorders>
              <w:top w:val="nil"/>
              <w:left w:val="nil"/>
              <w:bottom w:val="single" w:sz="4" w:space="0" w:color="auto"/>
              <w:right w:val="single" w:sz="4" w:space="0" w:color="auto"/>
            </w:tcBorders>
            <w:shd w:val="clear" w:color="auto" w:fill="auto"/>
            <w:noWrap/>
            <w:vAlign w:val="center"/>
            <w:hideMark/>
          </w:tcPr>
          <w:p w14:paraId="08868336" w14:textId="77777777" w:rsidR="006D6B38" w:rsidRPr="00615B92" w:rsidRDefault="006D6B38"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系统培训</w:t>
            </w:r>
          </w:p>
        </w:tc>
        <w:tc>
          <w:tcPr>
            <w:tcW w:w="1472" w:type="dxa"/>
            <w:tcBorders>
              <w:top w:val="nil"/>
              <w:left w:val="nil"/>
              <w:bottom w:val="single" w:sz="4" w:space="0" w:color="auto"/>
              <w:right w:val="single" w:sz="4" w:space="0" w:color="auto"/>
            </w:tcBorders>
            <w:shd w:val="clear" w:color="auto" w:fill="auto"/>
            <w:noWrap/>
            <w:vAlign w:val="center"/>
            <w:hideMark/>
          </w:tcPr>
          <w:p w14:paraId="2B64543C" w14:textId="77777777" w:rsidR="006D6B38" w:rsidRPr="00615B92" w:rsidRDefault="009D478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2</w:t>
            </w:r>
          </w:p>
        </w:tc>
        <w:tc>
          <w:tcPr>
            <w:tcW w:w="2140" w:type="dxa"/>
            <w:tcBorders>
              <w:top w:val="nil"/>
              <w:left w:val="nil"/>
              <w:bottom w:val="single" w:sz="4" w:space="0" w:color="auto"/>
              <w:right w:val="single" w:sz="4" w:space="0" w:color="auto"/>
            </w:tcBorders>
            <w:shd w:val="clear" w:color="auto" w:fill="auto"/>
            <w:noWrap/>
            <w:vAlign w:val="center"/>
            <w:hideMark/>
          </w:tcPr>
          <w:p w14:paraId="43003C51" w14:textId="77777777" w:rsidR="006D6B38"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308</w:t>
            </w:r>
          </w:p>
        </w:tc>
      </w:tr>
      <w:tr w:rsidR="006D6B38" w:rsidRPr="006D6B38" w14:paraId="0C69FACF" w14:textId="77777777" w:rsidTr="006D6B38">
        <w:trPr>
          <w:trHeight w:val="28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3367F08F"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5</w:t>
            </w:r>
          </w:p>
        </w:tc>
        <w:tc>
          <w:tcPr>
            <w:tcW w:w="2280" w:type="dxa"/>
            <w:tcBorders>
              <w:top w:val="nil"/>
              <w:left w:val="nil"/>
              <w:bottom w:val="single" w:sz="4" w:space="0" w:color="auto"/>
              <w:right w:val="single" w:sz="4" w:space="0" w:color="auto"/>
            </w:tcBorders>
            <w:shd w:val="clear" w:color="auto" w:fill="auto"/>
            <w:noWrap/>
            <w:vAlign w:val="center"/>
            <w:hideMark/>
          </w:tcPr>
          <w:p w14:paraId="3584691A" w14:textId="77777777" w:rsidR="006D6B38" w:rsidRPr="00615B92" w:rsidRDefault="006D6B38"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系统优化调整</w:t>
            </w:r>
          </w:p>
        </w:tc>
        <w:tc>
          <w:tcPr>
            <w:tcW w:w="1472" w:type="dxa"/>
            <w:tcBorders>
              <w:top w:val="nil"/>
              <w:left w:val="nil"/>
              <w:bottom w:val="single" w:sz="4" w:space="0" w:color="auto"/>
              <w:right w:val="single" w:sz="4" w:space="0" w:color="auto"/>
            </w:tcBorders>
            <w:shd w:val="clear" w:color="auto" w:fill="auto"/>
            <w:noWrap/>
            <w:vAlign w:val="center"/>
            <w:hideMark/>
          </w:tcPr>
          <w:p w14:paraId="33C0EB67" w14:textId="77777777" w:rsidR="006D6B38" w:rsidRPr="00615B92" w:rsidRDefault="006D6B3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1</w:t>
            </w:r>
            <w:r w:rsidR="00B2417E" w:rsidRPr="00615B92">
              <w:rPr>
                <w:rFonts w:ascii="宋体" w:hAnsi="宋体" w:cs="宋体"/>
                <w:color w:val="000000"/>
                <w:kern w:val="0"/>
                <w:szCs w:val="21"/>
              </w:rPr>
              <w:t>0</w:t>
            </w:r>
          </w:p>
        </w:tc>
        <w:tc>
          <w:tcPr>
            <w:tcW w:w="2140" w:type="dxa"/>
            <w:tcBorders>
              <w:top w:val="nil"/>
              <w:left w:val="nil"/>
              <w:bottom w:val="single" w:sz="4" w:space="0" w:color="auto"/>
              <w:right w:val="single" w:sz="4" w:space="0" w:color="auto"/>
            </w:tcBorders>
            <w:shd w:val="clear" w:color="auto" w:fill="auto"/>
            <w:noWrap/>
            <w:vAlign w:val="center"/>
            <w:hideMark/>
          </w:tcPr>
          <w:p w14:paraId="0B13A9E9" w14:textId="77777777" w:rsidR="006D6B38"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608</w:t>
            </w:r>
          </w:p>
        </w:tc>
      </w:tr>
      <w:tr w:rsidR="00481C77" w:rsidRPr="006D6B38" w14:paraId="4F897A09" w14:textId="77777777" w:rsidTr="00591A85">
        <w:trPr>
          <w:trHeight w:val="285"/>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C77C4A" w14:textId="77777777" w:rsidR="00481C77" w:rsidRPr="00615B92" w:rsidRDefault="00481C77"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6</w:t>
            </w:r>
          </w:p>
        </w:tc>
        <w:tc>
          <w:tcPr>
            <w:tcW w:w="2280" w:type="dxa"/>
            <w:tcBorders>
              <w:top w:val="single" w:sz="4" w:space="0" w:color="auto"/>
              <w:left w:val="nil"/>
              <w:bottom w:val="single" w:sz="4" w:space="0" w:color="auto"/>
              <w:right w:val="single" w:sz="4" w:space="0" w:color="auto"/>
            </w:tcBorders>
            <w:shd w:val="clear" w:color="auto" w:fill="auto"/>
            <w:noWrap/>
            <w:vAlign w:val="center"/>
          </w:tcPr>
          <w:p w14:paraId="77F7F959" w14:textId="77777777" w:rsidR="00481C77" w:rsidRPr="00615B92" w:rsidRDefault="00481C77"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w:t>
            </w:r>
            <w:r w:rsidRPr="00615B92">
              <w:rPr>
                <w:rFonts w:ascii="宋体" w:hAnsi="宋体" w:cs="宋体"/>
                <w:color w:val="000000"/>
                <w:kern w:val="0"/>
                <w:szCs w:val="21"/>
              </w:rPr>
              <w:t>维护</w:t>
            </w:r>
          </w:p>
        </w:tc>
        <w:tc>
          <w:tcPr>
            <w:tcW w:w="1472" w:type="dxa"/>
            <w:tcBorders>
              <w:top w:val="single" w:sz="4" w:space="0" w:color="auto"/>
              <w:left w:val="nil"/>
              <w:bottom w:val="single" w:sz="4" w:space="0" w:color="auto"/>
              <w:right w:val="single" w:sz="4" w:space="0" w:color="auto"/>
            </w:tcBorders>
            <w:shd w:val="clear" w:color="auto" w:fill="auto"/>
            <w:noWrap/>
            <w:vAlign w:val="center"/>
          </w:tcPr>
          <w:p w14:paraId="7F25BCB2" w14:textId="77777777" w:rsidR="00481C77"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4</w:t>
            </w:r>
          </w:p>
        </w:tc>
        <w:tc>
          <w:tcPr>
            <w:tcW w:w="2140" w:type="dxa"/>
            <w:tcBorders>
              <w:top w:val="single" w:sz="4" w:space="0" w:color="auto"/>
              <w:left w:val="nil"/>
              <w:bottom w:val="single" w:sz="4" w:space="0" w:color="auto"/>
              <w:right w:val="single" w:sz="4" w:space="0" w:color="auto"/>
            </w:tcBorders>
            <w:shd w:val="clear" w:color="auto" w:fill="auto"/>
            <w:noWrap/>
            <w:vAlign w:val="center"/>
          </w:tcPr>
          <w:p w14:paraId="65C4F21F" w14:textId="77777777" w:rsidR="00481C77"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2200</w:t>
            </w:r>
          </w:p>
        </w:tc>
      </w:tr>
      <w:tr w:rsidR="00B2417E" w:rsidRPr="006D6B38" w14:paraId="7FC566EE" w14:textId="77777777" w:rsidTr="004D43A3">
        <w:trPr>
          <w:trHeight w:val="285"/>
        </w:trPr>
        <w:tc>
          <w:tcPr>
            <w:tcW w:w="5453" w:type="dxa"/>
            <w:gridSpan w:val="3"/>
            <w:tcBorders>
              <w:top w:val="nil"/>
              <w:left w:val="single" w:sz="4" w:space="0" w:color="auto"/>
              <w:bottom w:val="single" w:sz="4" w:space="0" w:color="auto"/>
              <w:right w:val="single" w:sz="4" w:space="0" w:color="auto"/>
            </w:tcBorders>
            <w:shd w:val="clear" w:color="auto" w:fill="auto"/>
            <w:noWrap/>
            <w:vAlign w:val="center"/>
            <w:hideMark/>
          </w:tcPr>
          <w:p w14:paraId="681B7EE3" w14:textId="77777777" w:rsidR="00B2417E"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合计</w:t>
            </w:r>
          </w:p>
        </w:tc>
        <w:tc>
          <w:tcPr>
            <w:tcW w:w="2140" w:type="dxa"/>
            <w:tcBorders>
              <w:top w:val="nil"/>
              <w:left w:val="nil"/>
              <w:bottom w:val="single" w:sz="4" w:space="0" w:color="auto"/>
              <w:right w:val="single" w:sz="4" w:space="0" w:color="auto"/>
            </w:tcBorders>
            <w:shd w:val="clear" w:color="auto" w:fill="auto"/>
            <w:noWrap/>
            <w:vAlign w:val="center"/>
            <w:hideMark/>
          </w:tcPr>
          <w:p w14:paraId="01DFBF95" w14:textId="77777777" w:rsidR="00B2417E"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7264</w:t>
            </w:r>
          </w:p>
        </w:tc>
      </w:tr>
    </w:tbl>
    <w:p w14:paraId="530AB452" w14:textId="77777777" w:rsidR="00D55D88" w:rsidRPr="00D55D88" w:rsidRDefault="00D55D88" w:rsidP="00D55D88">
      <w:pPr>
        <w:ind w:firstLine="420"/>
      </w:pPr>
    </w:p>
    <w:p w14:paraId="5CB481EF" w14:textId="77777777" w:rsidR="00E216F6" w:rsidRPr="00D77533" w:rsidRDefault="003F62D9" w:rsidP="00761147">
      <w:pPr>
        <w:pStyle w:val="3"/>
        <w:numPr>
          <w:ilvl w:val="1"/>
          <w:numId w:val="7"/>
        </w:numPr>
        <w:spacing w:line="360" w:lineRule="auto"/>
        <w:ind w:firstLineChars="0"/>
        <w:rPr>
          <w:rFonts w:asciiTheme="minorEastAsia" w:eastAsiaTheme="minorEastAsia" w:hAnsiTheme="minorEastAsia"/>
          <w:sz w:val="28"/>
          <w:szCs w:val="28"/>
        </w:rPr>
      </w:pPr>
      <w:bookmarkStart w:id="293" w:name="_Toc505084904"/>
      <w:r w:rsidRPr="00D77533">
        <w:rPr>
          <w:rFonts w:asciiTheme="minorEastAsia" w:eastAsiaTheme="minorEastAsia" w:hAnsiTheme="minorEastAsia" w:hint="eastAsia"/>
          <w:sz w:val="28"/>
          <w:szCs w:val="28"/>
        </w:rPr>
        <w:t>会计核算管理</w:t>
      </w:r>
      <w:bookmarkEnd w:id="293"/>
    </w:p>
    <w:p w14:paraId="13E986FE" w14:textId="77777777" w:rsidR="00447E67" w:rsidRPr="00447E67" w:rsidRDefault="00447E67" w:rsidP="00761147">
      <w:pPr>
        <w:pStyle w:val="af0"/>
        <w:keepNext/>
        <w:keepLines/>
        <w:numPr>
          <w:ilvl w:val="1"/>
          <w:numId w:val="28"/>
        </w:numPr>
        <w:spacing w:before="280" w:after="290"/>
        <w:ind w:firstLineChars="0"/>
        <w:outlineLvl w:val="3"/>
        <w:rPr>
          <w:rFonts w:asciiTheme="minorEastAsia" w:eastAsiaTheme="minorEastAsia" w:hAnsiTheme="minorEastAsia" w:cstheme="majorBidi"/>
          <w:b/>
          <w:bCs/>
          <w:vanish/>
          <w:sz w:val="24"/>
          <w:szCs w:val="24"/>
        </w:rPr>
      </w:pPr>
    </w:p>
    <w:p w14:paraId="00EC7799" w14:textId="77777777" w:rsidR="00447E67" w:rsidRPr="00447E67" w:rsidRDefault="00447E67" w:rsidP="00761147">
      <w:pPr>
        <w:pStyle w:val="af0"/>
        <w:keepNext/>
        <w:keepLines/>
        <w:numPr>
          <w:ilvl w:val="1"/>
          <w:numId w:val="28"/>
        </w:numPr>
        <w:spacing w:before="280" w:after="290"/>
        <w:ind w:firstLineChars="0"/>
        <w:outlineLvl w:val="3"/>
        <w:rPr>
          <w:rFonts w:asciiTheme="minorEastAsia" w:eastAsiaTheme="minorEastAsia" w:hAnsiTheme="minorEastAsia" w:cstheme="majorBidi"/>
          <w:b/>
          <w:bCs/>
          <w:vanish/>
          <w:sz w:val="24"/>
          <w:szCs w:val="24"/>
        </w:rPr>
      </w:pPr>
    </w:p>
    <w:p w14:paraId="0AB4DA57" w14:textId="77777777" w:rsidR="00447E67" w:rsidRPr="00447E67" w:rsidRDefault="00447E67" w:rsidP="00761147">
      <w:pPr>
        <w:pStyle w:val="af0"/>
        <w:keepNext/>
        <w:keepLines/>
        <w:numPr>
          <w:ilvl w:val="2"/>
          <w:numId w:val="28"/>
        </w:numPr>
        <w:spacing w:before="280" w:after="290"/>
        <w:ind w:firstLineChars="0"/>
        <w:outlineLvl w:val="3"/>
        <w:rPr>
          <w:rFonts w:asciiTheme="minorEastAsia" w:eastAsiaTheme="minorEastAsia" w:hAnsiTheme="minorEastAsia" w:cstheme="majorBidi"/>
          <w:b/>
          <w:bCs/>
          <w:vanish/>
          <w:sz w:val="24"/>
          <w:szCs w:val="24"/>
        </w:rPr>
      </w:pPr>
    </w:p>
    <w:p w14:paraId="5728E018" w14:textId="77777777" w:rsidR="00447E67" w:rsidRPr="00447E67" w:rsidRDefault="00447E67" w:rsidP="00761147">
      <w:pPr>
        <w:pStyle w:val="af0"/>
        <w:keepNext/>
        <w:keepLines/>
        <w:numPr>
          <w:ilvl w:val="2"/>
          <w:numId w:val="28"/>
        </w:numPr>
        <w:spacing w:before="280" w:after="290"/>
        <w:ind w:firstLineChars="0"/>
        <w:outlineLvl w:val="3"/>
        <w:rPr>
          <w:rFonts w:asciiTheme="minorEastAsia" w:eastAsiaTheme="minorEastAsia" w:hAnsiTheme="minorEastAsia" w:cstheme="majorBidi"/>
          <w:b/>
          <w:bCs/>
          <w:vanish/>
          <w:sz w:val="24"/>
          <w:szCs w:val="24"/>
        </w:rPr>
      </w:pPr>
    </w:p>
    <w:p w14:paraId="5629EFAB" w14:textId="77777777" w:rsidR="00447E67" w:rsidRPr="00447E67" w:rsidRDefault="00447E67" w:rsidP="00761147">
      <w:pPr>
        <w:pStyle w:val="af0"/>
        <w:keepNext/>
        <w:keepLines/>
        <w:numPr>
          <w:ilvl w:val="2"/>
          <w:numId w:val="28"/>
        </w:numPr>
        <w:spacing w:before="280" w:after="290"/>
        <w:ind w:firstLineChars="0"/>
        <w:outlineLvl w:val="3"/>
        <w:rPr>
          <w:rFonts w:asciiTheme="minorEastAsia" w:eastAsiaTheme="minorEastAsia" w:hAnsiTheme="minorEastAsia" w:cstheme="majorBidi"/>
          <w:b/>
          <w:bCs/>
          <w:vanish/>
          <w:sz w:val="24"/>
          <w:szCs w:val="24"/>
        </w:rPr>
      </w:pPr>
    </w:p>
    <w:p w14:paraId="21DC4758" w14:textId="77777777" w:rsidR="00447E67" w:rsidRPr="00447E67" w:rsidRDefault="00447E67" w:rsidP="00761147">
      <w:pPr>
        <w:pStyle w:val="af0"/>
        <w:keepNext/>
        <w:keepLines/>
        <w:numPr>
          <w:ilvl w:val="2"/>
          <w:numId w:val="28"/>
        </w:numPr>
        <w:spacing w:before="280" w:after="290"/>
        <w:ind w:firstLineChars="0"/>
        <w:outlineLvl w:val="3"/>
        <w:rPr>
          <w:rFonts w:asciiTheme="minorEastAsia" w:eastAsiaTheme="minorEastAsia" w:hAnsiTheme="minorEastAsia" w:cstheme="majorBidi"/>
          <w:b/>
          <w:bCs/>
          <w:vanish/>
          <w:sz w:val="24"/>
          <w:szCs w:val="24"/>
        </w:rPr>
      </w:pPr>
    </w:p>
    <w:p w14:paraId="1AA9B4BE" w14:textId="77777777" w:rsidR="00447E67" w:rsidRPr="00447E67" w:rsidRDefault="00447E67" w:rsidP="00761147">
      <w:pPr>
        <w:pStyle w:val="af0"/>
        <w:keepNext/>
        <w:keepLines/>
        <w:numPr>
          <w:ilvl w:val="2"/>
          <w:numId w:val="28"/>
        </w:numPr>
        <w:spacing w:before="280" w:after="290"/>
        <w:ind w:firstLineChars="0"/>
        <w:outlineLvl w:val="3"/>
        <w:rPr>
          <w:rFonts w:asciiTheme="minorEastAsia" w:eastAsiaTheme="minorEastAsia" w:hAnsiTheme="minorEastAsia" w:cstheme="majorBidi"/>
          <w:b/>
          <w:bCs/>
          <w:vanish/>
          <w:sz w:val="24"/>
          <w:szCs w:val="24"/>
        </w:rPr>
      </w:pPr>
    </w:p>
    <w:p w14:paraId="7B879238" w14:textId="77777777" w:rsidR="00447E67" w:rsidRPr="00447E67" w:rsidRDefault="00447E67" w:rsidP="00761147">
      <w:pPr>
        <w:pStyle w:val="af0"/>
        <w:keepNext/>
        <w:keepLines/>
        <w:numPr>
          <w:ilvl w:val="2"/>
          <w:numId w:val="28"/>
        </w:numPr>
        <w:spacing w:before="280" w:after="290"/>
        <w:ind w:firstLineChars="0"/>
        <w:outlineLvl w:val="3"/>
        <w:rPr>
          <w:rFonts w:asciiTheme="minorEastAsia" w:eastAsiaTheme="minorEastAsia" w:hAnsiTheme="minorEastAsia" w:cstheme="majorBidi"/>
          <w:b/>
          <w:bCs/>
          <w:vanish/>
          <w:sz w:val="24"/>
          <w:szCs w:val="24"/>
        </w:rPr>
      </w:pPr>
    </w:p>
    <w:p w14:paraId="1B016D33" w14:textId="77777777" w:rsidR="00447E67" w:rsidRPr="00447E67" w:rsidRDefault="00447E67" w:rsidP="00761147">
      <w:pPr>
        <w:pStyle w:val="af0"/>
        <w:keepNext/>
        <w:keepLines/>
        <w:numPr>
          <w:ilvl w:val="2"/>
          <w:numId w:val="28"/>
        </w:numPr>
        <w:spacing w:before="280" w:after="290"/>
        <w:ind w:firstLineChars="0"/>
        <w:outlineLvl w:val="3"/>
        <w:rPr>
          <w:rFonts w:asciiTheme="minorEastAsia" w:eastAsiaTheme="minorEastAsia" w:hAnsiTheme="minorEastAsia" w:cstheme="majorBidi"/>
          <w:b/>
          <w:bCs/>
          <w:vanish/>
          <w:sz w:val="24"/>
          <w:szCs w:val="24"/>
        </w:rPr>
      </w:pPr>
    </w:p>
    <w:p w14:paraId="20C704F0" w14:textId="77777777" w:rsidR="00447E67" w:rsidRPr="00447E67" w:rsidRDefault="00447E67" w:rsidP="00761147">
      <w:pPr>
        <w:pStyle w:val="af0"/>
        <w:keepNext/>
        <w:keepLines/>
        <w:numPr>
          <w:ilvl w:val="2"/>
          <w:numId w:val="28"/>
        </w:numPr>
        <w:spacing w:before="280" w:after="290"/>
        <w:ind w:firstLineChars="0"/>
        <w:outlineLvl w:val="3"/>
        <w:rPr>
          <w:rFonts w:asciiTheme="minorEastAsia" w:eastAsiaTheme="minorEastAsia" w:hAnsiTheme="minorEastAsia" w:cstheme="majorBidi"/>
          <w:b/>
          <w:bCs/>
          <w:vanish/>
          <w:sz w:val="24"/>
          <w:szCs w:val="24"/>
        </w:rPr>
      </w:pPr>
    </w:p>
    <w:p w14:paraId="0E1522A3" w14:textId="77777777" w:rsidR="00447E67" w:rsidRPr="00447E67" w:rsidRDefault="00447E67" w:rsidP="00761147">
      <w:pPr>
        <w:pStyle w:val="af0"/>
        <w:keepNext/>
        <w:keepLines/>
        <w:numPr>
          <w:ilvl w:val="2"/>
          <w:numId w:val="28"/>
        </w:numPr>
        <w:spacing w:before="280" w:after="290"/>
        <w:ind w:firstLineChars="0"/>
        <w:outlineLvl w:val="3"/>
        <w:rPr>
          <w:rFonts w:asciiTheme="minorEastAsia" w:eastAsiaTheme="minorEastAsia" w:hAnsiTheme="minorEastAsia" w:cstheme="majorBidi"/>
          <w:b/>
          <w:bCs/>
          <w:vanish/>
          <w:sz w:val="24"/>
          <w:szCs w:val="24"/>
        </w:rPr>
      </w:pPr>
    </w:p>
    <w:p w14:paraId="5BDE8A93" w14:textId="77777777" w:rsidR="00447E67" w:rsidRPr="00447E67" w:rsidRDefault="00447E67" w:rsidP="00761147">
      <w:pPr>
        <w:pStyle w:val="af0"/>
        <w:keepNext/>
        <w:keepLines/>
        <w:numPr>
          <w:ilvl w:val="2"/>
          <w:numId w:val="28"/>
        </w:numPr>
        <w:spacing w:before="280" w:after="290"/>
        <w:ind w:firstLineChars="0"/>
        <w:outlineLvl w:val="3"/>
        <w:rPr>
          <w:rFonts w:asciiTheme="minorEastAsia" w:eastAsiaTheme="minorEastAsia" w:hAnsiTheme="minorEastAsia" w:cstheme="majorBidi"/>
          <w:b/>
          <w:bCs/>
          <w:vanish/>
          <w:sz w:val="24"/>
          <w:szCs w:val="24"/>
        </w:rPr>
      </w:pPr>
    </w:p>
    <w:p w14:paraId="03770E8F" w14:textId="77777777" w:rsidR="00447E67" w:rsidRPr="00447E67" w:rsidRDefault="00447E67" w:rsidP="00761147">
      <w:pPr>
        <w:pStyle w:val="af0"/>
        <w:keepNext/>
        <w:keepLines/>
        <w:numPr>
          <w:ilvl w:val="2"/>
          <w:numId w:val="28"/>
        </w:numPr>
        <w:spacing w:before="280" w:after="290"/>
        <w:ind w:firstLineChars="0"/>
        <w:outlineLvl w:val="3"/>
        <w:rPr>
          <w:rFonts w:asciiTheme="minorEastAsia" w:eastAsiaTheme="minorEastAsia" w:hAnsiTheme="minorEastAsia" w:cstheme="majorBidi"/>
          <w:b/>
          <w:bCs/>
          <w:vanish/>
          <w:sz w:val="24"/>
          <w:szCs w:val="24"/>
        </w:rPr>
      </w:pPr>
    </w:p>
    <w:p w14:paraId="09763FAC" w14:textId="77777777" w:rsidR="00447E67" w:rsidRPr="00447E67" w:rsidRDefault="00447E67" w:rsidP="00761147">
      <w:pPr>
        <w:pStyle w:val="af0"/>
        <w:keepNext/>
        <w:keepLines/>
        <w:numPr>
          <w:ilvl w:val="2"/>
          <w:numId w:val="28"/>
        </w:numPr>
        <w:spacing w:before="280" w:after="290"/>
        <w:ind w:firstLineChars="0"/>
        <w:outlineLvl w:val="3"/>
        <w:rPr>
          <w:rFonts w:asciiTheme="minorEastAsia" w:eastAsiaTheme="minorEastAsia" w:hAnsiTheme="minorEastAsia" w:cstheme="majorBidi"/>
          <w:b/>
          <w:bCs/>
          <w:vanish/>
          <w:sz w:val="24"/>
          <w:szCs w:val="24"/>
        </w:rPr>
      </w:pPr>
    </w:p>
    <w:p w14:paraId="1875540C" w14:textId="77777777" w:rsidR="00447E67" w:rsidRPr="00447E67" w:rsidRDefault="00447E67" w:rsidP="00761147">
      <w:pPr>
        <w:pStyle w:val="af0"/>
        <w:keepNext/>
        <w:keepLines/>
        <w:numPr>
          <w:ilvl w:val="2"/>
          <w:numId w:val="28"/>
        </w:numPr>
        <w:spacing w:before="280" w:after="290"/>
        <w:ind w:firstLineChars="0"/>
        <w:outlineLvl w:val="3"/>
        <w:rPr>
          <w:rFonts w:asciiTheme="minorEastAsia" w:eastAsiaTheme="minorEastAsia" w:hAnsiTheme="minorEastAsia" w:cstheme="majorBidi"/>
          <w:b/>
          <w:bCs/>
          <w:vanish/>
          <w:sz w:val="24"/>
          <w:szCs w:val="24"/>
        </w:rPr>
      </w:pPr>
    </w:p>
    <w:p w14:paraId="68260A6D" w14:textId="77777777" w:rsidR="00447E67" w:rsidRPr="00447E67" w:rsidRDefault="00447E67" w:rsidP="00761147">
      <w:pPr>
        <w:pStyle w:val="af0"/>
        <w:keepNext/>
        <w:keepLines/>
        <w:numPr>
          <w:ilvl w:val="2"/>
          <w:numId w:val="28"/>
        </w:numPr>
        <w:spacing w:before="280" w:after="290"/>
        <w:ind w:firstLineChars="0"/>
        <w:outlineLvl w:val="3"/>
        <w:rPr>
          <w:rFonts w:asciiTheme="minorEastAsia" w:eastAsiaTheme="minorEastAsia" w:hAnsiTheme="minorEastAsia" w:cstheme="majorBidi"/>
          <w:b/>
          <w:bCs/>
          <w:vanish/>
          <w:sz w:val="24"/>
          <w:szCs w:val="24"/>
        </w:rPr>
      </w:pPr>
    </w:p>
    <w:p w14:paraId="166AEF09" w14:textId="77777777" w:rsidR="003258B3" w:rsidRDefault="003258B3" w:rsidP="00761147">
      <w:pPr>
        <w:pStyle w:val="4"/>
        <w:numPr>
          <w:ilvl w:val="2"/>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系统本地化需求调研</w:t>
      </w:r>
    </w:p>
    <w:p w14:paraId="1F60F447" w14:textId="77777777" w:rsidR="003258B3" w:rsidRDefault="003258B3" w:rsidP="003258B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公司派专人协助</w:t>
      </w:r>
      <w:r w:rsidR="008178DC">
        <w:rPr>
          <w:rFonts w:asciiTheme="minorEastAsia" w:eastAsiaTheme="minorEastAsia" w:hAnsiTheme="minorEastAsia" w:hint="eastAsia"/>
          <w:sz w:val="24"/>
          <w:szCs w:val="24"/>
        </w:rPr>
        <w:t>财务</w:t>
      </w:r>
      <w:r w:rsidRPr="00D77533">
        <w:rPr>
          <w:rFonts w:asciiTheme="minorEastAsia" w:eastAsiaTheme="minorEastAsia" w:hAnsiTheme="minorEastAsia" w:hint="eastAsia"/>
          <w:sz w:val="24"/>
          <w:szCs w:val="24"/>
        </w:rPr>
        <w:t>管理各业务科室人员进行系统使用，通过模拟</w:t>
      </w:r>
      <w:r w:rsidR="00832AB6">
        <w:rPr>
          <w:rFonts w:asciiTheme="minorEastAsia" w:eastAsiaTheme="minorEastAsia" w:hAnsiTheme="minorEastAsia" w:hint="eastAsia"/>
          <w:sz w:val="24"/>
          <w:szCs w:val="24"/>
        </w:rPr>
        <w:t>广西</w:t>
      </w:r>
      <w:r w:rsidRPr="00D77533">
        <w:rPr>
          <w:rFonts w:asciiTheme="minorEastAsia" w:eastAsiaTheme="minorEastAsia" w:hAnsiTheme="minorEastAsia" w:hint="eastAsia"/>
          <w:sz w:val="24"/>
          <w:szCs w:val="24"/>
        </w:rPr>
        <w:t>各法院真实业务的方式，收集差异化本地化开发需求，</w:t>
      </w:r>
      <w:r w:rsidRPr="00D77533">
        <w:rPr>
          <w:rFonts w:asciiTheme="minorEastAsia" w:eastAsiaTheme="minorEastAsia" w:hAnsiTheme="minorEastAsia"/>
          <w:sz w:val="24"/>
          <w:szCs w:val="24"/>
        </w:rPr>
        <w:t>并与各需求提出部门及人员进行确定</w:t>
      </w:r>
      <w:r w:rsidRPr="00D77533">
        <w:rPr>
          <w:rFonts w:asciiTheme="minorEastAsia" w:eastAsiaTheme="minorEastAsia" w:hAnsiTheme="minorEastAsia" w:hint="eastAsia"/>
          <w:sz w:val="24"/>
          <w:szCs w:val="24"/>
        </w:rPr>
        <w:t>。</w:t>
      </w:r>
    </w:p>
    <w:p w14:paraId="6588109F" w14:textId="77777777" w:rsidR="003258B3" w:rsidRPr="00D77533" w:rsidRDefault="003258B3" w:rsidP="003258B3">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需求收集主要涉及以下内容</w:t>
      </w:r>
      <w:r w:rsidRPr="00D77533">
        <w:rPr>
          <w:rFonts w:asciiTheme="minorEastAsia" w:eastAsiaTheme="minorEastAsia" w:hAnsiTheme="minorEastAsia" w:hint="eastAsia"/>
          <w:sz w:val="24"/>
          <w:szCs w:val="24"/>
        </w:rPr>
        <w:t>：</w:t>
      </w:r>
    </w:p>
    <w:p w14:paraId="2FF292E2" w14:textId="77777777" w:rsidR="009D16CF" w:rsidRPr="00D77533" w:rsidRDefault="009D16CF" w:rsidP="00761147">
      <w:pPr>
        <w:numPr>
          <w:ilvl w:val="0"/>
          <w:numId w:val="21"/>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会计凭证内容及布局需求收集DEMO制作</w:t>
      </w:r>
    </w:p>
    <w:p w14:paraId="07F9A9E4" w14:textId="77777777" w:rsidR="009D16CF" w:rsidRPr="00D77533" w:rsidRDefault="009D16CF" w:rsidP="00761147">
      <w:pPr>
        <w:numPr>
          <w:ilvl w:val="0"/>
          <w:numId w:val="21"/>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各类打印单据内容及布局需求收集及DEMO制作</w:t>
      </w:r>
    </w:p>
    <w:p w14:paraId="0FF755BD" w14:textId="77777777" w:rsidR="009D16CF" w:rsidRPr="00D77533" w:rsidRDefault="009D16CF" w:rsidP="00761147">
      <w:pPr>
        <w:numPr>
          <w:ilvl w:val="0"/>
          <w:numId w:val="21"/>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各模块功能操作方式收集及DEMO制作</w:t>
      </w:r>
    </w:p>
    <w:p w14:paraId="1EA0F932" w14:textId="77777777" w:rsidR="009D16CF" w:rsidRPr="00D77533" w:rsidRDefault="009D16CF" w:rsidP="00761147">
      <w:pPr>
        <w:numPr>
          <w:ilvl w:val="0"/>
          <w:numId w:val="21"/>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固定资产登记与财务报销关系需求收集</w:t>
      </w:r>
    </w:p>
    <w:p w14:paraId="2084BC39" w14:textId="77777777" w:rsidR="003258B3" w:rsidRPr="004D6148" w:rsidRDefault="009D16CF" w:rsidP="00761147">
      <w:pPr>
        <w:pStyle w:val="12"/>
        <w:numPr>
          <w:ilvl w:val="0"/>
          <w:numId w:val="21"/>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本地化开发方案及DEMO确认</w:t>
      </w:r>
    </w:p>
    <w:p w14:paraId="1F358E02" w14:textId="77777777" w:rsidR="003258B3" w:rsidRDefault="003258B3" w:rsidP="00761147">
      <w:pPr>
        <w:pStyle w:val="4"/>
        <w:numPr>
          <w:ilvl w:val="2"/>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系统本地化需求设计</w:t>
      </w:r>
    </w:p>
    <w:p w14:paraId="64959826" w14:textId="77777777" w:rsidR="00613BCB" w:rsidRPr="00B2564D" w:rsidRDefault="00613BCB" w:rsidP="00613BCB">
      <w:pPr>
        <w:ind w:firstLine="480"/>
        <w:rPr>
          <w:rFonts w:asciiTheme="minorEastAsia" w:eastAsiaTheme="minorEastAsia" w:hAnsiTheme="minorEastAsia"/>
          <w:sz w:val="24"/>
          <w:szCs w:val="24"/>
        </w:rPr>
      </w:pPr>
      <w:r w:rsidRPr="00CF67A6">
        <w:rPr>
          <w:rFonts w:asciiTheme="minorEastAsia" w:eastAsiaTheme="minorEastAsia" w:hAnsiTheme="minorEastAsia" w:hint="eastAsia"/>
          <w:sz w:val="24"/>
          <w:szCs w:val="24"/>
        </w:rPr>
        <w:t>由</w:t>
      </w:r>
      <w:r w:rsidRPr="00CF67A6">
        <w:rPr>
          <w:rFonts w:asciiTheme="minorEastAsia" w:eastAsiaTheme="minorEastAsia" w:hAnsiTheme="minorEastAsia"/>
          <w:sz w:val="24"/>
          <w:szCs w:val="24"/>
        </w:rPr>
        <w:t>公司总部</w:t>
      </w:r>
      <w:r w:rsidRPr="00CF67A6">
        <w:rPr>
          <w:rFonts w:asciiTheme="minorEastAsia" w:eastAsiaTheme="minorEastAsia" w:hAnsiTheme="minorEastAsia" w:hint="eastAsia"/>
          <w:sz w:val="24"/>
          <w:szCs w:val="24"/>
        </w:rPr>
        <w:t>安排</w:t>
      </w:r>
      <w:r w:rsidRPr="00CF67A6">
        <w:rPr>
          <w:rFonts w:asciiTheme="minorEastAsia" w:eastAsiaTheme="minorEastAsia" w:hAnsiTheme="minorEastAsia"/>
          <w:sz w:val="24"/>
          <w:szCs w:val="24"/>
        </w:rPr>
        <w:t>工程师</w:t>
      </w:r>
      <w:r w:rsidRPr="00CF67A6">
        <w:rPr>
          <w:rFonts w:asciiTheme="minorEastAsia" w:eastAsiaTheme="minorEastAsia" w:hAnsiTheme="minorEastAsia" w:hint="eastAsia"/>
          <w:sz w:val="24"/>
          <w:szCs w:val="24"/>
        </w:rPr>
        <w:t>整理</w:t>
      </w:r>
      <w:r w:rsidRPr="00CF67A6">
        <w:rPr>
          <w:rFonts w:asciiTheme="minorEastAsia" w:eastAsiaTheme="minorEastAsia" w:hAnsiTheme="minorEastAsia"/>
          <w:sz w:val="24"/>
          <w:szCs w:val="24"/>
        </w:rPr>
        <w:t>需求后，</w:t>
      </w:r>
      <w:r w:rsidRPr="00CF67A6">
        <w:rPr>
          <w:rFonts w:asciiTheme="minorEastAsia" w:eastAsiaTheme="minorEastAsia" w:hAnsiTheme="minorEastAsia" w:hint="eastAsia"/>
          <w:sz w:val="24"/>
          <w:szCs w:val="24"/>
        </w:rPr>
        <w:t>编写</w:t>
      </w:r>
      <w:r w:rsidRPr="00CF67A6">
        <w:rPr>
          <w:rFonts w:asciiTheme="minorEastAsia" w:eastAsiaTheme="minorEastAsia" w:hAnsiTheme="minorEastAsia"/>
          <w:sz w:val="24"/>
          <w:szCs w:val="24"/>
        </w:rPr>
        <w:t>需求分析</w:t>
      </w:r>
      <w:r w:rsidRPr="00CF67A6">
        <w:rPr>
          <w:rFonts w:asciiTheme="minorEastAsia" w:eastAsiaTheme="minorEastAsia" w:hAnsiTheme="minorEastAsia" w:hint="eastAsia"/>
          <w:sz w:val="24"/>
          <w:szCs w:val="24"/>
        </w:rPr>
        <w:t>报告</w:t>
      </w:r>
      <w:r w:rsidRPr="00CF67A6">
        <w:rPr>
          <w:rFonts w:asciiTheme="minorEastAsia" w:eastAsiaTheme="minorEastAsia" w:hAnsiTheme="minorEastAsia"/>
          <w:sz w:val="24"/>
          <w:szCs w:val="24"/>
        </w:rPr>
        <w:t>，</w:t>
      </w:r>
      <w:r w:rsidRPr="00CF67A6">
        <w:rPr>
          <w:rFonts w:asciiTheme="minorEastAsia" w:eastAsiaTheme="minorEastAsia" w:hAnsiTheme="minorEastAsia" w:hint="eastAsia"/>
          <w:sz w:val="24"/>
          <w:szCs w:val="24"/>
        </w:rPr>
        <w:t>形成对应的基础版</w:t>
      </w:r>
      <w:r w:rsidRPr="00CF67A6">
        <w:rPr>
          <w:rFonts w:asciiTheme="minorEastAsia" w:eastAsiaTheme="minorEastAsia" w:hAnsiTheme="minorEastAsia" w:hint="eastAsia"/>
          <w:sz w:val="24"/>
          <w:szCs w:val="24"/>
        </w:rPr>
        <w:lastRenderedPageBreak/>
        <w:t>DEMO与详细开发设计文档和开发计划后，</w:t>
      </w:r>
      <w:r w:rsidRPr="00CF67A6">
        <w:rPr>
          <w:rFonts w:asciiTheme="minorEastAsia" w:eastAsiaTheme="minorEastAsia" w:hAnsiTheme="minorEastAsia"/>
          <w:sz w:val="24"/>
          <w:szCs w:val="24"/>
        </w:rPr>
        <w:t>与</w:t>
      </w:r>
      <w:r w:rsidRPr="00CF67A6">
        <w:rPr>
          <w:rFonts w:asciiTheme="minorEastAsia" w:eastAsiaTheme="minorEastAsia" w:hAnsiTheme="minorEastAsia" w:hint="eastAsia"/>
          <w:sz w:val="24"/>
          <w:szCs w:val="24"/>
        </w:rPr>
        <w:t>使用人</w:t>
      </w:r>
      <w:r w:rsidRPr="00CF67A6">
        <w:rPr>
          <w:rFonts w:asciiTheme="minorEastAsia" w:eastAsiaTheme="minorEastAsia" w:hAnsiTheme="minorEastAsia"/>
          <w:sz w:val="24"/>
          <w:szCs w:val="24"/>
        </w:rPr>
        <w:t>进行二次沟通</w:t>
      </w:r>
      <w:r w:rsidRPr="00CF67A6">
        <w:rPr>
          <w:rFonts w:asciiTheme="minorEastAsia" w:eastAsiaTheme="minorEastAsia" w:hAnsiTheme="minorEastAsia" w:hint="eastAsia"/>
          <w:sz w:val="24"/>
          <w:szCs w:val="24"/>
        </w:rPr>
        <w:t>和DEMO演示，</w:t>
      </w:r>
      <w:r w:rsidRPr="00CF67A6">
        <w:rPr>
          <w:rFonts w:asciiTheme="minorEastAsia" w:eastAsiaTheme="minorEastAsia" w:hAnsiTheme="minorEastAsia"/>
          <w:sz w:val="24"/>
          <w:szCs w:val="24"/>
        </w:rPr>
        <w:t>并按二次沟通结果修订</w:t>
      </w:r>
      <w:r w:rsidRPr="00CF67A6">
        <w:rPr>
          <w:rFonts w:asciiTheme="minorEastAsia" w:eastAsiaTheme="minorEastAsia" w:hAnsiTheme="minorEastAsia" w:hint="eastAsia"/>
          <w:sz w:val="24"/>
          <w:szCs w:val="24"/>
        </w:rPr>
        <w:t>需求分析</w:t>
      </w:r>
      <w:r w:rsidRPr="00CF67A6">
        <w:rPr>
          <w:rFonts w:asciiTheme="minorEastAsia" w:eastAsiaTheme="minorEastAsia" w:hAnsiTheme="minorEastAsia"/>
          <w:sz w:val="24"/>
          <w:szCs w:val="24"/>
        </w:rPr>
        <w:t>报告。</w:t>
      </w:r>
      <w:r w:rsidRPr="00CF67A6">
        <w:rPr>
          <w:rFonts w:hint="eastAsia"/>
          <w:sz w:val="24"/>
          <w:szCs w:val="24"/>
        </w:rPr>
        <w:t>再按照最终修订需求分析报告完成最终</w:t>
      </w:r>
      <w:r w:rsidRPr="00CF67A6">
        <w:rPr>
          <w:rFonts w:hint="eastAsia"/>
          <w:sz w:val="24"/>
          <w:szCs w:val="24"/>
        </w:rPr>
        <w:t>DEMO</w:t>
      </w:r>
      <w:r w:rsidRPr="00CF67A6">
        <w:rPr>
          <w:sz w:val="24"/>
          <w:szCs w:val="24"/>
        </w:rPr>
        <w:t>，</w:t>
      </w:r>
      <w:r w:rsidRPr="00CF67A6">
        <w:rPr>
          <w:rFonts w:hint="eastAsia"/>
          <w:sz w:val="24"/>
          <w:szCs w:val="24"/>
        </w:rPr>
        <w:t>由</w:t>
      </w:r>
      <w:r w:rsidRPr="00CF67A6">
        <w:rPr>
          <w:sz w:val="24"/>
          <w:szCs w:val="24"/>
        </w:rPr>
        <w:t>公司</w:t>
      </w:r>
      <w:r w:rsidRPr="00CF67A6">
        <w:rPr>
          <w:rFonts w:hint="eastAsia"/>
          <w:sz w:val="24"/>
          <w:szCs w:val="24"/>
        </w:rPr>
        <w:t>项目经理、</w:t>
      </w:r>
      <w:r w:rsidRPr="00CF67A6">
        <w:rPr>
          <w:sz w:val="24"/>
          <w:szCs w:val="24"/>
        </w:rPr>
        <w:t>驻场</w:t>
      </w:r>
      <w:r w:rsidRPr="00CF67A6">
        <w:rPr>
          <w:rFonts w:hint="eastAsia"/>
          <w:sz w:val="24"/>
          <w:szCs w:val="24"/>
        </w:rPr>
        <w:t>技术</w:t>
      </w:r>
      <w:r w:rsidRPr="00CF67A6">
        <w:rPr>
          <w:sz w:val="24"/>
          <w:szCs w:val="24"/>
        </w:rPr>
        <w:t>实施工程师</w:t>
      </w:r>
      <w:r w:rsidRPr="00CF67A6">
        <w:rPr>
          <w:rFonts w:hint="eastAsia"/>
          <w:sz w:val="24"/>
          <w:szCs w:val="24"/>
        </w:rPr>
        <w:t>和</w:t>
      </w:r>
      <w:r w:rsidRPr="00CF67A6">
        <w:rPr>
          <w:sz w:val="24"/>
          <w:szCs w:val="24"/>
        </w:rPr>
        <w:t>总部工程师</w:t>
      </w:r>
      <w:r w:rsidRPr="00CF67A6">
        <w:rPr>
          <w:rFonts w:hint="eastAsia"/>
          <w:sz w:val="24"/>
          <w:szCs w:val="24"/>
        </w:rPr>
        <w:t>与</w:t>
      </w:r>
      <w:r w:rsidR="00422B77">
        <w:rPr>
          <w:rFonts w:hint="eastAsia"/>
          <w:sz w:val="24"/>
          <w:szCs w:val="24"/>
        </w:rPr>
        <w:t>广西壮族自治区</w:t>
      </w:r>
      <w:r>
        <w:rPr>
          <w:rFonts w:hint="eastAsia"/>
          <w:sz w:val="24"/>
          <w:szCs w:val="24"/>
        </w:rPr>
        <w:t>高</w:t>
      </w:r>
      <w:r>
        <w:rPr>
          <w:sz w:val="24"/>
          <w:szCs w:val="24"/>
        </w:rPr>
        <w:t>级</w:t>
      </w:r>
      <w:r w:rsidRPr="00CF67A6">
        <w:rPr>
          <w:sz w:val="24"/>
          <w:szCs w:val="24"/>
        </w:rPr>
        <w:t>人民法院</w:t>
      </w:r>
      <w:r w:rsidRPr="00CF67A6">
        <w:rPr>
          <w:rFonts w:hint="eastAsia"/>
          <w:sz w:val="24"/>
          <w:szCs w:val="24"/>
        </w:rPr>
        <w:t>相关负责人召开</w:t>
      </w:r>
      <w:r w:rsidRPr="00565B75">
        <w:rPr>
          <w:sz w:val="24"/>
          <w:szCs w:val="24"/>
        </w:rPr>
        <w:t>需求确认会</w:t>
      </w:r>
      <w:r w:rsidRPr="00565B75">
        <w:rPr>
          <w:rFonts w:hint="eastAsia"/>
          <w:sz w:val="24"/>
          <w:szCs w:val="24"/>
        </w:rPr>
        <w:t>，确</w:t>
      </w:r>
      <w:r w:rsidRPr="006A76DD">
        <w:rPr>
          <w:rFonts w:hint="eastAsia"/>
          <w:color w:val="000000" w:themeColor="text1"/>
          <w:sz w:val="24"/>
          <w:szCs w:val="24"/>
        </w:rPr>
        <w:t>认</w:t>
      </w:r>
      <w:r w:rsidR="004D6148">
        <w:rPr>
          <w:rFonts w:hint="eastAsia"/>
          <w:color w:val="000000" w:themeColor="text1"/>
          <w:sz w:val="24"/>
          <w:szCs w:val="24"/>
        </w:rPr>
        <w:t>会计核算</w:t>
      </w:r>
      <w:r w:rsidRPr="006A76DD">
        <w:rPr>
          <w:rFonts w:hint="eastAsia"/>
          <w:color w:val="000000" w:themeColor="text1"/>
          <w:sz w:val="24"/>
          <w:szCs w:val="24"/>
        </w:rPr>
        <w:t>管理</w:t>
      </w:r>
      <w:r>
        <w:rPr>
          <w:rFonts w:hint="eastAsia"/>
          <w:sz w:val="24"/>
          <w:szCs w:val="24"/>
        </w:rPr>
        <w:t>模块</w:t>
      </w:r>
      <w:r w:rsidRPr="00565B75">
        <w:rPr>
          <w:rFonts w:hint="eastAsia"/>
          <w:sz w:val="24"/>
          <w:szCs w:val="24"/>
        </w:rPr>
        <w:t>的最终</w:t>
      </w:r>
      <w:r w:rsidRPr="00565B75">
        <w:rPr>
          <w:sz w:val="24"/>
          <w:szCs w:val="24"/>
        </w:rPr>
        <w:t>需求，并</w:t>
      </w:r>
      <w:r>
        <w:rPr>
          <w:rFonts w:hint="eastAsia"/>
          <w:sz w:val="24"/>
          <w:szCs w:val="24"/>
        </w:rPr>
        <w:t>签署</w:t>
      </w:r>
      <w:r w:rsidRPr="00565B75">
        <w:rPr>
          <w:sz w:val="24"/>
          <w:szCs w:val="24"/>
        </w:rPr>
        <w:t>需求确认函</w:t>
      </w:r>
      <w:r w:rsidRPr="00B2564D">
        <w:rPr>
          <w:rFonts w:asciiTheme="minorEastAsia" w:eastAsiaTheme="minorEastAsia" w:hAnsiTheme="minorEastAsia" w:hint="eastAsia"/>
          <w:sz w:val="24"/>
          <w:szCs w:val="24"/>
        </w:rPr>
        <w:t>。</w:t>
      </w:r>
    </w:p>
    <w:p w14:paraId="59FAD733" w14:textId="77777777" w:rsidR="003258B3" w:rsidRDefault="003258B3" w:rsidP="00761147">
      <w:pPr>
        <w:pStyle w:val="4"/>
        <w:numPr>
          <w:ilvl w:val="2"/>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系统本地化需求实现</w:t>
      </w:r>
    </w:p>
    <w:p w14:paraId="071EA0DD" w14:textId="77777777" w:rsidR="000E31F1" w:rsidRDefault="003258B3" w:rsidP="000E31F1">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根据需求确认后的DEMO进行本地化开发，在进行本地化开发时不影响其它功能使用，并明确开发周期，在完成修改后及时编写相关操作文档，确保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r w:rsidR="000E31F1">
        <w:rPr>
          <w:rFonts w:asciiTheme="minorEastAsia" w:eastAsiaTheme="minorEastAsia" w:hAnsiTheme="minorEastAsia" w:hint="eastAsia"/>
          <w:sz w:val="24"/>
          <w:szCs w:val="24"/>
        </w:rPr>
        <w:t>需求实现过程如下：</w:t>
      </w:r>
    </w:p>
    <w:p w14:paraId="3D0DEFE3"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开发环境搭建</w:t>
      </w:r>
    </w:p>
    <w:p w14:paraId="5AB8BABE"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数据库搭建</w:t>
      </w:r>
    </w:p>
    <w:p w14:paraId="7BE0FEB6"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代码-架构</w:t>
      </w:r>
    </w:p>
    <w:p w14:paraId="01987758"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w:t>
      </w:r>
      <w:r w:rsidR="0017445D">
        <w:rPr>
          <w:rFonts w:asciiTheme="minorEastAsia" w:eastAsiaTheme="minorEastAsia" w:hAnsiTheme="minorEastAsia" w:hint="eastAsia"/>
          <w:sz w:val="24"/>
          <w:szCs w:val="24"/>
        </w:rPr>
        <w:t>web前端</w:t>
      </w:r>
    </w:p>
    <w:p w14:paraId="51271BBF"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代码-数据库</w:t>
      </w:r>
    </w:p>
    <w:p w14:paraId="646051BE"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代码-review</w:t>
      </w:r>
    </w:p>
    <w:p w14:paraId="5E2CC5C8"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开发阶段bug修复</w:t>
      </w:r>
    </w:p>
    <w:p w14:paraId="76AC68BD"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设计、架构文档编写</w:t>
      </w:r>
    </w:p>
    <w:p w14:paraId="4F3B07C1"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评审文档编写</w:t>
      </w:r>
    </w:p>
    <w:p w14:paraId="26A562F0"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项目进度管理</w:t>
      </w:r>
    </w:p>
    <w:p w14:paraId="31D15347" w14:textId="77777777" w:rsidR="000E31F1" w:rsidRDefault="000E31F1" w:rsidP="00761147">
      <w:pPr>
        <w:pStyle w:val="af0"/>
        <w:numPr>
          <w:ilvl w:val="0"/>
          <w:numId w:val="33"/>
        </w:numPr>
        <w:ind w:firstLineChars="0"/>
      </w:pPr>
      <w:r w:rsidRPr="000E31F1">
        <w:rPr>
          <w:rFonts w:asciiTheme="minorEastAsia" w:eastAsiaTheme="minorEastAsia" w:hAnsiTheme="minorEastAsia" w:hint="eastAsia"/>
          <w:sz w:val="24"/>
          <w:szCs w:val="24"/>
        </w:rPr>
        <w:t>项目质量管理</w:t>
      </w:r>
    </w:p>
    <w:p w14:paraId="46748636" w14:textId="77777777" w:rsidR="000E31F1" w:rsidRPr="000E31F1" w:rsidRDefault="000E31F1" w:rsidP="00761147">
      <w:pPr>
        <w:pStyle w:val="af0"/>
        <w:numPr>
          <w:ilvl w:val="0"/>
          <w:numId w:val="33"/>
        </w:numPr>
        <w:ind w:firstLineChars="0"/>
        <w:rPr>
          <w:rFonts w:asciiTheme="minorEastAsia" w:eastAsiaTheme="minorEastAsia" w:hAnsiTheme="minorEastAsia"/>
          <w:sz w:val="24"/>
          <w:szCs w:val="24"/>
        </w:rPr>
      </w:pPr>
      <w:r w:rsidRPr="000E31F1">
        <w:rPr>
          <w:rFonts w:asciiTheme="minorEastAsia" w:eastAsiaTheme="minorEastAsia" w:hAnsiTheme="minorEastAsia" w:hint="eastAsia"/>
          <w:sz w:val="24"/>
          <w:szCs w:val="24"/>
        </w:rPr>
        <w:t>其它项目管理，如例会等</w:t>
      </w:r>
    </w:p>
    <w:p w14:paraId="7F4DA107" w14:textId="77777777" w:rsidR="003258B3" w:rsidRDefault="003258B3" w:rsidP="00761147">
      <w:pPr>
        <w:pStyle w:val="4"/>
        <w:numPr>
          <w:ilvl w:val="2"/>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系统本地化需求测试</w:t>
      </w:r>
    </w:p>
    <w:p w14:paraId="60277A75" w14:textId="77777777" w:rsidR="00DC3056" w:rsidRPr="00832C37" w:rsidRDefault="00DC3056" w:rsidP="00DC3056">
      <w:pPr>
        <w:ind w:firstLineChars="0" w:firstLine="42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对本地化开发的功能模块进行详细测试，并编辑测试文档，测试过程中除测试修改的功能外，还</w:t>
      </w:r>
      <w:r w:rsidRPr="00832C37">
        <w:rPr>
          <w:rFonts w:asciiTheme="minorEastAsia" w:eastAsiaTheme="minorEastAsia" w:hAnsiTheme="minorEastAsia"/>
          <w:sz w:val="24"/>
          <w:szCs w:val="24"/>
        </w:rPr>
        <w:t>应对</w:t>
      </w:r>
      <w:r w:rsidRPr="00832C37">
        <w:rPr>
          <w:rFonts w:asciiTheme="minorEastAsia" w:eastAsiaTheme="minorEastAsia" w:hAnsiTheme="minorEastAsia" w:hint="eastAsia"/>
          <w:sz w:val="24"/>
          <w:szCs w:val="24"/>
        </w:rPr>
        <w:t>与该功能相关的其它功能模块进行全面测试，</w:t>
      </w:r>
      <w:r w:rsidRPr="00832C37">
        <w:rPr>
          <w:rFonts w:asciiTheme="minorEastAsia" w:eastAsiaTheme="minorEastAsia" w:hAnsiTheme="minorEastAsia"/>
          <w:sz w:val="24"/>
          <w:szCs w:val="24"/>
        </w:rPr>
        <w:t>确保整个系统的正常运行</w:t>
      </w:r>
      <w:r w:rsidRPr="00832C37">
        <w:rPr>
          <w:rFonts w:asciiTheme="minorEastAsia" w:eastAsiaTheme="minorEastAsia" w:hAnsiTheme="minorEastAsia" w:hint="eastAsia"/>
          <w:sz w:val="24"/>
          <w:szCs w:val="24"/>
        </w:rPr>
        <w:t>。</w:t>
      </w:r>
    </w:p>
    <w:p w14:paraId="6591D084" w14:textId="77777777" w:rsidR="00DC3056" w:rsidRDefault="00DC3056" w:rsidP="00DC3056">
      <w:pPr>
        <w:ind w:firstLineChars="0" w:firstLine="42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测试包括：功能测试、数据测试、模块测试、系统测试、单元测试、</w:t>
      </w:r>
      <w:hyperlink r:id="rId23" w:tgtFrame="https://baike.baidu.com/item/%E7%B3%BB%E7%BB%9F%E6%B5%8B%E8%AF%95/_blank" w:history="1">
        <w:r w:rsidRPr="00832C37">
          <w:rPr>
            <w:rFonts w:asciiTheme="minorEastAsia" w:eastAsiaTheme="minorEastAsia" w:hAnsiTheme="minorEastAsia"/>
            <w:sz w:val="24"/>
            <w:szCs w:val="24"/>
          </w:rPr>
          <w:t>集成测试</w:t>
        </w:r>
      </w:hyperlink>
      <w:r w:rsidRPr="00832C37">
        <w:rPr>
          <w:rFonts w:asciiTheme="minorEastAsia" w:eastAsiaTheme="minorEastAsia" w:hAnsiTheme="minorEastAsia" w:hint="eastAsia"/>
          <w:sz w:val="24"/>
          <w:szCs w:val="24"/>
        </w:rPr>
        <w:t>、性能测试、压力测试、</w:t>
      </w:r>
      <w:hyperlink r:id="rId24" w:tgtFrame="https://baike.baidu.com/item/%E8%BD%AF%E4%BB%B6%E6%B5%8B%E8%AF%95%E6%96%B9%E6%B3%95/_blank" w:history="1">
        <w:r w:rsidRPr="00832C37">
          <w:rPr>
            <w:rFonts w:asciiTheme="minorEastAsia" w:eastAsiaTheme="minorEastAsia" w:hAnsiTheme="minorEastAsia"/>
            <w:sz w:val="24"/>
            <w:szCs w:val="24"/>
          </w:rPr>
          <w:t>边界值测试</w:t>
        </w:r>
      </w:hyperlink>
      <w:r w:rsidRPr="00832C37">
        <w:rPr>
          <w:rFonts w:asciiTheme="minorEastAsia" w:eastAsiaTheme="minorEastAsia" w:hAnsiTheme="minorEastAsia" w:hint="eastAsia"/>
          <w:sz w:val="24"/>
          <w:szCs w:val="24"/>
        </w:rPr>
        <w:t>、接口测试等。需求测试流程如下：</w:t>
      </w:r>
    </w:p>
    <w:p w14:paraId="25F93504"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lastRenderedPageBreak/>
        <w:t>测试环境搭建</w:t>
      </w:r>
    </w:p>
    <w:p w14:paraId="6473A4DB"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测试数据库搭建</w:t>
      </w:r>
    </w:p>
    <w:p w14:paraId="43884D8F"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测试案例沟通</w:t>
      </w:r>
    </w:p>
    <w:p w14:paraId="5F144548"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测试案例文档化</w:t>
      </w:r>
    </w:p>
    <w:p w14:paraId="27B2CF4C"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测试案例程序化</w:t>
      </w:r>
    </w:p>
    <w:p w14:paraId="11C75EEB"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自动化测试案例编写</w:t>
      </w:r>
    </w:p>
    <w:p w14:paraId="28911BB7"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CI环境搭建</w:t>
      </w:r>
    </w:p>
    <w:p w14:paraId="61E0F3C0"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冒烟测试（7次）</w:t>
      </w:r>
    </w:p>
    <w:p w14:paraId="0DF3F667"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功能测试（5次）</w:t>
      </w:r>
    </w:p>
    <w:p w14:paraId="6340853D"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数据测试</w:t>
      </w:r>
    </w:p>
    <w:p w14:paraId="3D445B5D"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回归测试（3次）</w:t>
      </w:r>
    </w:p>
    <w:p w14:paraId="0271CF56"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单元测试</w:t>
      </w:r>
    </w:p>
    <w:p w14:paraId="632BD3D5"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系统集成测试（2次）</w:t>
      </w:r>
    </w:p>
    <w:p w14:paraId="236A7810" w14:textId="77777777" w:rsidR="000A679B" w:rsidRPr="00B13EFC" w:rsidRDefault="000A679B" w:rsidP="00761147">
      <w:pPr>
        <w:pStyle w:val="af0"/>
        <w:numPr>
          <w:ilvl w:val="0"/>
          <w:numId w:val="34"/>
        </w:numPr>
        <w:ind w:firstLineChars="0"/>
        <w:rPr>
          <w:rFonts w:asciiTheme="minorEastAsia" w:eastAsiaTheme="minorEastAsia" w:hAnsiTheme="minorEastAsia"/>
          <w:sz w:val="24"/>
          <w:szCs w:val="24"/>
        </w:rPr>
      </w:pPr>
      <w:r w:rsidRPr="00B13EFC">
        <w:rPr>
          <w:rFonts w:asciiTheme="minorEastAsia" w:eastAsiaTheme="minorEastAsia" w:hAnsiTheme="minorEastAsia" w:hint="eastAsia"/>
          <w:sz w:val="24"/>
          <w:szCs w:val="24"/>
        </w:rPr>
        <w:t>bug修复</w:t>
      </w:r>
    </w:p>
    <w:p w14:paraId="468CB496" w14:textId="77777777" w:rsidR="00E36225" w:rsidRPr="00D77533" w:rsidRDefault="00E36225" w:rsidP="00761147">
      <w:pPr>
        <w:pStyle w:val="4"/>
        <w:numPr>
          <w:ilvl w:val="2"/>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系统部署</w:t>
      </w:r>
    </w:p>
    <w:p w14:paraId="1EF8AFDE"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cs="MS Mincho" w:hint="eastAsia"/>
          <w:sz w:val="24"/>
          <w:szCs w:val="24"/>
        </w:rPr>
        <w:t>1.</w:t>
      </w:r>
      <w:r w:rsidRPr="00D77533">
        <w:rPr>
          <w:rFonts w:asciiTheme="minorEastAsia" w:eastAsiaTheme="minorEastAsia" w:hAnsiTheme="minorEastAsia" w:cs="MS Mincho"/>
          <w:sz w:val="24"/>
          <w:szCs w:val="24"/>
        </w:rPr>
        <w:t>收集整理客</w:t>
      </w:r>
      <w:r w:rsidRPr="00D77533">
        <w:rPr>
          <w:rFonts w:asciiTheme="minorEastAsia" w:eastAsiaTheme="minorEastAsia" w:hAnsiTheme="minorEastAsia" w:hint="eastAsia"/>
          <w:sz w:val="24"/>
          <w:szCs w:val="24"/>
        </w:rPr>
        <w:t>户现场</w:t>
      </w:r>
      <w:r w:rsidRPr="00D77533">
        <w:rPr>
          <w:rFonts w:asciiTheme="minorEastAsia" w:eastAsiaTheme="minorEastAsia" w:hAnsiTheme="minorEastAsia" w:cs="MS Mincho"/>
          <w:sz w:val="24"/>
          <w:szCs w:val="24"/>
        </w:rPr>
        <w:t>的网</w:t>
      </w:r>
      <w:r w:rsidRPr="00D77533">
        <w:rPr>
          <w:rFonts w:asciiTheme="minorEastAsia" w:eastAsiaTheme="minorEastAsia" w:hAnsiTheme="minorEastAsia" w:hint="eastAsia"/>
          <w:sz w:val="24"/>
          <w:szCs w:val="24"/>
        </w:rPr>
        <w:t>络</w:t>
      </w:r>
      <w:r w:rsidRPr="00D77533">
        <w:rPr>
          <w:rFonts w:asciiTheme="minorEastAsia" w:eastAsiaTheme="minorEastAsia" w:hAnsiTheme="minorEastAsia" w:cs="MS Mincho"/>
          <w:sz w:val="24"/>
          <w:szCs w:val="24"/>
        </w:rPr>
        <w:t>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器配置情况</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操作系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情况、数据</w:t>
      </w:r>
      <w:r w:rsidRPr="00D77533">
        <w:rPr>
          <w:rFonts w:asciiTheme="minorEastAsia" w:eastAsiaTheme="minorEastAsia" w:hAnsiTheme="minorEastAsia" w:hint="eastAsia"/>
          <w:sz w:val="24"/>
          <w:szCs w:val="24"/>
        </w:rPr>
        <w:t>库</w:t>
      </w:r>
      <w:r w:rsidRPr="00D77533">
        <w:rPr>
          <w:rFonts w:asciiTheme="minorEastAsia" w:eastAsiaTheme="minorEastAsia" w:hAnsiTheme="minorEastAsia" w:cs="MS Mincho"/>
          <w:sz w:val="24"/>
          <w:szCs w:val="24"/>
        </w:rPr>
        <w:t>配置、中</w:t>
      </w:r>
      <w:r w:rsidRPr="00D77533">
        <w:rPr>
          <w:rFonts w:asciiTheme="minorEastAsia" w:eastAsiaTheme="minorEastAsia" w:hAnsiTheme="minorEastAsia" w:hint="eastAsia"/>
          <w:sz w:val="24"/>
          <w:szCs w:val="24"/>
        </w:rPr>
        <w:t>间</w:t>
      </w:r>
      <w:r w:rsidRPr="00D77533">
        <w:rPr>
          <w:rFonts w:asciiTheme="minorEastAsia" w:eastAsiaTheme="minorEastAsia" w:hAnsiTheme="minorEastAsia" w:cs="MS Mincho"/>
          <w:sz w:val="24"/>
          <w:szCs w:val="24"/>
        </w:rPr>
        <w:t>件配置</w:t>
      </w:r>
      <w:r>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、存</w:t>
      </w:r>
      <w:r w:rsidRPr="00D77533">
        <w:rPr>
          <w:rFonts w:asciiTheme="minorEastAsia" w:eastAsiaTheme="minorEastAsia" w:hAnsiTheme="minorEastAsia" w:hint="eastAsia"/>
          <w:sz w:val="24"/>
          <w:szCs w:val="24"/>
        </w:rPr>
        <w:t>储环</w:t>
      </w:r>
      <w:r w:rsidRPr="00D77533">
        <w:rPr>
          <w:rFonts w:asciiTheme="minorEastAsia" w:eastAsiaTheme="minorEastAsia" w:hAnsiTheme="minorEastAsia" w:cs="MS Mincho"/>
          <w:sz w:val="24"/>
          <w:szCs w:val="24"/>
        </w:rPr>
        <w:t>境配置、</w:t>
      </w:r>
      <w:r w:rsidRPr="00D77533">
        <w:rPr>
          <w:rFonts w:asciiTheme="minorEastAsia" w:eastAsiaTheme="minorEastAsia" w:hAnsiTheme="minorEastAsia" w:hint="eastAsia"/>
          <w:sz w:val="24"/>
          <w:szCs w:val="24"/>
        </w:rPr>
        <w:t>备</w:t>
      </w:r>
      <w:r w:rsidRPr="00D77533">
        <w:rPr>
          <w:rFonts w:asciiTheme="minorEastAsia" w:eastAsiaTheme="minorEastAsia" w:hAnsiTheme="minorEastAsia" w:cs="MS Mincho"/>
          <w:sz w:val="24"/>
          <w:szCs w:val="24"/>
        </w:rPr>
        <w:t>份</w:t>
      </w:r>
      <w:r w:rsidRPr="00D77533">
        <w:rPr>
          <w:rFonts w:asciiTheme="minorEastAsia" w:eastAsiaTheme="minorEastAsia" w:hAnsiTheme="minorEastAsia" w:hint="eastAsia"/>
          <w:sz w:val="24"/>
          <w:szCs w:val="24"/>
        </w:rPr>
        <w:t>环</w:t>
      </w:r>
      <w:r w:rsidRPr="00D77533">
        <w:rPr>
          <w:rFonts w:asciiTheme="minorEastAsia" w:eastAsiaTheme="minorEastAsia" w:hAnsiTheme="minorEastAsia" w:cs="MS Mincho"/>
          <w:sz w:val="24"/>
          <w:szCs w:val="24"/>
        </w:rPr>
        <w:t>境、等情况</w:t>
      </w:r>
      <w:r w:rsidRPr="00D77533">
        <w:rPr>
          <w:rFonts w:asciiTheme="minorEastAsia" w:eastAsiaTheme="minorEastAsia" w:hAnsiTheme="minorEastAsia" w:hint="eastAsia"/>
          <w:sz w:val="24"/>
          <w:szCs w:val="24"/>
        </w:rPr>
        <w:t>编</w:t>
      </w:r>
      <w:r w:rsidRPr="00D77533">
        <w:rPr>
          <w:rFonts w:asciiTheme="minorEastAsia" w:eastAsiaTheme="minorEastAsia" w:hAnsiTheme="minorEastAsia" w:cs="MS Mincho"/>
          <w:sz w:val="24"/>
          <w:szCs w:val="24"/>
        </w:rPr>
        <w:t>写</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施部署文档。</w:t>
      </w:r>
    </w:p>
    <w:p w14:paraId="457F952A"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制定</w:t>
      </w:r>
      <w:r w:rsidRPr="00D77533">
        <w:rPr>
          <w:rFonts w:asciiTheme="minorEastAsia" w:eastAsiaTheme="minorEastAsia" w:hAnsiTheme="minorEastAsia" w:hint="eastAsia"/>
          <w:sz w:val="24"/>
          <w:szCs w:val="24"/>
        </w:rPr>
        <w:t>实</w:t>
      </w:r>
      <w:r w:rsidRPr="00D77533">
        <w:rPr>
          <w:rFonts w:asciiTheme="minorEastAsia" w:eastAsiaTheme="minorEastAsia" w:hAnsiTheme="minorEastAsia" w:cs="MS Mincho"/>
          <w:sz w:val="24"/>
          <w:szCs w:val="24"/>
        </w:rPr>
        <w:t>施部署</w:t>
      </w:r>
      <w:r w:rsidRPr="00D77533">
        <w:rPr>
          <w:rFonts w:asciiTheme="minorEastAsia" w:eastAsiaTheme="minorEastAsia" w:hAnsiTheme="minorEastAsia" w:hint="eastAsia"/>
          <w:sz w:val="24"/>
          <w:szCs w:val="24"/>
        </w:rPr>
        <w:t>计</w:t>
      </w:r>
      <w:r w:rsidRPr="00D77533">
        <w:rPr>
          <w:rFonts w:asciiTheme="minorEastAsia" w:eastAsiaTheme="minorEastAsia" w:hAnsiTheme="minorEastAsia" w:cs="MS Mincho"/>
          <w:sz w:val="24"/>
          <w:szCs w:val="24"/>
        </w:rPr>
        <w:t>划，包含</w:t>
      </w:r>
      <w:r w:rsidRPr="00D77533">
        <w:rPr>
          <w:rFonts w:asciiTheme="minorEastAsia" w:eastAsiaTheme="minorEastAsia" w:hAnsiTheme="minorEastAsia" w:hint="eastAsia"/>
          <w:sz w:val="24"/>
          <w:szCs w:val="24"/>
        </w:rPr>
        <w:t>实施程序、数据准备、目标程序及相关清单、系统配置参数、实施</w:t>
      </w:r>
      <w:r>
        <w:rPr>
          <w:rFonts w:asciiTheme="minorEastAsia" w:eastAsiaTheme="minorEastAsia" w:hAnsiTheme="minorEastAsia" w:hint="eastAsia"/>
          <w:sz w:val="24"/>
          <w:szCs w:val="24"/>
        </w:rPr>
        <w:t>时间</w:t>
      </w:r>
      <w:r w:rsidRPr="00D77533">
        <w:rPr>
          <w:rFonts w:asciiTheme="minorEastAsia" w:eastAsiaTheme="minorEastAsia" w:hAnsiTheme="minorEastAsia" w:hint="eastAsia"/>
          <w:sz w:val="24"/>
          <w:szCs w:val="24"/>
        </w:rPr>
        <w:t>计划、实施人员</w:t>
      </w:r>
      <w:r>
        <w:rPr>
          <w:rFonts w:asciiTheme="minorEastAsia" w:eastAsiaTheme="minorEastAsia" w:hAnsiTheme="minorEastAsia" w:hint="eastAsia"/>
          <w:sz w:val="24"/>
          <w:szCs w:val="24"/>
        </w:rPr>
        <w:t>安排</w:t>
      </w:r>
      <w:r w:rsidRPr="00D77533">
        <w:rPr>
          <w:rFonts w:asciiTheme="minorEastAsia" w:eastAsiaTheme="minorEastAsia" w:hAnsiTheme="minorEastAsia" w:hint="eastAsia"/>
          <w:sz w:val="24"/>
          <w:szCs w:val="24"/>
        </w:rPr>
        <w:t>、实施步骤、验证方法、回滚方案。</w:t>
      </w:r>
    </w:p>
    <w:p w14:paraId="4A8A4AF8"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w:t>
      </w:r>
      <w:r w:rsidRPr="00D77533">
        <w:rPr>
          <w:rFonts w:asciiTheme="minorEastAsia" w:eastAsiaTheme="minorEastAsia" w:hAnsiTheme="minorEastAsia" w:cs="MS Mincho"/>
          <w:sz w:val="24"/>
          <w:szCs w:val="24"/>
        </w:rPr>
        <w:t>在向客</w:t>
      </w:r>
      <w:r w:rsidRPr="00D77533">
        <w:rPr>
          <w:rFonts w:asciiTheme="minorEastAsia" w:eastAsiaTheme="minorEastAsia" w:hAnsiTheme="minorEastAsia"/>
          <w:sz w:val="24"/>
          <w:szCs w:val="24"/>
        </w:rPr>
        <w:t>户</w:t>
      </w:r>
      <w:r w:rsidRPr="00D77533">
        <w:rPr>
          <w:rFonts w:asciiTheme="minorEastAsia" w:eastAsiaTheme="minorEastAsia" w:hAnsiTheme="minorEastAsia" w:cs="MS Mincho"/>
          <w:sz w:val="24"/>
          <w:szCs w:val="24"/>
        </w:rPr>
        <w:t>提出</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施申</w:t>
      </w:r>
      <w:r w:rsidRPr="00D77533">
        <w:rPr>
          <w:rFonts w:asciiTheme="minorEastAsia" w:eastAsiaTheme="minorEastAsia" w:hAnsiTheme="minorEastAsia"/>
          <w:sz w:val="24"/>
          <w:szCs w:val="24"/>
        </w:rPr>
        <w:t>请</w:t>
      </w:r>
      <w:r w:rsidRPr="00D77533">
        <w:rPr>
          <w:rFonts w:asciiTheme="minorEastAsia" w:eastAsiaTheme="minorEastAsia" w:hAnsiTheme="minorEastAsia" w:cs="MS Mincho"/>
          <w:sz w:val="24"/>
          <w:szCs w:val="24"/>
        </w:rPr>
        <w:t>后</w:t>
      </w:r>
      <w:r>
        <w:rPr>
          <w:rFonts w:asciiTheme="minorEastAsia" w:eastAsiaTheme="minorEastAsia" w:hAnsiTheme="minorEastAsia" w:cs="MS Mincho"/>
          <w:sz w:val="24"/>
          <w:szCs w:val="24"/>
        </w:rPr>
        <w:t>并经同意后正式</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入系</w:t>
      </w:r>
      <w:r w:rsidRPr="00D77533">
        <w:rPr>
          <w:rFonts w:asciiTheme="minorEastAsia" w:eastAsiaTheme="minorEastAsia" w:hAnsiTheme="minorEastAsia"/>
          <w:sz w:val="24"/>
          <w:szCs w:val="24"/>
        </w:rPr>
        <w:t>统实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阶段</w:t>
      </w:r>
      <w:r w:rsidRPr="00D77533">
        <w:rPr>
          <w:rFonts w:asciiTheme="minorEastAsia" w:eastAsiaTheme="minorEastAsia" w:hAnsiTheme="minorEastAsia" w:cs="MS Mincho"/>
          <w:sz w:val="24"/>
          <w:szCs w:val="24"/>
        </w:rPr>
        <w:t>，在</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Pr>
          <w:rFonts w:asciiTheme="minorEastAsia" w:eastAsiaTheme="minorEastAsia" w:hAnsiTheme="minorEastAsia" w:cs="MS Mincho"/>
          <w:sz w:val="24"/>
          <w:szCs w:val="24"/>
        </w:rPr>
        <w:t>进场</w:t>
      </w:r>
      <w:r w:rsidRPr="00D77533">
        <w:rPr>
          <w:rFonts w:asciiTheme="minorEastAsia" w:eastAsiaTheme="minorEastAsia" w:hAnsiTheme="minorEastAsia" w:cs="MS Mincho"/>
          <w:sz w:val="24"/>
          <w:szCs w:val="24"/>
        </w:rPr>
        <w:t>前先</w:t>
      </w:r>
      <w:r w:rsidRPr="00D77533">
        <w:rPr>
          <w:rFonts w:asciiTheme="minorEastAsia" w:eastAsiaTheme="minorEastAsia" w:hAnsiTheme="minorEastAsia"/>
          <w:sz w:val="24"/>
          <w:szCs w:val="24"/>
        </w:rPr>
        <w:t>检查实</w:t>
      </w:r>
      <w:r w:rsidRPr="00D77533">
        <w:rPr>
          <w:rFonts w:asciiTheme="minorEastAsia" w:eastAsiaTheme="minorEastAsia" w:hAnsiTheme="minorEastAsia" w:cs="MS Mincho"/>
          <w:sz w:val="24"/>
          <w:szCs w:val="24"/>
        </w:rPr>
        <w:t>施所需工具、程序、数据，按照</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计</w:t>
      </w:r>
      <w:r w:rsidRPr="00D77533">
        <w:rPr>
          <w:rFonts w:asciiTheme="minorEastAsia" w:eastAsiaTheme="minorEastAsia" w:hAnsiTheme="minorEastAsia" w:cs="MS Mincho"/>
          <w:sz w:val="24"/>
          <w:szCs w:val="24"/>
        </w:rPr>
        <w:t>划和</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施部署文档</w:t>
      </w:r>
      <w:r w:rsidRPr="00D77533">
        <w:rPr>
          <w:rFonts w:asciiTheme="minorEastAsia" w:eastAsiaTheme="minorEastAsia" w:hAnsiTheme="minor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sz w:val="24"/>
          <w:szCs w:val="24"/>
        </w:rPr>
        <w:t>现场实</w:t>
      </w:r>
      <w:r w:rsidRPr="00D77533">
        <w:rPr>
          <w:rFonts w:asciiTheme="minorEastAsia" w:eastAsiaTheme="minorEastAsia" w:hAnsiTheme="minorEastAsia" w:cs="MS Mincho"/>
          <w:sz w:val="24"/>
          <w:szCs w:val="24"/>
        </w:rPr>
        <w:t>施，并</w:t>
      </w:r>
      <w:r w:rsidRPr="00D77533">
        <w:rPr>
          <w:rFonts w:asciiTheme="minorEastAsia" w:eastAsiaTheme="minorEastAsia" w:hAnsiTheme="minorEastAsia"/>
          <w:sz w:val="24"/>
          <w:szCs w:val="24"/>
        </w:rPr>
        <w:t>记录现场实</w:t>
      </w:r>
      <w:r w:rsidRPr="00D77533">
        <w:rPr>
          <w:rFonts w:asciiTheme="minorEastAsia" w:eastAsiaTheme="minorEastAsia" w:hAnsiTheme="minorEastAsia" w:cs="MS Mincho"/>
          <w:sz w:val="24"/>
          <w:szCs w:val="24"/>
        </w:rPr>
        <w:t>施</w:t>
      </w:r>
      <w:r w:rsidRPr="00D77533">
        <w:rPr>
          <w:rFonts w:asciiTheme="minorEastAsia" w:eastAsiaTheme="minorEastAsia" w:hAnsiTheme="minorEastAsia"/>
          <w:sz w:val="24"/>
          <w:szCs w:val="24"/>
        </w:rPr>
        <w:t>过</w:t>
      </w:r>
      <w:r w:rsidRPr="00D77533">
        <w:rPr>
          <w:rFonts w:asciiTheme="minorEastAsia" w:eastAsiaTheme="minorEastAsia" w:hAnsiTheme="minorEastAsia" w:cs="MS Mincho"/>
          <w:sz w:val="24"/>
          <w:szCs w:val="24"/>
        </w:rPr>
        <w:t>程和原有</w:t>
      </w:r>
      <w:r w:rsidRPr="00D77533">
        <w:rPr>
          <w:rFonts w:asciiTheme="minorEastAsia" w:eastAsiaTheme="minorEastAsia" w:hAnsiTheme="minorEastAsia"/>
          <w:sz w:val="24"/>
          <w:szCs w:val="24"/>
        </w:rPr>
        <w:t>环</w:t>
      </w:r>
      <w:r w:rsidRPr="00D77533">
        <w:rPr>
          <w:rFonts w:asciiTheme="minorEastAsia" w:eastAsiaTheme="minorEastAsia" w:hAnsiTheme="minorEastAsia" w:cs="MS Mincho"/>
          <w:sz w:val="24"/>
          <w:szCs w:val="24"/>
        </w:rPr>
        <w:t>境的参数及</w:t>
      </w:r>
      <w:r w:rsidRPr="00D77533">
        <w:rPr>
          <w:rFonts w:asciiTheme="minorEastAsia" w:eastAsiaTheme="minorEastAsia" w:hAnsiTheme="minorEastAsia"/>
          <w:sz w:val="24"/>
          <w:szCs w:val="24"/>
        </w:rPr>
        <w:t>实</w:t>
      </w:r>
      <w:r w:rsidRPr="00D77533">
        <w:rPr>
          <w:rFonts w:asciiTheme="minorEastAsia" w:eastAsiaTheme="minorEastAsia" w:hAnsiTheme="minorEastAsia" w:cs="MS Mincho"/>
          <w:sz w:val="24"/>
          <w:szCs w:val="24"/>
        </w:rPr>
        <w:t>施后的参数</w:t>
      </w:r>
      <w:r w:rsidRPr="00D77533">
        <w:rPr>
          <w:rFonts w:asciiTheme="minorEastAsia" w:eastAsiaTheme="minorEastAsia" w:hAnsiTheme="minorEastAsia"/>
          <w:sz w:val="24"/>
          <w:szCs w:val="24"/>
        </w:rPr>
        <w:t>变</w:t>
      </w:r>
      <w:r w:rsidRPr="00D77533">
        <w:rPr>
          <w:rFonts w:asciiTheme="minorEastAsia" w:eastAsiaTheme="minorEastAsia" w:hAnsiTheme="minorEastAsia" w:cs="MS Mincho"/>
          <w:sz w:val="24"/>
          <w:szCs w:val="24"/>
        </w:rPr>
        <w:t>化。</w:t>
      </w:r>
    </w:p>
    <w:p w14:paraId="366AD659"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4.现场实施情况验证，根据实施部署计划中的验证方法对已实施情况进行现场验证，并逐一记录验证结果。</w:t>
      </w:r>
    </w:p>
    <w:p w14:paraId="3BADEE65"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收集</w:t>
      </w:r>
      <w:r w:rsidRPr="00D77533">
        <w:rPr>
          <w:rFonts w:asciiTheme="minorEastAsia" w:eastAsiaTheme="minorEastAsia" w:hAnsiTheme="minorEastAsia" w:cs="MS Mincho" w:hint="eastAsia"/>
          <w:sz w:val="24"/>
          <w:szCs w:val="24"/>
        </w:rPr>
        <w:t>系统</w:t>
      </w:r>
      <w:r w:rsidRPr="00D77533">
        <w:rPr>
          <w:rFonts w:asciiTheme="minorEastAsia" w:eastAsiaTheme="minorEastAsia" w:hAnsiTheme="minorEastAsia" w:cs="MS Mincho"/>
          <w:sz w:val="24"/>
          <w:szCs w:val="24"/>
        </w:rPr>
        <w:t>所需要的基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数据及</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相关的数据，使用人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权限</w:t>
      </w:r>
      <w:r w:rsidRPr="00D77533">
        <w:rPr>
          <w:rFonts w:asciiTheme="minorEastAsia" w:eastAsiaTheme="minorEastAsia" w:hAnsiTheme="minorEastAsia" w:cs="MS Mincho"/>
          <w:sz w:val="24"/>
          <w:szCs w:val="24"/>
        </w:rPr>
        <w:t>和</w:t>
      </w:r>
      <w:r w:rsidRPr="00D77533">
        <w:rPr>
          <w:rFonts w:asciiTheme="minorEastAsia" w:eastAsiaTheme="minorEastAsia" w:hAnsiTheme="minorEastAsia" w:hint="eastAsia"/>
          <w:sz w:val="24"/>
          <w:szCs w:val="24"/>
        </w:rPr>
        <w:t>职</w:t>
      </w:r>
      <w:r w:rsidRPr="00D77533">
        <w:rPr>
          <w:rFonts w:asciiTheme="minorEastAsia" w:eastAsiaTheme="minorEastAsia" w:hAnsiTheme="minorEastAsia" w:cs="MS Mincho"/>
          <w:sz w:val="24"/>
          <w:szCs w:val="24"/>
        </w:rPr>
        <w:t>能收集</w:t>
      </w:r>
      <w:r w:rsidRPr="00D77533">
        <w:rPr>
          <w:rFonts w:asciiTheme="minorEastAsia" w:eastAsiaTheme="minorEastAsia" w:hAnsiTheme="minorEastAsia" w:cs="MS Mincho" w:hint="eastAsia"/>
          <w:sz w:val="24"/>
          <w:szCs w:val="24"/>
        </w:rPr>
        <w:t>。</w:t>
      </w:r>
    </w:p>
    <w:p w14:paraId="1A9F7F45"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6</w:t>
      </w:r>
      <w:r w:rsidRPr="00D77533">
        <w:rPr>
          <w:rFonts w:asciiTheme="minorEastAsia" w:eastAsiaTheme="minorEastAsia" w:hAnsiTheme="minorEastAsia" w:hint="eastAsia"/>
          <w:sz w:val="24"/>
          <w:szCs w:val="24"/>
        </w:rPr>
        <w:t>.对该系统进行基础数据整理、录入工作和人员权限分配工作。</w:t>
      </w:r>
    </w:p>
    <w:p w14:paraId="73E24717"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7.实施人员对系统的安装部署进行验证。核对需求说明书进行功能验证，确</w:t>
      </w:r>
      <w:r w:rsidRPr="00D77533">
        <w:rPr>
          <w:rFonts w:asciiTheme="minorEastAsia" w:eastAsiaTheme="minorEastAsia" w:hAnsiTheme="minorEastAsia" w:hint="eastAsia"/>
          <w:sz w:val="24"/>
          <w:szCs w:val="24"/>
        </w:rPr>
        <w:lastRenderedPageBreak/>
        <w:t>保系统与需求说明书吻合。</w:t>
      </w:r>
    </w:p>
    <w:p w14:paraId="4ACE3311"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8.</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的</w:t>
      </w:r>
      <w:r w:rsidRPr="00D77533">
        <w:rPr>
          <w:rFonts w:asciiTheme="minorEastAsia" w:eastAsiaTheme="minorEastAsia" w:hAnsiTheme="minorEastAsia" w:hint="eastAsia"/>
          <w:sz w:val="24"/>
          <w:szCs w:val="24"/>
        </w:rPr>
        <w:t>实际</w:t>
      </w:r>
      <w:r w:rsidRPr="00D77533">
        <w:rPr>
          <w:rFonts w:asciiTheme="minorEastAsia" w:eastAsiaTheme="minorEastAsia" w:hAnsiTheme="minorEastAsia" w:cs="MS Mincho"/>
          <w:sz w:val="24"/>
          <w:szCs w:val="24"/>
        </w:rPr>
        <w:t>操作流程和</w:t>
      </w:r>
      <w:r w:rsidRPr="00D77533">
        <w:rPr>
          <w:rFonts w:asciiTheme="minorEastAsia" w:eastAsiaTheme="minorEastAsia" w:hAnsiTheme="minorEastAsia" w:hint="eastAsia"/>
          <w:sz w:val="24"/>
          <w:szCs w:val="24"/>
        </w:rPr>
        <w:t>业务</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统进</w:t>
      </w:r>
      <w:r w:rsidRPr="00D77533">
        <w:rPr>
          <w:rFonts w:asciiTheme="minorEastAsia" w:eastAsiaTheme="minorEastAsia" w:hAnsiTheme="minorEastAsia" w:cs="MS Mincho"/>
          <w:sz w:val="24"/>
          <w:szCs w:val="24"/>
        </w:rPr>
        <w:t>行部署后</w:t>
      </w:r>
      <w:r w:rsidRPr="00D77533">
        <w:rPr>
          <w:rFonts w:asciiTheme="minorEastAsia" w:eastAsiaTheme="minorEastAsia" w:hAnsiTheme="minorEastAsia" w:hint="eastAsia"/>
          <w:sz w:val="24"/>
          <w:szCs w:val="24"/>
        </w:rPr>
        <w:t>测试</w:t>
      </w:r>
      <w:r w:rsidRPr="00D77533">
        <w:rPr>
          <w:rFonts w:asciiTheme="minorEastAsia" w:eastAsiaTheme="minorEastAsia" w:hAnsiTheme="minorEastAsia" w:cs="MS Mincho"/>
          <w:sz w:val="24"/>
          <w:szCs w:val="24"/>
        </w:rPr>
        <w:t>。</w:t>
      </w:r>
    </w:p>
    <w:p w14:paraId="6389FACD" w14:textId="77777777" w:rsidR="00E36225" w:rsidRPr="00D77533"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9.</w:t>
      </w:r>
      <w:r w:rsidRPr="00D77533">
        <w:rPr>
          <w:rFonts w:asciiTheme="minorEastAsia" w:eastAsiaTheme="minorEastAsia" w:hAnsiTheme="minorEastAsia" w:cs="MS Mincho"/>
          <w:sz w:val="24"/>
          <w:szCs w:val="24"/>
        </w:rPr>
        <w:t>根据客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提出的需求</w:t>
      </w:r>
      <w:r w:rsidRPr="00D77533">
        <w:rPr>
          <w:rFonts w:asciiTheme="minorEastAsia" w:eastAsiaTheme="minorEastAsia" w:hAnsiTheme="minorEastAsia" w:hint="eastAsia"/>
          <w:sz w:val="24"/>
          <w:szCs w:val="24"/>
        </w:rPr>
        <w:t>规</w:t>
      </w:r>
      <w:r w:rsidRPr="00D77533">
        <w:rPr>
          <w:rFonts w:asciiTheme="minorEastAsia" w:eastAsiaTheme="minorEastAsia" w:hAnsiTheme="minorEastAsia" w:cs="MS Mincho"/>
          <w:sz w:val="24"/>
          <w:szCs w:val="24"/>
        </w:rPr>
        <w:t>格文档，和客</w:t>
      </w:r>
      <w:r w:rsidRPr="00D77533">
        <w:rPr>
          <w:rFonts w:asciiTheme="minorEastAsia" w:eastAsiaTheme="minorEastAsia" w:hAnsiTheme="minorEastAsia" w:hint="eastAsia"/>
          <w:sz w:val="24"/>
          <w:szCs w:val="24"/>
        </w:rPr>
        <w:t>户进</w:t>
      </w:r>
      <w:r w:rsidRPr="00D77533">
        <w:rPr>
          <w:rFonts w:asciiTheme="minorEastAsia" w:eastAsiaTheme="minorEastAsia" w:hAnsiTheme="minorEastAsia" w:cs="MS Mincho"/>
          <w:sz w:val="24"/>
          <w:szCs w:val="24"/>
        </w:rPr>
        <w:t>行系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中具体</w:t>
      </w:r>
      <w:r w:rsidRPr="00D77533">
        <w:rPr>
          <w:rFonts w:asciiTheme="minorEastAsia" w:eastAsiaTheme="minorEastAsia" w:hAnsiTheme="minorEastAsia" w:hint="eastAsia"/>
          <w:sz w:val="24"/>
          <w:szCs w:val="24"/>
        </w:rPr>
        <w:t>实现</w:t>
      </w:r>
      <w:r w:rsidRPr="00D77533">
        <w:rPr>
          <w:rFonts w:asciiTheme="minorEastAsia" w:eastAsiaTheme="minorEastAsia" w:hAnsiTheme="minorEastAsia" w:cs="MS Mincho"/>
          <w:sz w:val="24"/>
          <w:szCs w:val="24"/>
        </w:rPr>
        <w:t>方式的演示和最</w:t>
      </w:r>
      <w:r w:rsidRPr="00D77533">
        <w:rPr>
          <w:rFonts w:asciiTheme="minorEastAsia" w:eastAsiaTheme="minorEastAsia" w:hAnsiTheme="minorEastAsia" w:hint="eastAsia"/>
          <w:sz w:val="24"/>
          <w:szCs w:val="24"/>
        </w:rPr>
        <w:t>终</w:t>
      </w:r>
      <w:r w:rsidRPr="00D77533">
        <w:rPr>
          <w:rFonts w:asciiTheme="minorEastAsia" w:eastAsiaTheme="minorEastAsia" w:hAnsiTheme="minorEastAsia" w:cs="MS Mincho"/>
          <w:sz w:val="24"/>
          <w:szCs w:val="24"/>
        </w:rPr>
        <w:t>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工作。确</w:t>
      </w:r>
      <w:r w:rsidRPr="00D77533">
        <w:rPr>
          <w:rFonts w:asciiTheme="minorEastAsia" w:eastAsiaTheme="minorEastAsia" w:hAnsiTheme="minorEastAsia" w:hint="eastAsia"/>
          <w:sz w:val="24"/>
          <w:szCs w:val="24"/>
        </w:rPr>
        <w:t>认</w:t>
      </w:r>
      <w:r w:rsidRPr="00D77533">
        <w:rPr>
          <w:rFonts w:asciiTheme="minorEastAsia" w:eastAsiaTheme="minorEastAsia" w:hAnsiTheme="minorEastAsia" w:cs="MS Mincho"/>
          <w:sz w:val="24"/>
          <w:szCs w:val="24"/>
        </w:rPr>
        <w:t>部署上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的程序符合客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所提出的需求和</w:t>
      </w:r>
      <w:r w:rsidRPr="00D77533">
        <w:rPr>
          <w:rFonts w:asciiTheme="minorEastAsia" w:eastAsiaTheme="minorEastAsia" w:hAnsiTheme="minorEastAsia" w:hint="eastAsia"/>
          <w:sz w:val="24"/>
          <w:szCs w:val="24"/>
        </w:rPr>
        <w:t>满</w:t>
      </w:r>
      <w:r w:rsidRPr="00D77533">
        <w:rPr>
          <w:rFonts w:asciiTheme="minorEastAsia" w:eastAsiaTheme="minorEastAsia" w:hAnsiTheme="minorEastAsia" w:cs="MS Mincho"/>
          <w:sz w:val="24"/>
          <w:szCs w:val="24"/>
        </w:rPr>
        <w:t>足正式上</w:t>
      </w:r>
      <w:r w:rsidRPr="00D77533">
        <w:rPr>
          <w:rFonts w:asciiTheme="minorEastAsia" w:eastAsiaTheme="minorEastAsia" w:hAnsiTheme="minorEastAsia" w:hint="eastAsia"/>
          <w:sz w:val="24"/>
          <w:szCs w:val="24"/>
        </w:rPr>
        <w:t>线</w:t>
      </w:r>
      <w:r w:rsidRPr="00D77533">
        <w:rPr>
          <w:rFonts w:asciiTheme="minorEastAsia" w:eastAsiaTheme="minorEastAsia" w:hAnsiTheme="minorEastAsia" w:cs="MS Mincho"/>
          <w:sz w:val="24"/>
          <w:szCs w:val="24"/>
        </w:rPr>
        <w:t>使用的要求</w:t>
      </w:r>
      <w:r w:rsidRPr="00D77533">
        <w:rPr>
          <w:rFonts w:asciiTheme="minorEastAsia" w:eastAsiaTheme="minorEastAsia" w:hAnsiTheme="minorEastAsia" w:cs="MS Mincho" w:hint="eastAsia"/>
          <w:sz w:val="24"/>
          <w:szCs w:val="24"/>
        </w:rPr>
        <w:t>,</w:t>
      </w:r>
      <w:r w:rsidRPr="00D77533">
        <w:rPr>
          <w:rFonts w:asciiTheme="minorEastAsia" w:eastAsiaTheme="minorEastAsia" w:hAnsiTheme="minorEastAsia" w:cs="MS Mincho"/>
          <w:sz w:val="24"/>
          <w:szCs w:val="24"/>
        </w:rPr>
        <w:t>并与用</w:t>
      </w:r>
      <w:r w:rsidRPr="00D77533">
        <w:rPr>
          <w:rFonts w:asciiTheme="minorEastAsia" w:eastAsiaTheme="minorEastAsia" w:hAnsiTheme="minorEastAsia" w:hint="eastAsia"/>
          <w:sz w:val="24"/>
          <w:szCs w:val="24"/>
        </w:rPr>
        <w:t>户签订</w:t>
      </w:r>
      <w:r w:rsidRPr="00D77533">
        <w:rPr>
          <w:rFonts w:asciiTheme="minorEastAsia" w:eastAsiaTheme="minorEastAsia" w:hAnsiTheme="minorEastAsia" w:cs="MS Mincho"/>
          <w:sz w:val="24"/>
          <w:szCs w:val="24"/>
        </w:rPr>
        <w:t>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功能确</w:t>
      </w:r>
      <w:r w:rsidRPr="00D77533">
        <w:rPr>
          <w:rFonts w:asciiTheme="minorEastAsia" w:eastAsiaTheme="minorEastAsia" w:hAnsiTheme="minorEastAsia" w:hint="eastAsia"/>
          <w:sz w:val="24"/>
          <w:szCs w:val="24"/>
        </w:rPr>
        <w:t>认单。</w:t>
      </w:r>
    </w:p>
    <w:p w14:paraId="3F676C54" w14:textId="77777777" w:rsidR="00E36225" w:rsidRPr="00D77533" w:rsidRDefault="00E36225" w:rsidP="00E36225">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10.</w:t>
      </w:r>
      <w:r w:rsidRPr="00D77533">
        <w:rPr>
          <w:rFonts w:asciiTheme="minorEastAsia" w:eastAsiaTheme="minorEastAsia" w:hAnsiTheme="minorEastAsia" w:cs="MS Mincho"/>
          <w:sz w:val="24"/>
          <w:szCs w:val="24"/>
        </w:rPr>
        <w:t>当用</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需求超出需求</w:t>
      </w:r>
      <w:r w:rsidRPr="00D77533">
        <w:rPr>
          <w:rFonts w:asciiTheme="minorEastAsia" w:eastAsiaTheme="minorEastAsia" w:hAnsiTheme="minorEastAsia" w:hint="eastAsia"/>
          <w:sz w:val="24"/>
          <w:szCs w:val="24"/>
        </w:rPr>
        <w:t>说</w:t>
      </w:r>
      <w:r w:rsidRPr="00D77533">
        <w:rPr>
          <w:rFonts w:asciiTheme="minorEastAsia" w:eastAsiaTheme="minorEastAsia" w:hAnsiTheme="minorEastAsia" w:cs="MS Mincho"/>
          <w:sz w:val="24"/>
          <w:szCs w:val="24"/>
        </w:rPr>
        <w:t>明</w:t>
      </w:r>
      <w:r w:rsidRPr="00D77533">
        <w:rPr>
          <w:rFonts w:asciiTheme="minorEastAsia" w:eastAsiaTheme="minorEastAsia" w:hAnsiTheme="minorEastAsia" w:hint="eastAsia"/>
          <w:sz w:val="24"/>
          <w:szCs w:val="24"/>
        </w:rPr>
        <w:t>书</w:t>
      </w:r>
      <w:r w:rsidRPr="00D77533">
        <w:rPr>
          <w:rFonts w:asciiTheme="minorEastAsia" w:eastAsiaTheme="minorEastAsia" w:hAnsiTheme="minorEastAsia" w:cs="MS Mincho"/>
          <w:sz w:val="24"/>
          <w:szCs w:val="24"/>
        </w:rPr>
        <w:t>的范</w:t>
      </w:r>
      <w:r w:rsidRPr="00D77533">
        <w:rPr>
          <w:rFonts w:asciiTheme="minorEastAsia" w:eastAsiaTheme="minorEastAsia" w:hAnsiTheme="minorEastAsia" w:hint="eastAsia"/>
          <w:sz w:val="24"/>
          <w:szCs w:val="24"/>
        </w:rPr>
        <w:t>围</w:t>
      </w:r>
      <w:r w:rsidRPr="00D77533">
        <w:rPr>
          <w:rFonts w:asciiTheme="minorEastAsia" w:eastAsiaTheme="minorEastAsia" w:hAnsiTheme="minorEastAsia" w:cs="MS Mincho" w:hint="eastAsia"/>
          <w:sz w:val="24"/>
          <w:szCs w:val="24"/>
        </w:rPr>
        <w:t>时</w:t>
      </w:r>
      <w:r w:rsidRPr="00D77533">
        <w:rPr>
          <w:rFonts w:asciiTheme="minorEastAsia" w:eastAsiaTheme="minorEastAsia" w:hAnsiTheme="minorEastAsia" w:cs="MS Mincho"/>
          <w:sz w:val="24"/>
          <w:szCs w:val="24"/>
        </w:rPr>
        <w:t>，需提交需求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更，并在需求</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w:t>
      </w:r>
      <w:r w:rsidRPr="00D77533">
        <w:rPr>
          <w:rFonts w:asciiTheme="minorEastAsia" w:eastAsiaTheme="minorEastAsia" w:hAnsiTheme="minorEastAsia" w:hint="eastAsia"/>
          <w:sz w:val="24"/>
          <w:szCs w:val="24"/>
        </w:rPr>
        <w:t>单</w:t>
      </w:r>
      <w:r w:rsidRPr="00D77533">
        <w:rPr>
          <w:rFonts w:asciiTheme="minorEastAsia" w:eastAsiaTheme="minorEastAsia" w:hAnsiTheme="minorEastAsia" w:cs="MS Mincho"/>
          <w:sz w:val="24"/>
          <w:szCs w:val="24"/>
        </w:rPr>
        <w:t>上</w:t>
      </w:r>
      <w:r w:rsidRPr="00D77533">
        <w:rPr>
          <w:rFonts w:asciiTheme="minorEastAsia" w:eastAsiaTheme="minorEastAsia" w:hAnsiTheme="minorEastAsia" w:hint="eastAsia"/>
          <w:sz w:val="24"/>
          <w:szCs w:val="24"/>
        </w:rPr>
        <w:t>签</w:t>
      </w:r>
      <w:r w:rsidRPr="00D77533">
        <w:rPr>
          <w:rFonts w:asciiTheme="minorEastAsia" w:eastAsiaTheme="minorEastAsia" w:hAnsiTheme="minorEastAsia" w:cs="MS Mincho"/>
          <w:sz w:val="24"/>
          <w:szCs w:val="24"/>
        </w:rPr>
        <w:t>字。</w:t>
      </w:r>
    </w:p>
    <w:p w14:paraId="7DB3B4E5" w14:textId="77777777" w:rsidR="00E216F6" w:rsidRDefault="003F62D9" w:rsidP="00761147">
      <w:pPr>
        <w:pStyle w:val="4"/>
        <w:numPr>
          <w:ilvl w:val="2"/>
          <w:numId w:val="7"/>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p>
    <w:p w14:paraId="722FA1FC" w14:textId="77777777" w:rsidR="004505DC" w:rsidRDefault="004505DC" w:rsidP="004505DC">
      <w:pPr>
        <w:ind w:firstLine="480"/>
        <w:rPr>
          <w:rFonts w:asciiTheme="minorEastAsia" w:eastAsiaTheme="minorEastAsia" w:hAnsiTheme="minorEastAsia"/>
          <w:sz w:val="24"/>
          <w:szCs w:val="24"/>
        </w:rPr>
      </w:pPr>
      <w:bookmarkStart w:id="294" w:name="_Hlk500364489"/>
      <w:r>
        <w:rPr>
          <w:rFonts w:asciiTheme="minorEastAsia" w:eastAsiaTheme="minorEastAsia" w:hAnsiTheme="minorEastAsia" w:hint="eastAsia"/>
          <w:sz w:val="24"/>
          <w:szCs w:val="24"/>
        </w:rPr>
        <w:t>系统初始化包含初始化数据收集汇总和初始化数据实施。系统初始化主要分为</w:t>
      </w:r>
      <w:r w:rsidRPr="00B45BA8">
        <w:rPr>
          <w:rFonts w:asciiTheme="minorEastAsia" w:eastAsiaTheme="minorEastAsia" w:hAnsiTheme="minorEastAsia" w:hint="eastAsia"/>
          <w:sz w:val="24"/>
          <w:szCs w:val="24"/>
        </w:rPr>
        <w:t>角色权限初始化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业务流程初始化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基础数据初始化</w:t>
      </w:r>
      <w:r>
        <w:rPr>
          <w:rFonts w:asciiTheme="minorEastAsia" w:eastAsiaTheme="minorEastAsia" w:hAnsiTheme="minorEastAsia" w:hint="eastAsia"/>
          <w:sz w:val="24"/>
          <w:szCs w:val="24"/>
        </w:rPr>
        <w:t>、</w:t>
      </w:r>
      <w:r w:rsidRPr="00B45BA8">
        <w:rPr>
          <w:rFonts w:asciiTheme="minorEastAsia" w:eastAsiaTheme="minorEastAsia" w:hAnsiTheme="minorEastAsia" w:hint="eastAsia"/>
          <w:sz w:val="24"/>
          <w:szCs w:val="24"/>
        </w:rPr>
        <w:t>期初余额初始化</w:t>
      </w:r>
      <w:r>
        <w:rPr>
          <w:rFonts w:asciiTheme="minorEastAsia" w:eastAsiaTheme="minorEastAsia" w:hAnsiTheme="minorEastAsia" w:hint="eastAsia"/>
          <w:sz w:val="24"/>
          <w:szCs w:val="24"/>
        </w:rPr>
        <w:t xml:space="preserve">四大类。 </w:t>
      </w:r>
      <w:r>
        <w:rPr>
          <w:rFonts w:asciiTheme="minorEastAsia" w:eastAsiaTheme="minorEastAsia" w:hAnsiTheme="minorEastAsia"/>
          <w:sz w:val="24"/>
          <w:szCs w:val="24"/>
        </w:rPr>
        <w:t xml:space="preserve">           </w:t>
      </w:r>
    </w:p>
    <w:p w14:paraId="286636DC" w14:textId="77777777" w:rsidR="004505DC" w:rsidRDefault="007C308B" w:rsidP="004505DC">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系统初始化涉及单位包含高院省本级和两家中级人民法院</w:t>
      </w:r>
      <w:r w:rsidR="004505DC">
        <w:rPr>
          <w:rFonts w:asciiTheme="minorEastAsia" w:eastAsiaTheme="minorEastAsia" w:hAnsiTheme="minorEastAsia" w:hint="eastAsia"/>
          <w:sz w:val="24"/>
          <w:szCs w:val="24"/>
        </w:rPr>
        <w:t>。</w:t>
      </w:r>
    </w:p>
    <w:p w14:paraId="74536891" w14:textId="77777777" w:rsidR="00E36225" w:rsidRDefault="00E36225" w:rsidP="00E36225">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w:t>
      </w:r>
      <w:r>
        <w:rPr>
          <w:rFonts w:asciiTheme="minorEastAsia" w:eastAsiaTheme="minorEastAsia" w:hAnsiTheme="minorEastAsia" w:hint="eastAsia"/>
          <w:sz w:val="24"/>
          <w:szCs w:val="24"/>
        </w:rPr>
        <w:t>数据收集汇总</w:t>
      </w:r>
      <w:r w:rsidRPr="00D77533">
        <w:rPr>
          <w:rFonts w:asciiTheme="minorEastAsia" w:eastAsiaTheme="minorEastAsia" w:hAnsiTheme="minorEastAsia" w:hint="eastAsia"/>
          <w:sz w:val="24"/>
          <w:szCs w:val="24"/>
        </w:rPr>
        <w:t>主要包括以下内容：</w:t>
      </w:r>
    </w:p>
    <w:p w14:paraId="3EDF69ED" w14:textId="77777777" w:rsidR="00357731" w:rsidRDefault="00357731" w:rsidP="00761147">
      <w:pPr>
        <w:pStyle w:val="af0"/>
        <w:numPr>
          <w:ilvl w:val="0"/>
          <w:numId w:val="29"/>
        </w:numPr>
        <w:ind w:firstLineChars="0"/>
        <w:rPr>
          <w:rFonts w:asciiTheme="minorEastAsia" w:eastAsiaTheme="minorEastAsia" w:hAnsiTheme="minorEastAsia"/>
          <w:sz w:val="24"/>
          <w:szCs w:val="24"/>
        </w:rPr>
      </w:pPr>
      <w:r w:rsidRPr="00357731">
        <w:rPr>
          <w:rFonts w:asciiTheme="minorEastAsia" w:eastAsiaTheme="minorEastAsia" w:hAnsiTheme="minorEastAsia" w:hint="eastAsia"/>
          <w:sz w:val="24"/>
          <w:szCs w:val="24"/>
        </w:rPr>
        <w:t>通过现场演示沟通的方式，收集用户的初始化需求</w:t>
      </w:r>
      <w:r>
        <w:rPr>
          <w:rFonts w:asciiTheme="minorEastAsia" w:eastAsiaTheme="minorEastAsia" w:hAnsiTheme="minorEastAsia" w:hint="eastAsia"/>
          <w:sz w:val="24"/>
          <w:szCs w:val="24"/>
        </w:rPr>
        <w:t>。</w:t>
      </w:r>
    </w:p>
    <w:p w14:paraId="1BEF8EA1" w14:textId="77777777" w:rsidR="00E36225" w:rsidRPr="00357731" w:rsidRDefault="00357731" w:rsidP="00761147">
      <w:pPr>
        <w:pStyle w:val="af0"/>
        <w:numPr>
          <w:ilvl w:val="0"/>
          <w:numId w:val="29"/>
        </w:numPr>
        <w:ind w:firstLineChars="0"/>
        <w:rPr>
          <w:rFonts w:asciiTheme="minorEastAsia" w:eastAsiaTheme="minorEastAsia" w:hAnsiTheme="minorEastAsia"/>
          <w:sz w:val="24"/>
          <w:szCs w:val="24"/>
        </w:rPr>
      </w:pPr>
      <w:r w:rsidRPr="00357731">
        <w:rPr>
          <w:rFonts w:asciiTheme="minorEastAsia" w:eastAsiaTheme="minorEastAsia" w:hAnsiTheme="minorEastAsia" w:hint="eastAsia"/>
          <w:sz w:val="24"/>
          <w:szCs w:val="24"/>
        </w:rPr>
        <w:t>主要包括会计科目、标准账套、各类会计核算账套、辅助项、凭证模板等相关内容。</w:t>
      </w:r>
    </w:p>
    <w:p w14:paraId="503F6EAF" w14:textId="77777777" w:rsidR="00E216F6" w:rsidRPr="00D77533" w:rsidRDefault="003F62D9" w:rsidP="000E0D93">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系统初始化实施主要包括，以下内容：</w:t>
      </w:r>
    </w:p>
    <w:p w14:paraId="2C861242" w14:textId="77777777" w:rsidR="000936D4" w:rsidRPr="00D77533" w:rsidRDefault="003F62D9" w:rsidP="00761147">
      <w:pPr>
        <w:numPr>
          <w:ilvl w:val="0"/>
          <w:numId w:val="20"/>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会计科目初始化</w:t>
      </w:r>
    </w:p>
    <w:p w14:paraId="2E7729EC" w14:textId="77777777" w:rsidR="000936D4" w:rsidRPr="00D77533" w:rsidRDefault="003F62D9" w:rsidP="00761147">
      <w:pPr>
        <w:numPr>
          <w:ilvl w:val="0"/>
          <w:numId w:val="20"/>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标准账套建立</w:t>
      </w:r>
    </w:p>
    <w:p w14:paraId="2C900233" w14:textId="77777777" w:rsidR="000936D4" w:rsidRPr="00D77533" w:rsidRDefault="003F62D9" w:rsidP="00761147">
      <w:pPr>
        <w:numPr>
          <w:ilvl w:val="0"/>
          <w:numId w:val="20"/>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各类会计核算账套建立</w:t>
      </w:r>
    </w:p>
    <w:p w14:paraId="2BB13299" w14:textId="77777777" w:rsidR="000936D4" w:rsidRPr="00D77533" w:rsidRDefault="003F62D9" w:rsidP="00761147">
      <w:pPr>
        <w:numPr>
          <w:ilvl w:val="0"/>
          <w:numId w:val="20"/>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辅助项设置</w:t>
      </w:r>
    </w:p>
    <w:p w14:paraId="47EEE9C7" w14:textId="77777777" w:rsidR="000936D4" w:rsidRPr="00D77533" w:rsidRDefault="003F62D9" w:rsidP="00761147">
      <w:pPr>
        <w:numPr>
          <w:ilvl w:val="0"/>
          <w:numId w:val="20"/>
        </w:numPr>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凭证模板设置</w:t>
      </w:r>
    </w:p>
    <w:bookmarkEnd w:id="294"/>
    <w:p w14:paraId="338B5B19" w14:textId="77777777" w:rsidR="00D26B9B" w:rsidRDefault="00D26B9B" w:rsidP="00761147">
      <w:pPr>
        <w:pStyle w:val="4"/>
        <w:numPr>
          <w:ilvl w:val="2"/>
          <w:numId w:val="7"/>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系统培训</w:t>
      </w:r>
    </w:p>
    <w:p w14:paraId="0432A5D4" w14:textId="77777777" w:rsidR="002D7A0C" w:rsidRPr="00D46F68" w:rsidRDefault="002B5B7C" w:rsidP="002D7A0C">
      <w:pPr>
        <w:ind w:firstLine="480"/>
        <w:rPr>
          <w:rFonts w:asciiTheme="minorEastAsia" w:eastAsiaTheme="minorEastAsia" w:hAnsiTheme="minorEastAsia"/>
          <w:sz w:val="24"/>
          <w:szCs w:val="24"/>
        </w:rPr>
      </w:pPr>
      <w:bookmarkStart w:id="295" w:name="_Hlk500364793"/>
      <w:r>
        <w:rPr>
          <w:rFonts w:asciiTheme="minorEastAsia" w:eastAsiaTheme="minorEastAsia" w:hAnsiTheme="minorEastAsia" w:hint="eastAsia"/>
          <w:sz w:val="24"/>
          <w:szCs w:val="24"/>
        </w:rPr>
        <w:t>系统培训包含省本级和两家中级人民法院两部分。</w:t>
      </w:r>
    </w:p>
    <w:p w14:paraId="26105E07" w14:textId="77777777" w:rsidR="00030513" w:rsidRPr="004D6491" w:rsidRDefault="00030513" w:rsidP="00030513">
      <w:pPr>
        <w:ind w:firstLine="480"/>
        <w:rPr>
          <w:rFonts w:asciiTheme="minorEastAsia" w:eastAsiaTheme="minorEastAsia" w:hAnsiTheme="minorEastAsia"/>
          <w:b/>
          <w:sz w:val="24"/>
          <w:szCs w:val="24"/>
        </w:rPr>
      </w:pPr>
      <w:r w:rsidRPr="004D6491">
        <w:rPr>
          <w:rFonts w:asciiTheme="minorEastAsia" w:eastAsiaTheme="minorEastAsia" w:hAnsiTheme="minorEastAsia" w:hint="eastAsia"/>
          <w:b/>
          <w:sz w:val="24"/>
          <w:szCs w:val="24"/>
        </w:rPr>
        <w:t>培训对象和内容</w:t>
      </w:r>
    </w:p>
    <w:p w14:paraId="5CF40C3B" w14:textId="77777777" w:rsidR="00030513" w:rsidRPr="004D6491" w:rsidRDefault="00E91BC4"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系统初始化部署完成后，为确保各处室使用人员能正确使用系统，服务公司对</w:t>
      </w:r>
      <w:r>
        <w:rPr>
          <w:rFonts w:asciiTheme="minorEastAsia" w:eastAsiaTheme="minorEastAsia" w:hAnsiTheme="minorEastAsia" w:hint="eastAsia"/>
          <w:sz w:val="24"/>
          <w:szCs w:val="24"/>
        </w:rPr>
        <w:t>3家法院</w:t>
      </w:r>
      <w:r w:rsidRPr="004D6491">
        <w:rPr>
          <w:rFonts w:asciiTheme="minorEastAsia" w:eastAsiaTheme="minorEastAsia" w:hAnsiTheme="minorEastAsia" w:hint="eastAsia"/>
          <w:sz w:val="24"/>
          <w:szCs w:val="24"/>
        </w:rPr>
        <w:t>进行</w:t>
      </w:r>
      <w:r>
        <w:rPr>
          <w:rFonts w:asciiTheme="minorEastAsia" w:eastAsiaTheme="minorEastAsia" w:hAnsiTheme="minorEastAsia" w:hint="eastAsia"/>
          <w:sz w:val="24"/>
          <w:szCs w:val="24"/>
        </w:rPr>
        <w:t>统一讲解演示</w:t>
      </w:r>
      <w:r w:rsidRPr="004D6491">
        <w:rPr>
          <w:rFonts w:asciiTheme="minorEastAsia" w:eastAsiaTheme="minorEastAsia" w:hAnsiTheme="minorEastAsia" w:hint="eastAsia"/>
          <w:sz w:val="24"/>
          <w:szCs w:val="24"/>
        </w:rPr>
        <w:t>培训和现场操作辅导，</w:t>
      </w:r>
      <w:r>
        <w:rPr>
          <w:rFonts w:asciiTheme="minorEastAsia" w:eastAsiaTheme="minorEastAsia" w:hAnsiTheme="minorEastAsia" w:hint="eastAsia"/>
          <w:sz w:val="24"/>
          <w:szCs w:val="24"/>
        </w:rPr>
        <w:t>培训总计为</w:t>
      </w:r>
      <w:r>
        <w:rPr>
          <w:rFonts w:asciiTheme="minorEastAsia" w:eastAsiaTheme="minorEastAsia" w:hAnsiTheme="minorEastAsia"/>
          <w:sz w:val="24"/>
          <w:szCs w:val="24"/>
        </w:rPr>
        <w:t>3</w:t>
      </w:r>
      <w:r>
        <w:rPr>
          <w:rFonts w:asciiTheme="minorEastAsia" w:eastAsiaTheme="minorEastAsia" w:hAnsiTheme="minorEastAsia" w:hint="eastAsia"/>
          <w:sz w:val="24"/>
          <w:szCs w:val="24"/>
        </w:rPr>
        <w:t>批次，第一批次培训对象为</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高级人民法院省本级，剩余的</w:t>
      </w:r>
      <w:r>
        <w:rPr>
          <w:rFonts w:asciiTheme="minorEastAsia" w:eastAsiaTheme="minorEastAsia" w:hAnsiTheme="minorEastAsia"/>
          <w:sz w:val="24"/>
          <w:szCs w:val="24"/>
        </w:rPr>
        <w:t>2</w:t>
      </w:r>
      <w:r>
        <w:rPr>
          <w:rFonts w:asciiTheme="minorEastAsia" w:eastAsiaTheme="minorEastAsia" w:hAnsiTheme="minorEastAsia" w:hint="eastAsia"/>
          <w:sz w:val="24"/>
          <w:szCs w:val="24"/>
        </w:rPr>
        <w:t>批次按各中级人民</w:t>
      </w:r>
      <w:r>
        <w:rPr>
          <w:rFonts w:asciiTheme="minorEastAsia" w:eastAsiaTheme="minorEastAsia" w:hAnsiTheme="minorEastAsia" w:hint="eastAsia"/>
          <w:sz w:val="24"/>
          <w:szCs w:val="24"/>
        </w:rPr>
        <w:lastRenderedPageBreak/>
        <w:t>法院为单位组织，培训对象为当地中级人民法院。</w:t>
      </w:r>
    </w:p>
    <w:p w14:paraId="19861D89" w14:textId="77777777" w:rsidR="00030513" w:rsidRPr="00E92A19" w:rsidRDefault="00030513" w:rsidP="00761147">
      <w:pPr>
        <w:pStyle w:val="af0"/>
        <w:numPr>
          <w:ilvl w:val="0"/>
          <w:numId w:val="32"/>
        </w:numPr>
        <w:ind w:firstLineChars="0"/>
        <w:rPr>
          <w:rFonts w:asciiTheme="minorEastAsia" w:eastAsiaTheme="minorEastAsia" w:hAnsiTheme="minorEastAsia"/>
          <w:b/>
          <w:sz w:val="24"/>
          <w:szCs w:val="24"/>
        </w:rPr>
      </w:pPr>
      <w:r w:rsidRPr="00E92A19">
        <w:rPr>
          <w:rFonts w:asciiTheme="minorEastAsia" w:eastAsiaTheme="minorEastAsia" w:hAnsiTheme="minorEastAsia" w:hint="eastAsia"/>
          <w:b/>
          <w:sz w:val="24"/>
          <w:szCs w:val="24"/>
        </w:rPr>
        <w:t>统一讲解演示培训</w:t>
      </w:r>
    </w:p>
    <w:p w14:paraId="4927CC0A"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服务公司对相关财务人员和使用人员，对会计核算管理模块进行系统培训。培训对象和内容如下：</w:t>
      </w:r>
    </w:p>
    <w:p w14:paraId="16CB691D"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培训内容：针对</w:t>
      </w:r>
      <w:r w:rsidR="00422B77">
        <w:rPr>
          <w:rFonts w:asciiTheme="minorEastAsia" w:eastAsiaTheme="minorEastAsia" w:hAnsiTheme="minorEastAsia" w:hint="eastAsia"/>
          <w:sz w:val="24"/>
          <w:szCs w:val="24"/>
        </w:rPr>
        <w:t>广西壮族自治区</w:t>
      </w:r>
      <w:r w:rsidRPr="00832C37">
        <w:rPr>
          <w:rFonts w:asciiTheme="minorEastAsia" w:eastAsiaTheme="minorEastAsia" w:hAnsiTheme="minorEastAsia" w:hint="eastAsia"/>
          <w:sz w:val="24"/>
          <w:szCs w:val="24"/>
        </w:rPr>
        <w:t>高级人民法院司法行政综合管理系统，讲解会计核算管理模块的相关政策解读、相关业务要求、系统功能、系统操作使用方法、常见业务问题及其处理方法</w:t>
      </w:r>
    </w:p>
    <w:p w14:paraId="148C29F8"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培训名称：</w:t>
      </w:r>
      <w:r w:rsidR="00422B77">
        <w:rPr>
          <w:rFonts w:asciiTheme="minorEastAsia" w:eastAsiaTheme="minorEastAsia" w:hAnsiTheme="minorEastAsia" w:hint="eastAsia"/>
          <w:sz w:val="24"/>
          <w:szCs w:val="24"/>
        </w:rPr>
        <w:t>广西壮族自治区</w:t>
      </w:r>
      <w:r w:rsidRPr="00832C37">
        <w:rPr>
          <w:rFonts w:asciiTheme="minorEastAsia" w:eastAsiaTheme="minorEastAsia" w:hAnsiTheme="minorEastAsia" w:hint="eastAsia"/>
          <w:sz w:val="24"/>
          <w:szCs w:val="24"/>
        </w:rPr>
        <w:t>高级人民法院司法行政综合管理系统培训</w:t>
      </w:r>
    </w:p>
    <w:p w14:paraId="6032DDEB"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培训对象：需使用上述子系统的相关处室业务管理人员和财务人员</w:t>
      </w:r>
    </w:p>
    <w:p w14:paraId="1A785D82"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培训形式：系统讲解、操作演示、疑问解答</w:t>
      </w:r>
    </w:p>
    <w:p w14:paraId="16A8159A"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培训地点：</w:t>
      </w:r>
      <w:r w:rsidR="00422B77">
        <w:rPr>
          <w:rFonts w:asciiTheme="minorEastAsia" w:eastAsiaTheme="minorEastAsia" w:hAnsiTheme="minorEastAsia" w:hint="eastAsia"/>
          <w:sz w:val="24"/>
          <w:szCs w:val="24"/>
        </w:rPr>
        <w:t>广西壮族自治区</w:t>
      </w:r>
      <w:r w:rsidRPr="00832C37">
        <w:rPr>
          <w:rFonts w:asciiTheme="minorEastAsia" w:eastAsiaTheme="minorEastAsia" w:hAnsiTheme="minorEastAsia" w:hint="eastAsia"/>
          <w:sz w:val="24"/>
          <w:szCs w:val="24"/>
        </w:rPr>
        <w:t>高级人民法院或各批次涉及的中级人民法院</w:t>
      </w:r>
    </w:p>
    <w:p w14:paraId="49517276"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培训时长：每期</w:t>
      </w:r>
      <w:r w:rsidRPr="00832C37">
        <w:rPr>
          <w:rFonts w:asciiTheme="minorEastAsia" w:eastAsiaTheme="minorEastAsia" w:hAnsiTheme="minorEastAsia"/>
          <w:sz w:val="24"/>
          <w:szCs w:val="24"/>
        </w:rPr>
        <w:t>1</w:t>
      </w:r>
      <w:r w:rsidRPr="00832C37">
        <w:rPr>
          <w:rFonts w:asciiTheme="minorEastAsia" w:eastAsiaTheme="minorEastAsia" w:hAnsiTheme="minorEastAsia" w:hint="eastAsia"/>
          <w:sz w:val="24"/>
          <w:szCs w:val="24"/>
        </w:rPr>
        <w:t>.5天（</w:t>
      </w:r>
      <w:r w:rsidRPr="00832C37">
        <w:rPr>
          <w:rFonts w:asciiTheme="minorEastAsia" w:eastAsiaTheme="minorEastAsia" w:hAnsiTheme="minorEastAsia"/>
          <w:sz w:val="24"/>
          <w:szCs w:val="24"/>
        </w:rPr>
        <w:t>12</w:t>
      </w:r>
      <w:r w:rsidRPr="00832C37">
        <w:rPr>
          <w:rFonts w:asciiTheme="minorEastAsia" w:eastAsiaTheme="minorEastAsia" w:hAnsiTheme="minorEastAsia" w:hint="eastAsia"/>
          <w:sz w:val="24"/>
          <w:szCs w:val="24"/>
        </w:rPr>
        <w:t>小时）</w:t>
      </w:r>
    </w:p>
    <w:p w14:paraId="54A0F793"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培训期次：每个批次1期，共</w:t>
      </w:r>
      <w:r w:rsidRPr="00832C37">
        <w:rPr>
          <w:rFonts w:asciiTheme="minorEastAsia" w:eastAsiaTheme="minorEastAsia" w:hAnsiTheme="minorEastAsia"/>
          <w:sz w:val="24"/>
          <w:szCs w:val="24"/>
        </w:rPr>
        <w:t>15</w:t>
      </w:r>
      <w:r w:rsidRPr="00832C37">
        <w:rPr>
          <w:rFonts w:asciiTheme="minorEastAsia" w:eastAsiaTheme="minorEastAsia" w:hAnsiTheme="minorEastAsia" w:hint="eastAsia"/>
          <w:sz w:val="24"/>
          <w:szCs w:val="24"/>
        </w:rPr>
        <w:t>期</w:t>
      </w:r>
    </w:p>
    <w:p w14:paraId="3E46B305"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培训师资：服务公司总部高级培训工程师1人、驻场技术实施工程师</w:t>
      </w:r>
      <w:r w:rsidR="00E91BC4">
        <w:rPr>
          <w:rFonts w:asciiTheme="minorEastAsia" w:eastAsiaTheme="minorEastAsia" w:hAnsiTheme="minorEastAsia"/>
          <w:sz w:val="24"/>
          <w:szCs w:val="24"/>
        </w:rPr>
        <w:t>1</w:t>
      </w:r>
      <w:r w:rsidRPr="00832C37">
        <w:rPr>
          <w:rFonts w:asciiTheme="minorEastAsia" w:eastAsiaTheme="minorEastAsia" w:hAnsiTheme="minorEastAsia" w:hint="eastAsia"/>
          <w:sz w:val="24"/>
          <w:szCs w:val="24"/>
        </w:rPr>
        <w:t>人</w:t>
      </w:r>
    </w:p>
    <w:p w14:paraId="394EA0E2" w14:textId="77777777" w:rsidR="00030513" w:rsidRPr="004D6491"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培训资料：培训教程和手册，每名参培人员1套</w:t>
      </w:r>
    </w:p>
    <w:p w14:paraId="187EBE51" w14:textId="77777777" w:rsidR="00030513" w:rsidRPr="00237B40" w:rsidRDefault="00030513" w:rsidP="00761147">
      <w:pPr>
        <w:pStyle w:val="af0"/>
        <w:numPr>
          <w:ilvl w:val="0"/>
          <w:numId w:val="32"/>
        </w:numPr>
        <w:ind w:firstLineChars="0"/>
        <w:rPr>
          <w:rFonts w:asciiTheme="minorEastAsia" w:eastAsiaTheme="minorEastAsia" w:hAnsiTheme="minorEastAsia"/>
          <w:sz w:val="24"/>
          <w:szCs w:val="24"/>
        </w:rPr>
      </w:pPr>
      <w:r w:rsidRPr="00237B40">
        <w:rPr>
          <w:rFonts w:asciiTheme="minorEastAsia" w:eastAsiaTheme="minorEastAsia" w:hAnsiTheme="minorEastAsia" w:hint="eastAsia"/>
          <w:sz w:val="24"/>
          <w:szCs w:val="24"/>
        </w:rPr>
        <w:t>现场操作辅导</w:t>
      </w:r>
    </w:p>
    <w:p w14:paraId="5157F674"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为协助各处室相关人员尽快熟悉系统功能，帮助使用人解决系统使用过程中遇到的问题，服务公司将分批次</w:t>
      </w:r>
      <w:r>
        <w:rPr>
          <w:rFonts w:asciiTheme="minorEastAsia" w:eastAsiaTheme="minorEastAsia" w:hAnsiTheme="minorEastAsia" w:hint="eastAsia"/>
          <w:sz w:val="24"/>
          <w:szCs w:val="24"/>
        </w:rPr>
        <w:t>对参与培训的</w:t>
      </w:r>
      <w:r w:rsidRPr="004D6491">
        <w:rPr>
          <w:rFonts w:asciiTheme="minorEastAsia" w:eastAsiaTheme="minorEastAsia" w:hAnsiTheme="minorEastAsia" w:hint="eastAsia"/>
          <w:sz w:val="24"/>
          <w:szCs w:val="24"/>
        </w:rPr>
        <w:t>相关人员进行现场操作辅导。</w:t>
      </w:r>
    </w:p>
    <w:p w14:paraId="36968F7E"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培训名称：</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D6491">
        <w:rPr>
          <w:rFonts w:asciiTheme="minorEastAsia" w:eastAsiaTheme="minorEastAsia" w:hAnsiTheme="minorEastAsia" w:hint="eastAsia"/>
          <w:sz w:val="24"/>
          <w:szCs w:val="24"/>
        </w:rPr>
        <w:t>司法行政</w:t>
      </w:r>
      <w:r>
        <w:rPr>
          <w:rFonts w:asciiTheme="minorEastAsia" w:eastAsiaTheme="minorEastAsia" w:hAnsiTheme="minorEastAsia" w:hint="eastAsia"/>
          <w:sz w:val="24"/>
          <w:szCs w:val="24"/>
        </w:rPr>
        <w:t>综合</w:t>
      </w:r>
      <w:r w:rsidRPr="004D6491">
        <w:rPr>
          <w:rFonts w:asciiTheme="minorEastAsia" w:eastAsiaTheme="minorEastAsia" w:hAnsiTheme="minorEastAsia" w:hint="eastAsia"/>
          <w:sz w:val="24"/>
          <w:szCs w:val="24"/>
        </w:rPr>
        <w:t>管理系统培训</w:t>
      </w:r>
    </w:p>
    <w:p w14:paraId="490B95F6" w14:textId="77777777" w:rsidR="00030513" w:rsidRPr="00832C37"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培训内容：针对</w:t>
      </w:r>
      <w:r w:rsidR="00422B77">
        <w:rPr>
          <w:rFonts w:asciiTheme="minorEastAsia" w:eastAsiaTheme="minorEastAsia" w:hAnsiTheme="minorEastAsia" w:hint="eastAsia"/>
          <w:sz w:val="24"/>
          <w:szCs w:val="24"/>
        </w:rPr>
        <w:t>广西壮族自治区</w:t>
      </w:r>
      <w:r w:rsidRPr="00832C37">
        <w:rPr>
          <w:rFonts w:asciiTheme="minorEastAsia" w:eastAsiaTheme="minorEastAsia" w:hAnsiTheme="minorEastAsia" w:hint="eastAsia"/>
          <w:sz w:val="24"/>
          <w:szCs w:val="24"/>
        </w:rPr>
        <w:t>高级人民法院司法行政综合管理系统的会计核算管理模块，辅导使用人在实际系统上操作系统登录/信息录入/领用/审批/统计查询等常用功能的填报方法和操作步骤，解答使用人对业务管理流程和常见问题处理方法的疑问。</w:t>
      </w:r>
    </w:p>
    <w:p w14:paraId="5C84D941"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培训对象：需使用上述子系统的相关处室业务管理人员和财务人员</w:t>
      </w:r>
    </w:p>
    <w:p w14:paraId="6F8F791D"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培训形式：现场操作辅导、疑问解答</w:t>
      </w:r>
    </w:p>
    <w:p w14:paraId="6E2639F4"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培训地点：</w:t>
      </w:r>
      <w:r w:rsidR="00422B77">
        <w:rPr>
          <w:rFonts w:asciiTheme="minorEastAsia" w:eastAsiaTheme="minorEastAsia" w:hAnsiTheme="minorEastAsia" w:hint="eastAsia"/>
          <w:sz w:val="24"/>
          <w:szCs w:val="24"/>
        </w:rPr>
        <w:t>广西壮族自治区</w:t>
      </w:r>
      <w:r w:rsidRPr="00832C37">
        <w:rPr>
          <w:rFonts w:asciiTheme="minorEastAsia" w:eastAsiaTheme="minorEastAsia" w:hAnsiTheme="minorEastAsia" w:hint="eastAsia"/>
          <w:sz w:val="24"/>
          <w:szCs w:val="24"/>
        </w:rPr>
        <w:t>高级人民法院或各批次涉及的中级人民法院</w:t>
      </w:r>
    </w:p>
    <w:p w14:paraId="4B8A3F8C" w14:textId="77777777" w:rsidR="00030513" w:rsidRPr="00832C37"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培训时长：每期</w:t>
      </w:r>
      <w:r w:rsidRPr="00832C37">
        <w:rPr>
          <w:rFonts w:asciiTheme="minorEastAsia" w:eastAsiaTheme="minorEastAsia" w:hAnsiTheme="minorEastAsia"/>
          <w:sz w:val="24"/>
          <w:szCs w:val="24"/>
        </w:rPr>
        <w:t>1.5</w:t>
      </w:r>
      <w:r w:rsidRPr="00832C37">
        <w:rPr>
          <w:rFonts w:asciiTheme="minorEastAsia" w:eastAsiaTheme="minorEastAsia" w:hAnsiTheme="minorEastAsia" w:hint="eastAsia"/>
          <w:sz w:val="24"/>
          <w:szCs w:val="24"/>
        </w:rPr>
        <w:t>天（</w:t>
      </w:r>
      <w:r w:rsidRPr="00832C37">
        <w:rPr>
          <w:rFonts w:asciiTheme="minorEastAsia" w:eastAsiaTheme="minorEastAsia" w:hAnsiTheme="minorEastAsia"/>
          <w:sz w:val="24"/>
          <w:szCs w:val="24"/>
        </w:rPr>
        <w:t>12</w:t>
      </w:r>
      <w:r w:rsidRPr="00832C37">
        <w:rPr>
          <w:rFonts w:asciiTheme="minorEastAsia" w:eastAsiaTheme="minorEastAsia" w:hAnsiTheme="minorEastAsia" w:hint="eastAsia"/>
          <w:sz w:val="24"/>
          <w:szCs w:val="24"/>
        </w:rPr>
        <w:t>小时）；每名培训工程师进行现场辅导</w:t>
      </w:r>
      <w:r w:rsidRPr="00832C37">
        <w:rPr>
          <w:rFonts w:asciiTheme="minorEastAsia" w:eastAsiaTheme="minorEastAsia" w:hAnsiTheme="minorEastAsia"/>
          <w:sz w:val="24"/>
          <w:szCs w:val="24"/>
        </w:rPr>
        <w:t>1.5</w:t>
      </w:r>
      <w:r w:rsidRPr="00832C37">
        <w:rPr>
          <w:rFonts w:asciiTheme="minorEastAsia" w:eastAsiaTheme="minorEastAsia" w:hAnsiTheme="minorEastAsia" w:hint="eastAsia"/>
          <w:sz w:val="24"/>
          <w:szCs w:val="24"/>
        </w:rPr>
        <w:t>天</w:t>
      </w:r>
    </w:p>
    <w:p w14:paraId="11B4CC15" w14:textId="77777777" w:rsidR="00030513" w:rsidRPr="004D6491" w:rsidRDefault="00030513" w:rsidP="00030513">
      <w:pPr>
        <w:ind w:firstLine="480"/>
        <w:rPr>
          <w:rFonts w:asciiTheme="minorEastAsia" w:eastAsiaTheme="minorEastAsia" w:hAnsiTheme="minorEastAsia"/>
          <w:sz w:val="24"/>
          <w:szCs w:val="24"/>
        </w:rPr>
      </w:pPr>
      <w:r w:rsidRPr="00832C37">
        <w:rPr>
          <w:rFonts w:asciiTheme="minorEastAsia" w:eastAsiaTheme="minorEastAsia" w:hAnsiTheme="minorEastAsia" w:hint="eastAsia"/>
          <w:sz w:val="24"/>
          <w:szCs w:val="24"/>
        </w:rPr>
        <w:t>培训期次：每个批次1期，共</w:t>
      </w:r>
      <w:r w:rsidRPr="00832C37">
        <w:rPr>
          <w:rFonts w:asciiTheme="minorEastAsia" w:eastAsiaTheme="minorEastAsia" w:hAnsiTheme="minorEastAsia"/>
          <w:sz w:val="24"/>
          <w:szCs w:val="24"/>
        </w:rPr>
        <w:t>15</w:t>
      </w:r>
      <w:r w:rsidRPr="00832C37">
        <w:rPr>
          <w:rFonts w:asciiTheme="minorEastAsia" w:eastAsiaTheme="minorEastAsia" w:hAnsiTheme="minorEastAsia" w:hint="eastAsia"/>
          <w:sz w:val="24"/>
          <w:szCs w:val="24"/>
        </w:rPr>
        <w:t>期</w:t>
      </w:r>
    </w:p>
    <w:p w14:paraId="6005FC85"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培训师资：服务公司总部高级培训工程师1人、驻场技术实施工程师</w:t>
      </w:r>
      <w:r w:rsidR="00E91BC4">
        <w:rPr>
          <w:rFonts w:asciiTheme="minorEastAsia" w:eastAsiaTheme="minorEastAsia" w:hAnsiTheme="minorEastAsia"/>
          <w:sz w:val="24"/>
          <w:szCs w:val="24"/>
        </w:rPr>
        <w:t>1</w:t>
      </w:r>
      <w:r w:rsidRPr="004D6491">
        <w:rPr>
          <w:rFonts w:asciiTheme="minorEastAsia" w:eastAsiaTheme="minorEastAsia" w:hAnsiTheme="minorEastAsia" w:hint="eastAsia"/>
          <w:sz w:val="24"/>
          <w:szCs w:val="24"/>
        </w:rPr>
        <w:t>人</w:t>
      </w:r>
    </w:p>
    <w:p w14:paraId="60B571AD" w14:textId="77777777" w:rsidR="00D11694" w:rsidRDefault="00D11694" w:rsidP="00030513">
      <w:pPr>
        <w:ind w:firstLine="480"/>
        <w:rPr>
          <w:ins w:id="296" w:author="微软用户" w:date="2018-02-07T15:50:00Z"/>
          <w:rFonts w:asciiTheme="minorEastAsia" w:eastAsiaTheme="minorEastAsia" w:hAnsiTheme="minorEastAsia"/>
          <w:b/>
          <w:sz w:val="24"/>
          <w:szCs w:val="24"/>
        </w:rPr>
      </w:pPr>
    </w:p>
    <w:p w14:paraId="2BD6E140" w14:textId="77777777" w:rsidR="00030513" w:rsidRPr="00D721A9" w:rsidRDefault="00030513" w:rsidP="00030513">
      <w:pPr>
        <w:ind w:firstLine="480"/>
        <w:rPr>
          <w:rFonts w:asciiTheme="minorEastAsia" w:eastAsiaTheme="minorEastAsia" w:hAnsiTheme="minorEastAsia"/>
          <w:b/>
          <w:sz w:val="24"/>
          <w:szCs w:val="24"/>
        </w:rPr>
      </w:pPr>
      <w:r w:rsidRPr="00D721A9">
        <w:rPr>
          <w:rFonts w:asciiTheme="minorEastAsia" w:eastAsiaTheme="minorEastAsia" w:hAnsiTheme="minorEastAsia" w:hint="eastAsia"/>
          <w:b/>
          <w:sz w:val="24"/>
          <w:szCs w:val="24"/>
        </w:rPr>
        <w:lastRenderedPageBreak/>
        <w:t>培训组织流程</w:t>
      </w:r>
    </w:p>
    <w:p w14:paraId="6D8C2133"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为确保培训顺利开展，保证培训的及时性和有效性，提高培训效果和质量，需规范培训组织流程。包括:</w:t>
      </w:r>
    </w:p>
    <w:p w14:paraId="33E29046"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培训需求调研和计划制定</w:t>
      </w:r>
    </w:p>
    <w:p w14:paraId="15C592E4"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w:t>
      </w:r>
    </w:p>
    <w:p w14:paraId="57A0F6EA"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培训教材准备</w:t>
      </w:r>
    </w:p>
    <w:p w14:paraId="552D50CA"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培训场地和后勤准备</w:t>
      </w:r>
    </w:p>
    <w:p w14:paraId="468130CC"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培训实施</w:t>
      </w:r>
    </w:p>
    <w:p w14:paraId="6539CCA9"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培训总结</w:t>
      </w:r>
    </w:p>
    <w:p w14:paraId="756D6554"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培训资料归档</w:t>
      </w:r>
    </w:p>
    <w:p w14:paraId="00D543FA" w14:textId="77777777" w:rsidR="00030513" w:rsidRPr="00EA3403" w:rsidRDefault="00030513" w:rsidP="00761147">
      <w:pPr>
        <w:pStyle w:val="af0"/>
        <w:numPr>
          <w:ilvl w:val="0"/>
          <w:numId w:val="32"/>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培训需求调研和计划制定</w:t>
      </w:r>
    </w:p>
    <w:p w14:paraId="109D760F" w14:textId="77777777" w:rsidR="00030513" w:rsidRPr="004D6491" w:rsidRDefault="00422B77" w:rsidP="00030513">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广西壮族自治区</w:t>
      </w:r>
      <w:r w:rsidR="00030513">
        <w:rPr>
          <w:rFonts w:asciiTheme="minorEastAsia" w:eastAsiaTheme="minorEastAsia" w:hAnsiTheme="minorEastAsia" w:hint="eastAsia"/>
          <w:sz w:val="24"/>
          <w:szCs w:val="24"/>
        </w:rPr>
        <w:t>高级人民法院</w:t>
      </w:r>
      <w:r w:rsidR="00030513" w:rsidRPr="004D6491">
        <w:rPr>
          <w:rFonts w:asciiTheme="minorEastAsia" w:eastAsiaTheme="minorEastAsia" w:hAnsiTheme="minorEastAsia" w:hint="eastAsia"/>
          <w:sz w:val="24"/>
          <w:szCs w:val="24"/>
        </w:rPr>
        <w:t>组织服务公司、参培</w:t>
      </w:r>
      <w:r w:rsidR="00030513">
        <w:rPr>
          <w:rFonts w:asciiTheme="minorEastAsia" w:eastAsiaTheme="minorEastAsia" w:hAnsiTheme="minorEastAsia" w:hint="eastAsia"/>
          <w:sz w:val="24"/>
          <w:szCs w:val="24"/>
        </w:rPr>
        <w:t>单位</w:t>
      </w:r>
      <w:r w:rsidR="00030513" w:rsidRPr="004D6491">
        <w:rPr>
          <w:rFonts w:asciiTheme="minorEastAsia" w:eastAsiaTheme="minorEastAsia" w:hAnsiTheme="minorEastAsia" w:hint="eastAsia"/>
          <w:sz w:val="24"/>
          <w:szCs w:val="24"/>
        </w:rPr>
        <w:t>相关负责人，沟通培训内容和目标，沟通参培需求和工作安排，确定具体培训计划。沟通内容包括但不限于：</w:t>
      </w:r>
    </w:p>
    <w:p w14:paraId="03C6E5AF"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培训对象</w:t>
      </w:r>
    </w:p>
    <w:p w14:paraId="00662D74"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培训目标要求</w:t>
      </w:r>
    </w:p>
    <w:p w14:paraId="6AEA5FD1"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培训内容要点</w:t>
      </w:r>
    </w:p>
    <w:p w14:paraId="3C6ABE9D"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培训形式和时长</w:t>
      </w:r>
    </w:p>
    <w:p w14:paraId="661F6A05"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培训地点安排</w:t>
      </w:r>
    </w:p>
    <w:p w14:paraId="5E332B9D"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培训师资安排</w:t>
      </w:r>
    </w:p>
    <w:p w14:paraId="6C1D1228"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室工作安排</w:t>
      </w:r>
    </w:p>
    <w:p w14:paraId="324E667E"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室人员基本情况</w:t>
      </w:r>
    </w:p>
    <w:p w14:paraId="04BEC139"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室培训需求侧重</w:t>
      </w:r>
    </w:p>
    <w:p w14:paraId="25076C32"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上述情况沟通后，确定培训方案和计划，包括但不限于以下内容：</w:t>
      </w:r>
    </w:p>
    <w:p w14:paraId="28CE6E64"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培训课程安排</w:t>
      </w:r>
    </w:p>
    <w:p w14:paraId="126DBCF6"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培训具体时间和地点</w:t>
      </w:r>
    </w:p>
    <w:p w14:paraId="16F6D98D"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参培人数</w:t>
      </w:r>
    </w:p>
    <w:p w14:paraId="1704A1D5"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培训通知和报名安排</w:t>
      </w:r>
    </w:p>
    <w:p w14:paraId="27C13748"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培训后勤工作安排</w:t>
      </w:r>
    </w:p>
    <w:p w14:paraId="3A7282E6"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培训教程修订安排</w:t>
      </w:r>
    </w:p>
    <w:p w14:paraId="56147ECE"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lastRenderedPageBreak/>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培训其他相关工作</w:t>
      </w:r>
    </w:p>
    <w:p w14:paraId="6B518916"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服务公司制定培训建议书，并提交</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w:t>
      </w:r>
      <w:r w:rsidRPr="004D6491">
        <w:rPr>
          <w:rFonts w:asciiTheme="minorEastAsia" w:eastAsiaTheme="minorEastAsia" w:hAnsiTheme="minorEastAsia" w:hint="eastAsia"/>
          <w:sz w:val="24"/>
          <w:szCs w:val="24"/>
        </w:rPr>
        <w:t>人民法院培训负责人审核。</w:t>
      </w:r>
    </w:p>
    <w:p w14:paraId="3205128B" w14:textId="77777777" w:rsidR="00030513" w:rsidRPr="004D6491" w:rsidRDefault="00030513" w:rsidP="00761147">
      <w:pPr>
        <w:pStyle w:val="af0"/>
        <w:numPr>
          <w:ilvl w:val="0"/>
          <w:numId w:val="32"/>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培训通知和报名</w:t>
      </w:r>
    </w:p>
    <w:p w14:paraId="07A53A96"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D6491">
        <w:rPr>
          <w:rFonts w:asciiTheme="minorEastAsia" w:eastAsiaTheme="minorEastAsia" w:hAnsiTheme="minorEastAsia" w:hint="eastAsia"/>
          <w:sz w:val="24"/>
          <w:szCs w:val="24"/>
        </w:rPr>
        <w:t>培训负责人在内部办公平台向</w:t>
      </w:r>
      <w:r>
        <w:rPr>
          <w:rFonts w:asciiTheme="minorEastAsia" w:eastAsiaTheme="minorEastAsia" w:hAnsiTheme="minorEastAsia" w:hint="eastAsia"/>
          <w:sz w:val="24"/>
          <w:szCs w:val="24"/>
        </w:rPr>
        <w:t>单位的</w:t>
      </w:r>
      <w:r w:rsidRPr="004D6491">
        <w:rPr>
          <w:rFonts w:asciiTheme="minorEastAsia" w:eastAsiaTheme="minorEastAsia" w:hAnsiTheme="minorEastAsia" w:hint="eastAsia"/>
          <w:sz w:val="24"/>
          <w:szCs w:val="24"/>
        </w:rPr>
        <w:t>相关人员发布培训通知和课程安排，组织相关处</w:t>
      </w:r>
      <w:r>
        <w:rPr>
          <w:rFonts w:asciiTheme="minorEastAsia" w:eastAsiaTheme="minorEastAsia" w:hAnsiTheme="minorEastAsia" w:hint="eastAsia"/>
          <w:sz w:val="24"/>
          <w:szCs w:val="24"/>
        </w:rPr>
        <w:t>（科）</w:t>
      </w:r>
      <w:r w:rsidRPr="004D6491">
        <w:rPr>
          <w:rFonts w:asciiTheme="minorEastAsia" w:eastAsiaTheme="minorEastAsia" w:hAnsiTheme="minorEastAsia" w:hint="eastAsia"/>
          <w:sz w:val="24"/>
          <w:szCs w:val="24"/>
        </w:rPr>
        <w:t>室</w:t>
      </w:r>
      <w:r>
        <w:rPr>
          <w:rFonts w:asciiTheme="minorEastAsia" w:eastAsiaTheme="minorEastAsia" w:hAnsiTheme="minorEastAsia" w:hint="eastAsia"/>
          <w:sz w:val="24"/>
          <w:szCs w:val="24"/>
        </w:rPr>
        <w:t>人员</w:t>
      </w:r>
      <w:r w:rsidRPr="004D6491">
        <w:rPr>
          <w:rFonts w:asciiTheme="minorEastAsia" w:eastAsiaTheme="minorEastAsia" w:hAnsiTheme="minorEastAsia" w:hint="eastAsia"/>
          <w:sz w:val="24"/>
          <w:szCs w:val="24"/>
        </w:rPr>
        <w:t>报名（含培训现场负责人及其联系方式）；报名信息收集汇总后告知服务公司。</w:t>
      </w:r>
    </w:p>
    <w:p w14:paraId="68C54908" w14:textId="77777777" w:rsidR="00030513" w:rsidRPr="004D6491" w:rsidRDefault="00030513" w:rsidP="00761147">
      <w:pPr>
        <w:pStyle w:val="af0"/>
        <w:numPr>
          <w:ilvl w:val="0"/>
          <w:numId w:val="32"/>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培训教材准备</w:t>
      </w:r>
    </w:p>
    <w:p w14:paraId="738FAF1D"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按照需求调研时沟通的培训需求侧重，服务公司组织培训教程的修订和补充，并按照参培人数印制培训教程和手册。培训课件的修订、印制等工作预计需0.5天。</w:t>
      </w:r>
    </w:p>
    <w:p w14:paraId="6A3DEB5C" w14:textId="77777777" w:rsidR="00030513" w:rsidRPr="004D6491" w:rsidRDefault="00030513" w:rsidP="00761147">
      <w:pPr>
        <w:pStyle w:val="af0"/>
        <w:numPr>
          <w:ilvl w:val="0"/>
          <w:numId w:val="32"/>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培训场地和后勤准备</w:t>
      </w:r>
    </w:p>
    <w:p w14:paraId="647B2420" w14:textId="77777777" w:rsidR="00030513" w:rsidRPr="004D6491" w:rsidRDefault="00422B77" w:rsidP="00030513">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广西壮族自治区</w:t>
      </w:r>
      <w:r w:rsidR="00030513">
        <w:rPr>
          <w:rFonts w:asciiTheme="minorEastAsia" w:eastAsiaTheme="minorEastAsia" w:hAnsiTheme="minorEastAsia" w:hint="eastAsia"/>
          <w:sz w:val="24"/>
          <w:szCs w:val="24"/>
        </w:rPr>
        <w:t>高级人民法院</w:t>
      </w:r>
      <w:r w:rsidR="00030513" w:rsidRPr="004D6491">
        <w:rPr>
          <w:rFonts w:asciiTheme="minorEastAsia" w:eastAsiaTheme="minorEastAsia" w:hAnsiTheme="minorEastAsia" w:hint="eastAsia"/>
          <w:sz w:val="24"/>
          <w:szCs w:val="24"/>
        </w:rPr>
        <w:t>现场负责人组织安排培训场地和相关后勤工作，以确保培训的顺利实施。培训场地和后勤准备工作包括但不限于：</w:t>
      </w:r>
    </w:p>
    <w:p w14:paraId="6325DB8E"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培训会场</w:t>
      </w:r>
    </w:p>
    <w:p w14:paraId="3E64C10F"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上机电脑和网络环境</w:t>
      </w:r>
    </w:p>
    <w:p w14:paraId="3A4F3A8F"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培训签到资料</w:t>
      </w:r>
    </w:p>
    <w:p w14:paraId="0C865F30"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与会领导或专家</w:t>
      </w:r>
    </w:p>
    <w:p w14:paraId="19FE62BF"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sz w:val="24"/>
          <w:szCs w:val="24"/>
        </w:rPr>
        <w:t></w:t>
      </w:r>
      <w:r w:rsidRPr="004D6491">
        <w:rPr>
          <w:rFonts w:asciiTheme="minorEastAsia" w:eastAsiaTheme="minorEastAsia" w:hAnsiTheme="minorEastAsia"/>
          <w:sz w:val="24"/>
          <w:szCs w:val="24"/>
        </w:rPr>
        <w:tab/>
      </w:r>
      <w:r w:rsidRPr="004D6491">
        <w:rPr>
          <w:rFonts w:asciiTheme="minorEastAsia" w:eastAsiaTheme="minorEastAsia" w:hAnsiTheme="minorEastAsia" w:hint="eastAsia"/>
          <w:sz w:val="24"/>
          <w:szCs w:val="24"/>
        </w:rPr>
        <w:t>会场饮水、会场指示、学员用品、学员报到方式等其他后勤准备工作</w:t>
      </w:r>
    </w:p>
    <w:p w14:paraId="4F1EF69A"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在培训正式开始前一天，服务公司培训工程师到培训会场调试培训环境和上机环境，布置会场，发放培训教程，确保次日培训顺利实施。</w:t>
      </w:r>
    </w:p>
    <w:p w14:paraId="71E75B24" w14:textId="77777777" w:rsidR="00030513" w:rsidRPr="004D6491" w:rsidRDefault="00030513" w:rsidP="00761147">
      <w:pPr>
        <w:pStyle w:val="af0"/>
        <w:numPr>
          <w:ilvl w:val="0"/>
          <w:numId w:val="32"/>
        </w:numPr>
        <w:ind w:firstLineChars="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培训实施</w:t>
      </w:r>
    </w:p>
    <w:p w14:paraId="53A0752E"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在简短的培训开班仪式，说明培训目的、要求和课程安排后，正式开展培训，提高培训效率。</w:t>
      </w:r>
    </w:p>
    <w:p w14:paraId="4DBC3E5A"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老师现场简要调研参培人员具体需求后正式讲解，并在讲解过程中积极有效的回答参培人员提问；通过课上课下的积极互动，调动学员学习主动性和积极性，及时调整培训侧重和讲解角度、方式，提高培训效果。</w:t>
      </w:r>
    </w:p>
    <w:p w14:paraId="49B0D7F7"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培训结束时开展现场满意度调研，为后续改进培训方法和内容，更合理的组织培训提供参考。</w:t>
      </w:r>
    </w:p>
    <w:p w14:paraId="2059ED55" w14:textId="77777777" w:rsidR="00030513" w:rsidRPr="00EA3403" w:rsidRDefault="00030513" w:rsidP="00761147">
      <w:pPr>
        <w:pStyle w:val="af0"/>
        <w:numPr>
          <w:ilvl w:val="0"/>
          <w:numId w:val="32"/>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培训总结</w:t>
      </w:r>
    </w:p>
    <w:p w14:paraId="34F29E1C"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lastRenderedPageBreak/>
        <w:t>服务公司负责组织对培训的内容、课程安排、讲解方式等方面进行总结，形成培训总结报告，并向</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高级人民法院</w:t>
      </w:r>
      <w:r w:rsidRPr="004D6491">
        <w:rPr>
          <w:rFonts w:asciiTheme="minorEastAsia" w:eastAsiaTheme="minorEastAsia" w:hAnsiTheme="minorEastAsia" w:hint="eastAsia"/>
          <w:sz w:val="24"/>
          <w:szCs w:val="24"/>
        </w:rPr>
        <w:t>相关领导进行汇报沟通，制定后续培训计划和改进措施，进一步提高培训效果和满意度。</w:t>
      </w:r>
    </w:p>
    <w:p w14:paraId="5AA875E8" w14:textId="77777777" w:rsidR="00030513" w:rsidRPr="00EA3403" w:rsidRDefault="00030513" w:rsidP="00761147">
      <w:pPr>
        <w:pStyle w:val="af0"/>
        <w:numPr>
          <w:ilvl w:val="0"/>
          <w:numId w:val="32"/>
        </w:numPr>
        <w:ind w:firstLineChars="0"/>
        <w:rPr>
          <w:rFonts w:asciiTheme="minorEastAsia" w:eastAsiaTheme="minorEastAsia" w:hAnsiTheme="minorEastAsia"/>
          <w:sz w:val="24"/>
          <w:szCs w:val="24"/>
        </w:rPr>
      </w:pPr>
      <w:r w:rsidRPr="00EA3403">
        <w:rPr>
          <w:rFonts w:asciiTheme="minorEastAsia" w:eastAsiaTheme="minorEastAsia" w:hAnsiTheme="minorEastAsia" w:hint="eastAsia"/>
          <w:sz w:val="24"/>
          <w:szCs w:val="24"/>
        </w:rPr>
        <w:t>培训资料归档</w:t>
      </w:r>
    </w:p>
    <w:p w14:paraId="0BC0280A" w14:textId="77777777" w:rsidR="00030513" w:rsidRPr="004D6491" w:rsidRDefault="00422B77" w:rsidP="00030513">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广西壮族自治区</w:t>
      </w:r>
      <w:r w:rsidR="00030513">
        <w:rPr>
          <w:rFonts w:asciiTheme="minorEastAsia" w:eastAsiaTheme="minorEastAsia" w:hAnsiTheme="minorEastAsia" w:hint="eastAsia"/>
          <w:sz w:val="24"/>
          <w:szCs w:val="24"/>
        </w:rPr>
        <w:t>高级人民法院</w:t>
      </w:r>
      <w:r w:rsidR="00030513" w:rsidRPr="004D6491">
        <w:rPr>
          <w:rFonts w:asciiTheme="minorEastAsia" w:eastAsiaTheme="minorEastAsia" w:hAnsiTheme="minorEastAsia" w:hint="eastAsia"/>
          <w:sz w:val="24"/>
          <w:szCs w:val="24"/>
        </w:rPr>
        <w:t>培训负责人组织完成培训教程、签到材料、培训总结等培训资料的归档备案。</w:t>
      </w:r>
    </w:p>
    <w:p w14:paraId="65CCCA8B" w14:textId="77777777" w:rsidR="00030513" w:rsidRPr="00104CD4" w:rsidRDefault="00030513" w:rsidP="00030513">
      <w:pPr>
        <w:ind w:firstLine="480"/>
        <w:rPr>
          <w:rFonts w:asciiTheme="minorEastAsia" w:eastAsiaTheme="minorEastAsia" w:hAnsiTheme="minorEastAsia"/>
          <w:b/>
          <w:sz w:val="24"/>
          <w:szCs w:val="24"/>
        </w:rPr>
      </w:pPr>
      <w:r w:rsidRPr="00104CD4">
        <w:rPr>
          <w:rFonts w:asciiTheme="minorEastAsia" w:eastAsiaTheme="minorEastAsia" w:hAnsiTheme="minorEastAsia" w:hint="eastAsia"/>
          <w:b/>
          <w:sz w:val="24"/>
          <w:szCs w:val="24"/>
        </w:rPr>
        <w:t>培训质量控制</w:t>
      </w:r>
    </w:p>
    <w:p w14:paraId="7C831833"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每期培训结束后，进行一次全体参培人员的问卷调查，调查内容涉及对培训讲师的评价及对培训内容安排是否合理的调查，以便根据员工实际反应的情况进一步改进培训方法和内容，真正达到提高员工技能水平的目的。</w:t>
      </w:r>
    </w:p>
    <w:p w14:paraId="4C445756" w14:textId="77777777" w:rsidR="00030513" w:rsidRPr="004D6491" w:rsidRDefault="00030513" w:rsidP="00030513">
      <w:pPr>
        <w:ind w:firstLine="480"/>
        <w:rPr>
          <w:rFonts w:asciiTheme="minorEastAsia" w:eastAsiaTheme="minorEastAsia" w:hAnsiTheme="minorEastAsia"/>
          <w:sz w:val="24"/>
          <w:szCs w:val="24"/>
        </w:rPr>
      </w:pPr>
      <w:r w:rsidRPr="004D6491">
        <w:rPr>
          <w:rFonts w:asciiTheme="minorEastAsia" w:eastAsiaTheme="minorEastAsia" w:hAnsiTheme="minorEastAsia" w:hint="eastAsia"/>
          <w:sz w:val="24"/>
          <w:szCs w:val="24"/>
        </w:rPr>
        <w:t>培训结束时，根据培训需要安排考试。培训结束后，服务公司阶段性的对培训进行总结，汇同学员成绩，向</w:t>
      </w:r>
      <w:r w:rsidR="00422B77">
        <w:rPr>
          <w:rFonts w:asciiTheme="minorEastAsia" w:eastAsiaTheme="minorEastAsia" w:hAnsiTheme="minorEastAsia" w:hint="eastAsia"/>
          <w:sz w:val="24"/>
          <w:szCs w:val="24"/>
        </w:rPr>
        <w:t>广西壮族自治区</w:t>
      </w:r>
      <w:r>
        <w:rPr>
          <w:rFonts w:asciiTheme="minorEastAsia" w:eastAsiaTheme="minorEastAsia" w:hAnsiTheme="minorEastAsia" w:hint="eastAsia"/>
          <w:sz w:val="24"/>
          <w:szCs w:val="24"/>
        </w:rPr>
        <w:t>高级人民</w:t>
      </w:r>
      <w:r w:rsidRPr="004D6491">
        <w:rPr>
          <w:rFonts w:asciiTheme="minorEastAsia" w:eastAsiaTheme="minorEastAsia" w:hAnsiTheme="minorEastAsia" w:hint="eastAsia"/>
          <w:sz w:val="24"/>
          <w:szCs w:val="24"/>
        </w:rPr>
        <w:t>法院提供阶段总结报告。</w:t>
      </w:r>
    </w:p>
    <w:p w14:paraId="74D74CFD" w14:textId="77777777" w:rsidR="00D26B9B" w:rsidRPr="00D77533" w:rsidRDefault="00422B77" w:rsidP="00030513">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广西壮族自治区</w:t>
      </w:r>
      <w:r w:rsidR="00030513">
        <w:rPr>
          <w:rFonts w:asciiTheme="minorEastAsia" w:eastAsiaTheme="minorEastAsia" w:hAnsiTheme="minorEastAsia" w:hint="eastAsia"/>
          <w:sz w:val="24"/>
          <w:szCs w:val="24"/>
        </w:rPr>
        <w:t>高级人民法院</w:t>
      </w:r>
      <w:r w:rsidR="00030513" w:rsidRPr="004D6491">
        <w:rPr>
          <w:rFonts w:asciiTheme="minorEastAsia" w:eastAsiaTheme="minorEastAsia" w:hAnsiTheme="minorEastAsia" w:hint="eastAsia"/>
          <w:sz w:val="24"/>
          <w:szCs w:val="24"/>
        </w:rPr>
        <w:t>培训负责人组织服务公司不定期对参培人员及其主管领导进行回访，了解培训效果和后续改进意见。</w:t>
      </w:r>
    </w:p>
    <w:bookmarkEnd w:id="295"/>
    <w:p w14:paraId="02B18272" w14:textId="77777777" w:rsidR="004E06A7" w:rsidRDefault="004E06A7" w:rsidP="00761147">
      <w:pPr>
        <w:pStyle w:val="4"/>
        <w:numPr>
          <w:ilvl w:val="2"/>
          <w:numId w:val="7"/>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系统维护</w:t>
      </w:r>
    </w:p>
    <w:p w14:paraId="6EE5FEB1" w14:textId="77777777" w:rsidR="002D7A0C" w:rsidRPr="00F959AD" w:rsidRDefault="003D6570" w:rsidP="002D7A0C">
      <w:pPr>
        <w:ind w:firstLine="480"/>
        <w:rPr>
          <w:rFonts w:asciiTheme="minorEastAsia" w:eastAsiaTheme="minorEastAsia" w:hAnsiTheme="minorEastAsia"/>
          <w:sz w:val="24"/>
          <w:szCs w:val="24"/>
        </w:rPr>
      </w:pPr>
      <w:r w:rsidRPr="003324F1">
        <w:rPr>
          <w:rFonts w:asciiTheme="minorEastAsia" w:eastAsiaTheme="minorEastAsia" w:hAnsiTheme="minorEastAsia" w:hint="eastAsia"/>
          <w:sz w:val="24"/>
          <w:szCs w:val="24"/>
        </w:rPr>
        <w:t>系统维护涉及</w:t>
      </w:r>
      <w:r>
        <w:rPr>
          <w:rFonts w:asciiTheme="minorEastAsia" w:eastAsiaTheme="minorEastAsia" w:hAnsiTheme="minorEastAsia" w:hint="eastAsia"/>
          <w:sz w:val="24"/>
          <w:szCs w:val="24"/>
        </w:rPr>
        <w:t>省本级和两家中级人民</w:t>
      </w:r>
      <w:r w:rsidRPr="003324F1">
        <w:rPr>
          <w:rFonts w:asciiTheme="minorEastAsia" w:eastAsiaTheme="minorEastAsia" w:hAnsiTheme="minorEastAsia" w:hint="eastAsia"/>
          <w:sz w:val="24"/>
          <w:szCs w:val="24"/>
        </w:rPr>
        <w:t>法院运行时期的系统维护</w:t>
      </w:r>
      <w:r>
        <w:rPr>
          <w:rFonts w:asciiTheme="minorEastAsia" w:eastAsiaTheme="minorEastAsia" w:hAnsiTheme="minorEastAsia" w:hint="eastAsia"/>
          <w:sz w:val="24"/>
          <w:szCs w:val="24"/>
        </w:rPr>
        <w:t>，</w:t>
      </w:r>
      <w:r>
        <w:rPr>
          <w:rFonts w:asciiTheme="minorEastAsia" w:eastAsiaTheme="minorEastAsia" w:hAnsiTheme="minorEastAsia"/>
          <w:sz w:val="24"/>
          <w:szCs w:val="24"/>
        </w:rPr>
        <w:t>维护期限一年</w:t>
      </w:r>
      <w:r w:rsidR="002D7A0C">
        <w:rPr>
          <w:rFonts w:asciiTheme="minorEastAsia" w:eastAsiaTheme="minorEastAsia" w:hAnsiTheme="minorEastAsia"/>
          <w:sz w:val="24"/>
          <w:szCs w:val="24"/>
        </w:rPr>
        <w:t>。</w:t>
      </w:r>
    </w:p>
    <w:p w14:paraId="0868BDC0"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方式：</w:t>
      </w:r>
      <w:r w:rsidR="002D762D" w:rsidRPr="00D77533">
        <w:rPr>
          <w:rFonts w:asciiTheme="minorEastAsia" w:eastAsiaTheme="minorEastAsia" w:hAnsiTheme="minorEastAsia" w:cs="MS Mincho"/>
          <w:sz w:val="24"/>
          <w:szCs w:val="24"/>
        </w:rPr>
        <w:t>服</w:t>
      </w:r>
      <w:r w:rsidR="002D762D" w:rsidRPr="00D77533">
        <w:rPr>
          <w:rFonts w:asciiTheme="minorEastAsia" w:eastAsiaTheme="minorEastAsia" w:hAnsiTheme="minorEastAsia" w:hint="eastAsia"/>
          <w:sz w:val="24"/>
          <w:szCs w:val="24"/>
        </w:rPr>
        <w:t>务</w:t>
      </w:r>
      <w:r w:rsidR="002D762D" w:rsidRPr="00D77533">
        <w:rPr>
          <w:rFonts w:asciiTheme="minorEastAsia" w:eastAsiaTheme="minorEastAsia" w:hAnsiTheme="minorEastAsia" w:cs="MS Mincho"/>
          <w:sz w:val="24"/>
          <w:szCs w:val="24"/>
        </w:rPr>
        <w:t>方式分</w:t>
      </w:r>
      <w:r w:rsidR="002D762D" w:rsidRPr="00D77533">
        <w:rPr>
          <w:rFonts w:asciiTheme="minorEastAsia" w:eastAsiaTheme="minorEastAsia" w:hAnsiTheme="minorEastAsia" w:hint="eastAsia"/>
          <w:sz w:val="24"/>
          <w:szCs w:val="24"/>
        </w:rPr>
        <w:t>为</w:t>
      </w:r>
      <w:r w:rsidR="002D762D" w:rsidRPr="00D77533">
        <w:rPr>
          <w:rFonts w:asciiTheme="minorEastAsia" w:eastAsiaTheme="minorEastAsia" w:hAnsiTheme="minorEastAsia" w:cs="MS Mincho"/>
          <w:sz w:val="24"/>
          <w:szCs w:val="24"/>
        </w:rPr>
        <w:t>全国</w:t>
      </w:r>
      <w:r w:rsidR="002D762D" w:rsidRPr="00D77533">
        <w:rPr>
          <w:rFonts w:asciiTheme="minorEastAsia" w:eastAsiaTheme="minorEastAsia" w:hAnsiTheme="minorEastAsia" w:hint="eastAsia"/>
          <w:sz w:val="24"/>
          <w:szCs w:val="24"/>
        </w:rPr>
        <w:t>统</w:t>
      </w:r>
      <w:r w:rsidR="002D762D" w:rsidRPr="00D77533">
        <w:rPr>
          <w:rFonts w:asciiTheme="minorEastAsia" w:eastAsiaTheme="minorEastAsia" w:hAnsiTheme="minorEastAsia" w:cs="MS Mincho"/>
          <w:sz w:val="24"/>
          <w:szCs w:val="24"/>
        </w:rPr>
        <w:t>一</w:t>
      </w:r>
      <w:r w:rsidR="002D762D" w:rsidRPr="00D77533">
        <w:rPr>
          <w:rFonts w:asciiTheme="minorEastAsia" w:eastAsiaTheme="minorEastAsia" w:hAnsiTheme="minorEastAsia" w:hint="eastAsia"/>
          <w:sz w:val="24"/>
          <w:szCs w:val="24"/>
        </w:rPr>
        <w:t>400电话服务，远程在线服务（包含邮件、即时通讯工具、远程桌面等）</w:t>
      </w:r>
      <w:r w:rsidR="002D762D" w:rsidRPr="00D77533">
        <w:rPr>
          <w:rFonts w:asciiTheme="minorEastAsia" w:eastAsiaTheme="minorEastAsia" w:hAnsiTheme="minorEastAsia" w:cs="MS Mincho"/>
          <w:sz w:val="24"/>
          <w:szCs w:val="24"/>
        </w:rPr>
        <w:t>。</w:t>
      </w:r>
    </w:p>
    <w:p w14:paraId="35441317"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内容：服</w:t>
      </w:r>
      <w:r w:rsidRPr="00D77533">
        <w:rPr>
          <w:rFonts w:asciiTheme="minorEastAsia" w:eastAsiaTheme="minorEastAsia" w:hAnsiTheme="minorEastAsia" w:hint="eastAsia"/>
          <w:sz w:val="24"/>
          <w:szCs w:val="24"/>
        </w:rPr>
        <w:t>务</w:t>
      </w:r>
      <w:r w:rsidRPr="00D77533">
        <w:rPr>
          <w:rFonts w:asciiTheme="minorEastAsia" w:eastAsiaTheme="minorEastAsia" w:hAnsiTheme="minorEastAsia" w:cs="MS Mincho"/>
          <w:sz w:val="24"/>
          <w:szCs w:val="24"/>
        </w:rPr>
        <w:t>内容包含客</w:t>
      </w:r>
      <w:r w:rsidRPr="00D77533">
        <w:rPr>
          <w:rFonts w:asciiTheme="minorEastAsia" w:eastAsiaTheme="minorEastAsia" w:hAnsiTheme="minorEastAsia" w:hint="eastAsia"/>
          <w:sz w:val="24"/>
          <w:szCs w:val="24"/>
        </w:rPr>
        <w:t>户</w:t>
      </w:r>
      <w:r w:rsidRPr="00D77533">
        <w:rPr>
          <w:rFonts w:asciiTheme="minorEastAsia" w:eastAsiaTheme="minorEastAsia" w:hAnsiTheme="minorEastAsia" w:cs="MS Mincho"/>
          <w:sz w:val="24"/>
          <w:szCs w:val="24"/>
        </w:rPr>
        <w:t>在使用</w:t>
      </w:r>
      <w:r w:rsidRPr="00D77533">
        <w:rPr>
          <w:rFonts w:asciiTheme="minorEastAsia" w:eastAsiaTheme="minorEastAsia" w:hAnsiTheme="minorEastAsia" w:hint="eastAsia"/>
          <w:sz w:val="24"/>
          <w:szCs w:val="24"/>
        </w:rPr>
        <w:t>过</w:t>
      </w:r>
      <w:r w:rsidRPr="00D77533">
        <w:rPr>
          <w:rFonts w:asciiTheme="minorEastAsia" w:eastAsiaTheme="minorEastAsia" w:hAnsiTheme="minorEastAsia" w:cs="MS Mincho"/>
          <w:sz w:val="24"/>
          <w:szCs w:val="24"/>
        </w:rPr>
        <w:t>程中所遇到的操作解答、指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，不定期</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近期所咨</w:t>
      </w:r>
      <w:r w:rsidRPr="00D77533">
        <w:rPr>
          <w:rFonts w:asciiTheme="minorEastAsia" w:eastAsiaTheme="minorEastAsia" w:hAnsiTheme="minorEastAsia" w:hint="eastAsia"/>
          <w:sz w:val="24"/>
          <w:szCs w:val="24"/>
        </w:rPr>
        <w:t>询问题进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问题归类汇总</w:t>
      </w:r>
      <w:r w:rsidRPr="00D77533">
        <w:rPr>
          <w:rFonts w:asciiTheme="minorEastAsia" w:eastAsiaTheme="minorEastAsia" w:hAnsiTheme="minorEastAsia" w:cs="MS Mincho"/>
          <w:sz w:val="24"/>
          <w:szCs w:val="24"/>
        </w:rPr>
        <w:t>，并形成常</w:t>
      </w:r>
      <w:r w:rsidRPr="00D77533">
        <w:rPr>
          <w:rFonts w:asciiTheme="minorEastAsia" w:eastAsiaTheme="minorEastAsia" w:hAnsiTheme="minorEastAsia" w:hint="eastAsia"/>
          <w:sz w:val="24"/>
          <w:szCs w:val="24"/>
        </w:rPr>
        <w:t>见问题</w:t>
      </w:r>
      <w:r w:rsidRPr="00D77533">
        <w:rPr>
          <w:rFonts w:asciiTheme="minorEastAsia" w:eastAsiaTheme="minorEastAsia" w:hAnsiTheme="minorEastAsia" w:cs="MS Mincho"/>
          <w:sz w:val="24"/>
          <w:szCs w:val="24"/>
        </w:rPr>
        <w:t>解答，</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员变动</w:t>
      </w:r>
      <w:r w:rsidRPr="00D77533">
        <w:rPr>
          <w:rFonts w:asciiTheme="minorEastAsia" w:eastAsiaTheme="minorEastAsia" w:hAnsiTheme="minorEastAsia" w:cs="MS Mincho"/>
          <w:sz w:val="24"/>
          <w:szCs w:val="24"/>
        </w:rPr>
        <w:t>后</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行再次指</w:t>
      </w:r>
      <w:r w:rsidRPr="00D77533">
        <w:rPr>
          <w:rFonts w:asciiTheme="minorEastAsia" w:eastAsiaTheme="minorEastAsia" w:hAnsiTheme="minorEastAsia" w:hint="eastAsia"/>
          <w:sz w:val="24"/>
          <w:szCs w:val="24"/>
        </w:rPr>
        <w:t>导</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人</w:t>
      </w:r>
      <w:r w:rsidRPr="00D77533">
        <w:rPr>
          <w:rFonts w:asciiTheme="minorEastAsia" w:eastAsiaTheme="minorEastAsia" w:hAnsiTheme="minorEastAsia" w:hint="eastAsia"/>
          <w:sz w:val="24"/>
          <w:szCs w:val="24"/>
        </w:rPr>
        <w:t>员</w:t>
      </w:r>
      <w:r w:rsidRPr="00D77533">
        <w:rPr>
          <w:rFonts w:asciiTheme="minorEastAsia" w:eastAsiaTheme="minorEastAsia" w:hAnsiTheme="minorEastAsia" w:cs="MS Mincho"/>
          <w:sz w:val="24"/>
          <w:szCs w:val="24"/>
        </w:rPr>
        <w:t>新</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岗</w:t>
      </w:r>
      <w:r w:rsidRPr="00D77533">
        <w:rPr>
          <w:rFonts w:asciiTheme="minorEastAsia" w:eastAsiaTheme="minorEastAsia" w:hAnsiTheme="minorEastAsia" w:cs="MS Mincho"/>
          <w:sz w:val="24"/>
          <w:szCs w:val="24"/>
        </w:rPr>
        <w:t>位</w:t>
      </w:r>
      <w:r w:rsidRPr="00D77533">
        <w:rPr>
          <w:rFonts w:asciiTheme="minorEastAsia" w:eastAsiaTheme="minorEastAsia" w:hAnsiTheme="minorEastAsia" w:hint="eastAsia"/>
          <w:sz w:val="24"/>
          <w:szCs w:val="24"/>
        </w:rPr>
        <w:t>调动</w:t>
      </w:r>
      <w:r w:rsidRPr="00D77533">
        <w:rPr>
          <w:rFonts w:asciiTheme="minorEastAsia" w:eastAsiaTheme="minorEastAsia" w:hAnsiTheme="minorEastAsia" w:cs="MS Mincho"/>
          <w:sz w:val="24"/>
          <w:szCs w:val="24"/>
        </w:rPr>
        <w:t>政策</w:t>
      </w:r>
      <w:r w:rsidRPr="00D77533">
        <w:rPr>
          <w:rFonts w:asciiTheme="minorEastAsia" w:eastAsiaTheme="minorEastAsia" w:hAnsiTheme="minorEastAsia" w:hint="eastAsia"/>
          <w:sz w:val="24"/>
          <w:szCs w:val="24"/>
        </w:rPr>
        <w:t>变</w:t>
      </w:r>
      <w:r w:rsidRPr="00D77533">
        <w:rPr>
          <w:rFonts w:asciiTheme="minorEastAsia" w:eastAsiaTheme="minorEastAsia" w:hAnsiTheme="minorEastAsia" w:cs="MS Mincho"/>
          <w:sz w:val="24"/>
          <w:szCs w:val="24"/>
        </w:rPr>
        <w:t>更等情况</w:t>
      </w:r>
      <w:r w:rsidRPr="00D77533">
        <w:rPr>
          <w:rFonts w:asciiTheme="minorEastAsia" w:eastAsiaTheme="minorEastAsia" w:hAnsiTheme="minorEastAsia" w:hint="eastAsia"/>
          <w:sz w:val="24"/>
          <w:szCs w:val="24"/>
        </w:rPr>
        <w:t>对</w:t>
      </w:r>
      <w:r w:rsidRPr="00D77533">
        <w:rPr>
          <w:rFonts w:asciiTheme="minorEastAsia" w:eastAsiaTheme="minorEastAsia" w:hAnsiTheme="minorEastAsia" w:cs="MS Mincho"/>
          <w:sz w:val="24"/>
          <w:szCs w:val="24"/>
        </w:rPr>
        <w:t>基</w:t>
      </w:r>
      <w:r w:rsidRPr="00D77533">
        <w:rPr>
          <w:rFonts w:asciiTheme="minorEastAsia" w:eastAsiaTheme="minorEastAsia" w:hAnsiTheme="minorEastAsia" w:hint="eastAsia"/>
          <w:sz w:val="24"/>
          <w:szCs w:val="24"/>
        </w:rPr>
        <w:t>础</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hint="eastAsia"/>
          <w:sz w:val="24"/>
          <w:szCs w:val="24"/>
        </w:rPr>
        <w:t>进</w:t>
      </w:r>
      <w:r w:rsidRPr="00D77533">
        <w:rPr>
          <w:rFonts w:asciiTheme="minorEastAsia" w:eastAsiaTheme="minorEastAsia" w:hAnsiTheme="minorEastAsia" w:cs="MS Mincho"/>
          <w:sz w:val="24"/>
          <w:szCs w:val="24"/>
        </w:rPr>
        <w:t>行</w:t>
      </w:r>
      <w:r w:rsidRPr="00D77533">
        <w:rPr>
          <w:rFonts w:asciiTheme="minorEastAsia" w:eastAsiaTheme="minorEastAsia" w:hAnsiTheme="minorEastAsia" w:hint="eastAsia"/>
          <w:sz w:val="24"/>
          <w:szCs w:val="24"/>
        </w:rPr>
        <w:t>维护</w:t>
      </w:r>
      <w:r w:rsidRPr="00D77533">
        <w:rPr>
          <w:rFonts w:asciiTheme="minorEastAsia" w:eastAsiaTheme="minorEastAsia" w:hAnsiTheme="minorEastAsia" w:cs="MS Mincho"/>
          <w:sz w:val="24"/>
          <w:szCs w:val="24"/>
        </w:rPr>
        <w:t>。</w:t>
      </w:r>
    </w:p>
    <w:p w14:paraId="0F9D36DF"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1D4EB080"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sz w:val="24"/>
          <w:szCs w:val="24"/>
        </w:rPr>
        <w:t>对系统所涉及的文件</w:t>
      </w:r>
      <w:r w:rsidRPr="00D77533">
        <w:rPr>
          <w:rFonts w:asciiTheme="minorEastAsia" w:eastAsiaTheme="minorEastAsia" w:hAnsiTheme="minorEastAsia" w:cs="MS Mincho"/>
          <w:sz w:val="24"/>
          <w:szCs w:val="24"/>
        </w:rPr>
        <w:t>、数据</w:t>
      </w:r>
      <w:r w:rsidRPr="00D77533">
        <w:rPr>
          <w:rFonts w:asciiTheme="minorEastAsia" w:eastAsiaTheme="minorEastAsia" w:hAnsiTheme="minorEastAsia"/>
          <w:sz w:val="24"/>
          <w:szCs w:val="24"/>
        </w:rPr>
        <w:t>库</w:t>
      </w:r>
      <w:r w:rsidRPr="00D77533">
        <w:rPr>
          <w:rFonts w:asciiTheme="minorEastAsia" w:eastAsiaTheme="minorEastAsia" w:hAnsiTheme="minorEastAsia" w:cs="MS Mincho"/>
          <w:sz w:val="24"/>
          <w:szCs w:val="24"/>
        </w:rPr>
        <w:t>做定期</w:t>
      </w:r>
      <w:r w:rsidRPr="00D77533">
        <w:rPr>
          <w:rFonts w:asciiTheme="minorEastAsia" w:eastAsiaTheme="minorEastAsia" w:hAnsiTheme="minorEastAsia"/>
          <w:sz w:val="24"/>
          <w:szCs w:val="24"/>
        </w:rPr>
        <w:t>备</w:t>
      </w:r>
      <w:r w:rsidRPr="00D77533">
        <w:rPr>
          <w:rFonts w:asciiTheme="minorEastAsia" w:eastAsiaTheme="minorEastAsia" w:hAnsiTheme="minorEastAsia" w:cs="MS Mincho"/>
          <w:sz w:val="24"/>
          <w:szCs w:val="24"/>
        </w:rPr>
        <w:t>份工作。</w:t>
      </w:r>
    </w:p>
    <w:p w14:paraId="6ED5EDC6"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3.</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应时间</w:t>
      </w:r>
      <w:r w:rsidRPr="00D77533">
        <w:rPr>
          <w:rFonts w:asciiTheme="minorEastAsia" w:eastAsiaTheme="minorEastAsia" w:hAnsiTheme="minorEastAsia" w:cs="MS Mincho"/>
          <w:sz w:val="24"/>
          <w:szCs w:val="24"/>
        </w:rPr>
        <w:t>：一般咨</w:t>
      </w:r>
      <w:r w:rsidRPr="00D77533">
        <w:rPr>
          <w:rFonts w:asciiTheme="minorEastAsia" w:eastAsiaTheme="minorEastAsia" w:hAnsiTheme="minorEastAsia" w:hint="eastAsia"/>
          <w:sz w:val="24"/>
          <w:szCs w:val="24"/>
        </w:rPr>
        <w:t>询类问题</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，及</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解答。</w:t>
      </w:r>
    </w:p>
    <w:p w14:paraId="200FA584"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类BUG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给</w:t>
      </w:r>
      <w:r w:rsidRPr="00D77533">
        <w:rPr>
          <w:rFonts w:asciiTheme="minorEastAsia" w:eastAsiaTheme="minorEastAsia" w:hAnsiTheme="minorEastAsia" w:cs="MS Mincho"/>
          <w:sz w:val="24"/>
          <w:szCs w:val="24"/>
        </w:rPr>
        <w:t>出解决方案。</w:t>
      </w:r>
    </w:p>
    <w:p w14:paraId="134D71AD"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t>程序</w:t>
      </w:r>
      <w:r w:rsidRPr="00D77533">
        <w:rPr>
          <w:rFonts w:asciiTheme="minorEastAsia" w:eastAsiaTheme="minorEastAsia" w:hAnsiTheme="minorEastAsia" w:hint="eastAsia"/>
          <w:sz w:val="24"/>
          <w:szCs w:val="24"/>
        </w:rPr>
        <w:t>严</w:t>
      </w:r>
      <w:r w:rsidRPr="00D77533">
        <w:rPr>
          <w:rFonts w:asciiTheme="minorEastAsia" w:eastAsiaTheme="minorEastAsia" w:hAnsiTheme="minorEastAsia" w:cs="MS Mincho"/>
          <w:sz w:val="24"/>
          <w:szCs w:val="24"/>
        </w:rPr>
        <w:t>重</w:t>
      </w:r>
      <w:r w:rsidRPr="00D77533">
        <w:rPr>
          <w:rFonts w:asciiTheme="minorEastAsia" w:eastAsiaTheme="minorEastAsia" w:hAnsiTheme="minorEastAsia" w:hint="eastAsia"/>
          <w:sz w:val="24"/>
          <w:szCs w:val="24"/>
        </w:rPr>
        <w:t>BUG</w:t>
      </w:r>
      <w:r w:rsidRPr="00D77533">
        <w:rPr>
          <w:rFonts w:asciiTheme="minorEastAsia" w:eastAsiaTheme="minorEastAsia" w:hAnsiTheme="minorEastAsia" w:cs="MS Mincho"/>
          <w:sz w:val="24"/>
          <w:szCs w:val="24"/>
        </w:rPr>
        <w:t>提供</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2</w:t>
      </w:r>
      <w:r w:rsidRPr="00D77533">
        <w:rPr>
          <w:rFonts w:asciiTheme="minorEastAsia" w:eastAsiaTheme="minorEastAsia" w:hAnsiTheme="minorEastAsia" w:cs="MS Mincho"/>
          <w:sz w:val="24"/>
          <w:szCs w:val="24"/>
        </w:rPr>
        <w:t>个工作日内</w:t>
      </w:r>
      <w:r w:rsidRPr="00D77533">
        <w:rPr>
          <w:rFonts w:asciiTheme="minorEastAsia" w:eastAsiaTheme="minorEastAsia" w:hAnsiTheme="minorEastAsia" w:hint="eastAsia"/>
          <w:sz w:val="24"/>
          <w:szCs w:val="24"/>
        </w:rPr>
        <w:t>处</w:t>
      </w:r>
      <w:r w:rsidRPr="00D77533">
        <w:rPr>
          <w:rFonts w:asciiTheme="minorEastAsia" w:eastAsiaTheme="minorEastAsia" w:hAnsiTheme="minorEastAsia" w:cs="MS Mincho"/>
          <w:sz w:val="24"/>
          <w:szCs w:val="24"/>
        </w:rPr>
        <w:t>理。</w:t>
      </w:r>
    </w:p>
    <w:p w14:paraId="1D0EC095"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cs="MS Mincho"/>
          <w:sz w:val="24"/>
          <w:szCs w:val="24"/>
        </w:rPr>
        <w:lastRenderedPageBreak/>
        <w:t>重大系</w:t>
      </w:r>
      <w:r w:rsidRPr="00D77533">
        <w:rPr>
          <w:rFonts w:asciiTheme="minorEastAsia" w:eastAsiaTheme="minorEastAsia" w:hAnsiTheme="minorEastAsia" w:hint="eastAsia"/>
          <w:sz w:val="24"/>
          <w:szCs w:val="24"/>
        </w:rPr>
        <w:t>统</w:t>
      </w:r>
      <w:r w:rsidRPr="00D77533">
        <w:rPr>
          <w:rFonts w:asciiTheme="minorEastAsia" w:eastAsiaTheme="minorEastAsia" w:hAnsiTheme="minorEastAsia" w:cs="MS Mincho"/>
          <w:sz w:val="24"/>
          <w:szCs w:val="24"/>
        </w:rPr>
        <w:t>故障提供</w:t>
      </w:r>
      <w:r w:rsidRPr="00D77533">
        <w:rPr>
          <w:rFonts w:asciiTheme="minorEastAsia" w:eastAsiaTheme="minorEastAsia" w:hAnsiTheme="minorEastAsia" w:hint="eastAsia"/>
          <w:sz w:val="24"/>
          <w:szCs w:val="24"/>
        </w:rPr>
        <w:t>1</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响</w:t>
      </w:r>
      <w:r w:rsidRPr="00D77533">
        <w:rPr>
          <w:rFonts w:asciiTheme="minorEastAsia" w:eastAsiaTheme="minorEastAsia" w:hAnsiTheme="minorEastAsia" w:hint="eastAsia"/>
          <w:sz w:val="24"/>
          <w:szCs w:val="24"/>
        </w:rPr>
        <w:t>应</w:t>
      </w:r>
      <w:r w:rsidRPr="00D77533">
        <w:rPr>
          <w:rFonts w:asciiTheme="minorEastAsia" w:eastAsiaTheme="minorEastAsia" w:hAnsiTheme="minorEastAsia" w:cs="MS Mincho"/>
          <w:sz w:val="24"/>
          <w:szCs w:val="24"/>
        </w:rPr>
        <w:t>，</w:t>
      </w: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hint="eastAsia"/>
          <w:sz w:val="24"/>
          <w:szCs w:val="24"/>
        </w:rPr>
        <w:t>时</w:t>
      </w:r>
      <w:r w:rsidRPr="00D77533">
        <w:rPr>
          <w:rFonts w:asciiTheme="minorEastAsia" w:eastAsiaTheme="minorEastAsia" w:hAnsiTheme="minorEastAsia" w:cs="MS Mincho"/>
          <w:sz w:val="24"/>
          <w:szCs w:val="24"/>
        </w:rPr>
        <w:t>内解决。</w:t>
      </w:r>
    </w:p>
    <w:p w14:paraId="59FED996"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4.</w:t>
      </w:r>
      <w:r w:rsidRPr="00D77533">
        <w:rPr>
          <w:rFonts w:asciiTheme="minorEastAsia" w:eastAsiaTheme="minorEastAsia" w:hAnsiTheme="minorEastAsia" w:cs="MS Mincho"/>
          <w:sz w:val="24"/>
          <w:szCs w:val="24"/>
        </w:rPr>
        <w:t>在非工作日提供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时紧</w:t>
      </w:r>
      <w:r w:rsidRPr="00D77533">
        <w:rPr>
          <w:rFonts w:asciiTheme="minorEastAsia" w:eastAsiaTheme="minorEastAsia" w:hAnsiTheme="minorEastAsia" w:cs="MS Mincho"/>
          <w:sz w:val="24"/>
          <w:szCs w:val="24"/>
        </w:rPr>
        <w:t>急响</w:t>
      </w:r>
      <w:r w:rsidRPr="00D77533">
        <w:rPr>
          <w:rFonts w:asciiTheme="minorEastAsia" w:eastAsiaTheme="minorEastAsia" w:hAnsiTheme="minorEastAsia"/>
          <w:sz w:val="24"/>
          <w:szCs w:val="24"/>
        </w:rPr>
        <w:t>应电话</w:t>
      </w:r>
      <w:r w:rsidRPr="00D77533">
        <w:rPr>
          <w:rFonts w:asciiTheme="minorEastAsia" w:eastAsiaTheme="minorEastAsia" w:hAnsiTheme="minorEastAsia" w:cs="MS Mincho"/>
          <w:sz w:val="24"/>
          <w:szCs w:val="24"/>
        </w:rPr>
        <w:t>。</w:t>
      </w:r>
    </w:p>
    <w:p w14:paraId="20EE37F2" w14:textId="77777777" w:rsidR="004E06A7" w:rsidRPr="00D77533" w:rsidRDefault="004E06A7" w:rsidP="004E06A7">
      <w:pPr>
        <w:ind w:firstLine="480"/>
        <w:rPr>
          <w:rFonts w:asciiTheme="minorEastAsia" w:eastAsiaTheme="minorEastAsia" w:hAnsiTheme="minorEastAsia" w:cs="MS Mincho"/>
          <w:sz w:val="24"/>
          <w:szCs w:val="24"/>
        </w:rPr>
      </w:pPr>
      <w:r w:rsidRPr="00D77533">
        <w:rPr>
          <w:rFonts w:asciiTheme="minorEastAsia" w:eastAsiaTheme="minorEastAsia" w:hAnsiTheme="minorEastAsia" w:hint="eastAsia"/>
          <w:sz w:val="24"/>
          <w:szCs w:val="24"/>
        </w:rPr>
        <w:t>5.</w:t>
      </w:r>
      <w:r w:rsidRPr="00D77533">
        <w:rPr>
          <w:rFonts w:asciiTheme="minorEastAsia" w:eastAsiaTheme="minorEastAsia" w:hAnsiTheme="minorEastAsia" w:cs="MS Mincho"/>
          <w:sz w:val="24"/>
          <w:szCs w:val="24"/>
        </w:rPr>
        <w:t>在重大事件或重要</w:t>
      </w:r>
      <w:r w:rsidRPr="00D77533">
        <w:rPr>
          <w:rFonts w:asciiTheme="minorEastAsia" w:eastAsiaTheme="minorEastAsia" w:hAnsiTheme="minorEastAsia" w:hint="eastAsia"/>
          <w:sz w:val="24"/>
          <w:szCs w:val="24"/>
        </w:rPr>
        <w:t>阶</w:t>
      </w:r>
      <w:r w:rsidRPr="00D77533">
        <w:rPr>
          <w:rFonts w:asciiTheme="minorEastAsia" w:eastAsiaTheme="minorEastAsia" w:hAnsiTheme="minorEastAsia" w:cs="MS Mincho"/>
          <w:sz w:val="24"/>
          <w:szCs w:val="24"/>
        </w:rPr>
        <w:t>段提供</w:t>
      </w:r>
      <w:r w:rsidRPr="00D77533">
        <w:rPr>
          <w:rFonts w:asciiTheme="minorEastAsia" w:eastAsiaTheme="minorEastAsia" w:hAnsiTheme="minorEastAsia" w:hint="eastAsia"/>
          <w:sz w:val="24"/>
          <w:szCs w:val="24"/>
        </w:rPr>
        <w:t>7*</w:t>
      </w:r>
      <w:r w:rsidRPr="00D77533">
        <w:rPr>
          <w:rFonts w:asciiTheme="minorEastAsia" w:eastAsiaTheme="minorEastAsia" w:hAnsiTheme="minorEastAsia"/>
          <w:sz w:val="24"/>
          <w:szCs w:val="24"/>
        </w:rPr>
        <w:t>24</w:t>
      </w:r>
      <w:r w:rsidRPr="00D77533">
        <w:rPr>
          <w:rFonts w:asciiTheme="minorEastAsia" w:eastAsiaTheme="minorEastAsia" w:hAnsiTheme="minorEastAsia" w:cs="MS Mincho"/>
          <w:sz w:val="24"/>
          <w:szCs w:val="24"/>
        </w:rPr>
        <w:t>小</w:t>
      </w:r>
      <w:r w:rsidRPr="00D77533">
        <w:rPr>
          <w:rFonts w:asciiTheme="minorEastAsia" w:eastAsiaTheme="minorEastAsia" w:hAnsiTheme="minorEastAsia"/>
          <w:sz w:val="24"/>
          <w:szCs w:val="24"/>
        </w:rPr>
        <w:t>时驻场</w:t>
      </w:r>
      <w:r w:rsidRPr="00D77533">
        <w:rPr>
          <w:rFonts w:asciiTheme="minorEastAsia" w:eastAsiaTheme="minorEastAsia" w:hAnsiTheme="minorEastAsia" w:cs="MS Mincho"/>
          <w:sz w:val="24"/>
          <w:szCs w:val="24"/>
        </w:rPr>
        <w:t>保障工作。</w:t>
      </w:r>
    </w:p>
    <w:p w14:paraId="6DE4FA54" w14:textId="77777777" w:rsidR="004E06A7" w:rsidRPr="00D77533" w:rsidRDefault="004E06A7" w:rsidP="00761147">
      <w:pPr>
        <w:pStyle w:val="4"/>
        <w:numPr>
          <w:ilvl w:val="2"/>
          <w:numId w:val="7"/>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sz w:val="24"/>
          <w:szCs w:val="24"/>
        </w:rPr>
        <w:t>维护内容</w:t>
      </w:r>
    </w:p>
    <w:p w14:paraId="04646A4C" w14:textId="77777777" w:rsidR="004E06A7" w:rsidRPr="00D77533" w:rsidRDefault="004E06A7" w:rsidP="004E06A7">
      <w:pPr>
        <w:ind w:firstLine="480"/>
        <w:rPr>
          <w:rFonts w:asciiTheme="minorEastAsia" w:eastAsiaTheme="minorEastAsia" w:hAnsiTheme="minorEastAsia"/>
          <w:b/>
          <w:sz w:val="24"/>
          <w:szCs w:val="24"/>
        </w:rPr>
      </w:pPr>
      <w:r w:rsidRPr="00D77533">
        <w:rPr>
          <w:rFonts w:asciiTheme="minorEastAsia" w:eastAsiaTheme="minorEastAsia" w:hAnsiTheme="minorEastAsia"/>
          <w:b/>
          <w:sz w:val="24"/>
          <w:szCs w:val="24"/>
        </w:rPr>
        <w:t>1.角色权限分配变更</w:t>
      </w:r>
    </w:p>
    <w:p w14:paraId="1B4E89CD" w14:textId="77777777" w:rsidR="004E06A7" w:rsidRPr="009E132A" w:rsidRDefault="004E06A7" w:rsidP="004E06A7">
      <w:pPr>
        <w:ind w:firstLine="480"/>
        <w:rPr>
          <w:rFonts w:asciiTheme="minorEastAsia" w:eastAsiaTheme="minorEastAsia" w:hAnsiTheme="minorEastAsia" w:cs="MS Mincho"/>
          <w:sz w:val="24"/>
          <w:szCs w:val="24"/>
        </w:rPr>
      </w:pPr>
      <w:r w:rsidRPr="009E132A">
        <w:rPr>
          <w:rFonts w:asciiTheme="minorEastAsia" w:eastAsiaTheme="minorEastAsia" w:hAnsiTheme="minorEastAsia" w:cs="MS Mincho" w:hint="eastAsia"/>
          <w:sz w:val="24"/>
          <w:szCs w:val="24"/>
        </w:rPr>
        <w:t>针对</w:t>
      </w:r>
      <w:r w:rsidRPr="009E132A">
        <w:rPr>
          <w:rFonts w:asciiTheme="minorEastAsia" w:eastAsiaTheme="minorEastAsia" w:hAnsiTheme="minorEastAsia" w:cs="MS Mincho"/>
          <w:sz w:val="24"/>
          <w:szCs w:val="24"/>
        </w:rPr>
        <w:t>角色权限分配</w:t>
      </w:r>
      <w:r w:rsidRPr="009E132A">
        <w:rPr>
          <w:rFonts w:asciiTheme="minorEastAsia" w:eastAsiaTheme="minorEastAsia" w:hAnsiTheme="minorEastAsia" w:cs="MS Mincho" w:hint="eastAsia"/>
          <w:sz w:val="24"/>
          <w:szCs w:val="24"/>
        </w:rPr>
        <w:t>，</w:t>
      </w:r>
      <w:r w:rsidRPr="009E132A">
        <w:rPr>
          <w:rFonts w:asciiTheme="minorEastAsia" w:eastAsiaTheme="minorEastAsia" w:hAnsiTheme="minorEastAsia" w:cs="MS Mincho"/>
          <w:sz w:val="24"/>
          <w:szCs w:val="24"/>
        </w:rPr>
        <w:t>及人员调动</w:t>
      </w:r>
      <w:r w:rsidRPr="009E132A">
        <w:rPr>
          <w:rFonts w:asciiTheme="minorEastAsia" w:eastAsiaTheme="minorEastAsia" w:hAnsiTheme="minorEastAsia" w:cs="MS Mincho" w:hint="eastAsia"/>
          <w:sz w:val="24"/>
          <w:szCs w:val="24"/>
        </w:rPr>
        <w:t>、</w:t>
      </w:r>
      <w:r w:rsidRPr="009E132A">
        <w:rPr>
          <w:rFonts w:asciiTheme="minorEastAsia" w:eastAsiaTheme="minorEastAsia" w:hAnsiTheme="minorEastAsia" w:cs="MS Mincho"/>
          <w:sz w:val="24"/>
          <w:szCs w:val="24"/>
        </w:rPr>
        <w:t>人员离职</w:t>
      </w:r>
      <w:r w:rsidRPr="009E132A">
        <w:rPr>
          <w:rFonts w:asciiTheme="minorEastAsia" w:eastAsiaTheme="minorEastAsia" w:hAnsiTheme="minorEastAsia" w:cs="MS Mincho" w:hint="eastAsia"/>
          <w:sz w:val="24"/>
          <w:szCs w:val="24"/>
        </w:rPr>
        <w:t>、</w:t>
      </w:r>
      <w:r w:rsidRPr="009E132A">
        <w:rPr>
          <w:rFonts w:asciiTheme="minorEastAsia" w:eastAsiaTheme="minorEastAsia" w:hAnsiTheme="minorEastAsia" w:cs="MS Mincho"/>
          <w:sz w:val="24"/>
          <w:szCs w:val="24"/>
        </w:rPr>
        <w:t>新进人员的用户增加</w:t>
      </w:r>
      <w:r w:rsidRPr="009E132A">
        <w:rPr>
          <w:rFonts w:asciiTheme="minorEastAsia" w:eastAsiaTheme="minorEastAsia" w:hAnsiTheme="minorEastAsia" w:cs="MS Mincho" w:hint="eastAsia"/>
          <w:sz w:val="24"/>
          <w:szCs w:val="24"/>
        </w:rPr>
        <w:t>、</w:t>
      </w:r>
      <w:r w:rsidRPr="009E132A">
        <w:rPr>
          <w:rFonts w:asciiTheme="minorEastAsia" w:eastAsiaTheme="minorEastAsia" w:hAnsiTheme="minorEastAsia" w:cs="MS Mincho"/>
          <w:sz w:val="24"/>
          <w:szCs w:val="24"/>
        </w:rPr>
        <w:t>变动账户及其所对应的功能权限的分配变更</w:t>
      </w:r>
      <w:r w:rsidRPr="009E132A">
        <w:rPr>
          <w:rFonts w:asciiTheme="minorEastAsia" w:eastAsiaTheme="minorEastAsia" w:hAnsiTheme="minorEastAsia" w:cs="MS Mincho" w:hint="eastAsia"/>
          <w:sz w:val="24"/>
          <w:szCs w:val="24"/>
        </w:rPr>
        <w:t>。</w:t>
      </w:r>
      <w:r w:rsidR="000E5E6A">
        <w:rPr>
          <w:rFonts w:ascii="宋体" w:hAnsi="宋体" w:hint="eastAsia"/>
          <w:sz w:val="24"/>
          <w:szCs w:val="24"/>
        </w:rPr>
        <w:t>包括会计核算制单</w:t>
      </w:r>
      <w:r w:rsidR="000E5E6A" w:rsidRPr="00C45012">
        <w:rPr>
          <w:rFonts w:ascii="宋体" w:hAnsi="宋体" w:hint="eastAsia"/>
          <w:sz w:val="24"/>
          <w:szCs w:val="24"/>
        </w:rPr>
        <w:t>权限</w:t>
      </w:r>
      <w:r w:rsidR="000E5E6A">
        <w:rPr>
          <w:rFonts w:ascii="宋体" w:hAnsi="宋体" w:hint="eastAsia"/>
          <w:sz w:val="24"/>
          <w:szCs w:val="24"/>
        </w:rPr>
        <w:t>变更</w:t>
      </w:r>
      <w:r w:rsidR="000E5E6A" w:rsidRPr="00C45012">
        <w:rPr>
          <w:rFonts w:ascii="宋体" w:hAnsi="宋体" w:hint="eastAsia"/>
          <w:sz w:val="24"/>
          <w:szCs w:val="24"/>
        </w:rPr>
        <w:t>、</w:t>
      </w:r>
      <w:r w:rsidR="000E5E6A">
        <w:rPr>
          <w:rFonts w:ascii="宋体" w:hAnsi="宋体" w:hint="eastAsia"/>
          <w:sz w:val="24"/>
          <w:szCs w:val="24"/>
        </w:rPr>
        <w:t>会计核算审核</w:t>
      </w:r>
      <w:r w:rsidR="000E5E6A" w:rsidRPr="00C45012">
        <w:rPr>
          <w:rFonts w:ascii="宋体" w:hAnsi="宋体" w:hint="eastAsia"/>
          <w:sz w:val="24"/>
          <w:szCs w:val="24"/>
        </w:rPr>
        <w:t>人员权限</w:t>
      </w:r>
      <w:r w:rsidR="000E5E6A">
        <w:rPr>
          <w:rFonts w:ascii="宋体" w:hAnsi="宋体" w:hint="eastAsia"/>
          <w:sz w:val="24"/>
          <w:szCs w:val="24"/>
        </w:rPr>
        <w:t>变更</w:t>
      </w:r>
      <w:r w:rsidR="000E5E6A" w:rsidRPr="00C45012">
        <w:rPr>
          <w:rFonts w:ascii="宋体" w:hAnsi="宋体" w:hint="eastAsia"/>
          <w:sz w:val="24"/>
          <w:szCs w:val="24"/>
        </w:rPr>
        <w:t>、</w:t>
      </w:r>
      <w:r w:rsidR="000E5E6A">
        <w:rPr>
          <w:rFonts w:ascii="宋体" w:hAnsi="宋体" w:hint="eastAsia"/>
          <w:sz w:val="24"/>
          <w:szCs w:val="24"/>
        </w:rPr>
        <w:t>会计核算记账人员</w:t>
      </w:r>
      <w:r w:rsidR="000E5E6A" w:rsidRPr="00C45012">
        <w:rPr>
          <w:rFonts w:ascii="宋体" w:hAnsi="宋体" w:hint="eastAsia"/>
          <w:sz w:val="24"/>
          <w:szCs w:val="24"/>
        </w:rPr>
        <w:t>权限</w:t>
      </w:r>
      <w:r w:rsidR="000E5E6A">
        <w:rPr>
          <w:rFonts w:ascii="宋体" w:hAnsi="宋体" w:hint="eastAsia"/>
          <w:sz w:val="24"/>
          <w:szCs w:val="24"/>
        </w:rPr>
        <w:t>变更</w:t>
      </w:r>
      <w:r w:rsidR="000E5E6A" w:rsidRPr="00C45012">
        <w:rPr>
          <w:rFonts w:ascii="宋体" w:hAnsi="宋体" w:hint="eastAsia"/>
          <w:sz w:val="24"/>
          <w:szCs w:val="24"/>
        </w:rPr>
        <w:t>、</w:t>
      </w:r>
      <w:r w:rsidR="000E5E6A">
        <w:rPr>
          <w:rFonts w:ascii="宋体" w:hAnsi="宋体" w:hint="eastAsia"/>
          <w:sz w:val="24"/>
          <w:szCs w:val="24"/>
        </w:rPr>
        <w:t>会计核算打印</w:t>
      </w:r>
      <w:r w:rsidR="000E5E6A" w:rsidRPr="00C45012">
        <w:rPr>
          <w:rFonts w:ascii="宋体" w:hAnsi="宋体" w:hint="eastAsia"/>
          <w:sz w:val="24"/>
          <w:szCs w:val="24"/>
        </w:rPr>
        <w:t>人员权限</w:t>
      </w:r>
      <w:r w:rsidR="000E5E6A">
        <w:rPr>
          <w:rFonts w:ascii="宋体" w:hAnsi="宋体" w:hint="eastAsia"/>
          <w:sz w:val="24"/>
          <w:szCs w:val="24"/>
        </w:rPr>
        <w:t>变更。</w:t>
      </w:r>
    </w:p>
    <w:p w14:paraId="2F094D0C" w14:textId="77777777" w:rsidR="004E06A7" w:rsidRPr="00D77533" w:rsidRDefault="004E06A7" w:rsidP="004E06A7">
      <w:pPr>
        <w:ind w:firstLine="480"/>
        <w:rPr>
          <w:rFonts w:asciiTheme="minorEastAsia" w:eastAsiaTheme="minorEastAsia" w:hAnsiTheme="minorEastAsia"/>
          <w:b/>
          <w:sz w:val="24"/>
          <w:szCs w:val="24"/>
        </w:rPr>
      </w:pPr>
      <w:r w:rsidRPr="00D77533">
        <w:rPr>
          <w:rFonts w:asciiTheme="minorEastAsia" w:eastAsiaTheme="minorEastAsia" w:hAnsiTheme="minorEastAsia"/>
          <w:b/>
          <w:sz w:val="24"/>
          <w:szCs w:val="24"/>
        </w:rPr>
        <w:t>2.</w:t>
      </w:r>
      <w:r w:rsidRPr="00D77533">
        <w:rPr>
          <w:rFonts w:asciiTheme="minorEastAsia" w:eastAsiaTheme="minorEastAsia" w:hAnsiTheme="minorEastAsia" w:hint="eastAsia"/>
          <w:b/>
          <w:sz w:val="24"/>
          <w:szCs w:val="24"/>
        </w:rPr>
        <w:t>操作流程解答</w:t>
      </w:r>
    </w:p>
    <w:p w14:paraId="12DD9B74"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在法院人员使用过程中，针对遇到的操作类问题，由维护人员对其进行系统操作流程的讲解及操作步骤的解答。</w:t>
      </w:r>
      <w:r w:rsidR="008129F0">
        <w:rPr>
          <w:rFonts w:ascii="宋体" w:hAnsi="宋体" w:hint="eastAsia"/>
          <w:sz w:val="24"/>
          <w:szCs w:val="24"/>
        </w:rPr>
        <w:t>包括会计核算账套建立</w:t>
      </w:r>
      <w:r w:rsidR="008129F0" w:rsidRPr="00C45012">
        <w:rPr>
          <w:rFonts w:ascii="宋体" w:hAnsi="宋体" w:cs="宋体" w:hint="eastAsia"/>
          <w:color w:val="000000"/>
          <w:kern w:val="0"/>
          <w:sz w:val="24"/>
          <w:szCs w:val="24"/>
        </w:rPr>
        <w:t>操作流程解答</w:t>
      </w:r>
      <w:r w:rsidR="008129F0" w:rsidRPr="00C45012">
        <w:rPr>
          <w:rFonts w:ascii="宋体" w:hAnsi="宋体" w:hint="eastAsia"/>
          <w:sz w:val="24"/>
          <w:szCs w:val="24"/>
        </w:rPr>
        <w:t>、</w:t>
      </w:r>
      <w:r w:rsidR="008129F0">
        <w:rPr>
          <w:rFonts w:ascii="宋体" w:hAnsi="宋体" w:hint="eastAsia"/>
          <w:sz w:val="24"/>
          <w:szCs w:val="24"/>
        </w:rPr>
        <w:t>会计核算会计科目设置</w:t>
      </w:r>
      <w:r w:rsidR="008129F0" w:rsidRPr="00C45012">
        <w:rPr>
          <w:rFonts w:ascii="宋体" w:hAnsi="宋体" w:cs="宋体" w:hint="eastAsia"/>
          <w:color w:val="000000"/>
          <w:kern w:val="0"/>
          <w:sz w:val="24"/>
          <w:szCs w:val="24"/>
        </w:rPr>
        <w:t>操作流程解答</w:t>
      </w:r>
      <w:r w:rsidR="008129F0" w:rsidRPr="00C45012">
        <w:rPr>
          <w:rFonts w:ascii="宋体" w:hAnsi="宋体" w:hint="eastAsia"/>
          <w:sz w:val="24"/>
          <w:szCs w:val="24"/>
        </w:rPr>
        <w:t>、</w:t>
      </w:r>
      <w:r w:rsidR="008129F0">
        <w:rPr>
          <w:rFonts w:ascii="宋体" w:hAnsi="宋体" w:hint="eastAsia"/>
          <w:sz w:val="24"/>
          <w:szCs w:val="24"/>
        </w:rPr>
        <w:t>会计核算功能科目设置</w:t>
      </w:r>
      <w:r w:rsidR="008129F0" w:rsidRPr="00C45012">
        <w:rPr>
          <w:rFonts w:ascii="宋体" w:hAnsi="宋体" w:cs="宋体" w:hint="eastAsia"/>
          <w:color w:val="000000"/>
          <w:kern w:val="0"/>
          <w:sz w:val="24"/>
          <w:szCs w:val="24"/>
        </w:rPr>
        <w:t>操作流程解答</w:t>
      </w:r>
      <w:r w:rsidR="008129F0" w:rsidRPr="00C45012">
        <w:rPr>
          <w:rFonts w:ascii="宋体" w:hAnsi="宋体" w:hint="eastAsia"/>
          <w:sz w:val="24"/>
          <w:szCs w:val="24"/>
        </w:rPr>
        <w:t>、</w:t>
      </w:r>
      <w:r w:rsidR="008129F0">
        <w:rPr>
          <w:rFonts w:ascii="宋体" w:hAnsi="宋体" w:hint="eastAsia"/>
          <w:sz w:val="24"/>
          <w:szCs w:val="24"/>
        </w:rPr>
        <w:t>会计核算经济科目设置</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、会计核算项目设置</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、会计核算会计科目与功能科目的勾稽关系</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、会计核算会计科目与经济科目的勾稽关系</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、会计核算会计科目与项目的勾稽关系</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、会计核算功能科目与经济科目的勾稽关系</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、会计核算功能科目与项目的勾稽关系</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、会计核算经济科目与项目的勾稽关系</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、会计核算凭证录入</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、会计核算年终结转</w:t>
      </w:r>
      <w:r w:rsidR="008129F0" w:rsidRPr="00C45012">
        <w:rPr>
          <w:rFonts w:ascii="宋体" w:hAnsi="宋体" w:cs="宋体" w:hint="eastAsia"/>
          <w:color w:val="000000"/>
          <w:kern w:val="0"/>
          <w:sz w:val="24"/>
          <w:szCs w:val="24"/>
        </w:rPr>
        <w:t>操作流程解答</w:t>
      </w:r>
      <w:r w:rsidR="008129F0">
        <w:rPr>
          <w:rFonts w:ascii="宋体" w:hAnsi="宋体" w:hint="eastAsia"/>
          <w:sz w:val="24"/>
          <w:szCs w:val="24"/>
        </w:rPr>
        <w:t>、会计核算月结</w:t>
      </w:r>
      <w:r w:rsidR="008129F0" w:rsidRPr="00C45012">
        <w:rPr>
          <w:rFonts w:ascii="宋体" w:hAnsi="宋体" w:cs="宋体" w:hint="eastAsia"/>
          <w:color w:val="000000"/>
          <w:kern w:val="0"/>
          <w:sz w:val="24"/>
          <w:szCs w:val="24"/>
        </w:rPr>
        <w:t>操作流程解答</w:t>
      </w:r>
      <w:r w:rsidR="008129F0">
        <w:rPr>
          <w:rFonts w:ascii="宋体" w:hAnsi="宋体" w:cs="宋体" w:hint="eastAsia"/>
          <w:color w:val="000000"/>
          <w:kern w:val="0"/>
          <w:sz w:val="24"/>
          <w:szCs w:val="24"/>
        </w:rPr>
        <w:t>。</w:t>
      </w:r>
    </w:p>
    <w:p w14:paraId="5AA17FAA" w14:textId="77777777" w:rsidR="004E06A7" w:rsidRPr="00D77533" w:rsidRDefault="004E06A7" w:rsidP="004E06A7">
      <w:pPr>
        <w:ind w:firstLine="480"/>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b/>
          <w:color w:val="000000"/>
          <w:kern w:val="0"/>
          <w:sz w:val="24"/>
          <w:szCs w:val="24"/>
        </w:rPr>
        <w:t>3.</w:t>
      </w:r>
      <w:r w:rsidRPr="00D77533">
        <w:rPr>
          <w:rFonts w:asciiTheme="minorEastAsia" w:eastAsiaTheme="minorEastAsia" w:hAnsiTheme="minorEastAsia" w:cs="宋体" w:hint="eastAsia"/>
          <w:b/>
          <w:color w:val="000000"/>
          <w:kern w:val="0"/>
          <w:sz w:val="24"/>
          <w:szCs w:val="24"/>
        </w:rPr>
        <w:t>特殊情况操作讲解</w:t>
      </w:r>
    </w:p>
    <w:p w14:paraId="00AB8463"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在法院人员使用过程中所遇到的系统未涉及通用流程、常规操作的情况下，对特殊情况、特殊问题在系统中如何处理及操作的讲解。</w:t>
      </w:r>
      <w:r w:rsidR="00072FC0">
        <w:rPr>
          <w:rFonts w:ascii="宋体" w:hAnsi="宋体" w:hint="eastAsia"/>
          <w:sz w:val="24"/>
          <w:szCs w:val="24"/>
        </w:rPr>
        <w:t>包括会计凭证跨年度复制</w:t>
      </w:r>
      <w:r w:rsidR="00072FC0" w:rsidRPr="00C45012">
        <w:rPr>
          <w:rFonts w:ascii="宋体" w:hAnsi="宋体" w:cs="宋体" w:hint="eastAsia"/>
          <w:color w:val="000000"/>
          <w:kern w:val="0"/>
          <w:sz w:val="24"/>
          <w:szCs w:val="24"/>
        </w:rPr>
        <w:t>操作讲解</w:t>
      </w:r>
      <w:r w:rsidR="00072FC0">
        <w:rPr>
          <w:rFonts w:ascii="宋体" w:hAnsi="宋体" w:cs="宋体" w:hint="eastAsia"/>
          <w:color w:val="000000"/>
          <w:kern w:val="0"/>
          <w:sz w:val="24"/>
          <w:szCs w:val="24"/>
        </w:rPr>
        <w:t>、会计凭证跳号</w:t>
      </w:r>
      <w:r w:rsidR="00072FC0" w:rsidRPr="00C45012">
        <w:rPr>
          <w:rFonts w:ascii="宋体" w:hAnsi="宋体" w:cs="宋体" w:hint="eastAsia"/>
          <w:color w:val="000000"/>
          <w:kern w:val="0"/>
          <w:sz w:val="24"/>
          <w:szCs w:val="24"/>
        </w:rPr>
        <w:t>操作讲解</w:t>
      </w:r>
      <w:r w:rsidR="00072FC0">
        <w:rPr>
          <w:rFonts w:ascii="宋体" w:hAnsi="宋体" w:hint="eastAsia"/>
          <w:sz w:val="24"/>
          <w:szCs w:val="24"/>
        </w:rPr>
        <w:t>。</w:t>
      </w:r>
    </w:p>
    <w:p w14:paraId="4F028575" w14:textId="77777777" w:rsidR="004E06A7" w:rsidRPr="00D77533" w:rsidRDefault="004E06A7" w:rsidP="004E06A7">
      <w:pPr>
        <w:ind w:firstLine="480"/>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4.政策类解答</w:t>
      </w:r>
    </w:p>
    <w:p w14:paraId="2EC6BBE3"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针对在国家政策或地方政策发生变动的情况下，系统相应作出更改后，对不了解政策变动的人员，由维护人员对其进行新政策的解答。</w:t>
      </w:r>
      <w:r w:rsidR="00CF5BE9">
        <w:rPr>
          <w:rFonts w:ascii="宋体" w:hAnsi="宋体" w:hint="eastAsia"/>
          <w:sz w:val="24"/>
          <w:szCs w:val="24"/>
        </w:rPr>
        <w:t>包括会计核算管理政策解答。</w:t>
      </w:r>
    </w:p>
    <w:p w14:paraId="1922C55D" w14:textId="77777777" w:rsidR="004E06A7" w:rsidRPr="00D77533" w:rsidRDefault="004E06A7" w:rsidP="004E06A7">
      <w:pPr>
        <w:ind w:firstLine="480"/>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5.辅助操作</w:t>
      </w:r>
    </w:p>
    <w:p w14:paraId="65FA48B7"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lastRenderedPageBreak/>
        <w:t>操作人员在系统的使用过程中，遇到无法操作或在指导下无法完成操作的情况下，由维护人员进行辅助性操作。</w:t>
      </w:r>
      <w:r w:rsidR="000F73B0">
        <w:rPr>
          <w:rFonts w:ascii="宋体" w:hAnsi="宋体" w:hint="eastAsia"/>
          <w:sz w:val="24"/>
          <w:szCs w:val="24"/>
        </w:rPr>
        <w:t>包括会计核算账套建立</w:t>
      </w:r>
      <w:r w:rsidR="000F73B0">
        <w:rPr>
          <w:rFonts w:ascii="宋体" w:hAnsi="宋体" w:cs="宋体" w:hint="eastAsia"/>
          <w:color w:val="000000"/>
          <w:kern w:val="0"/>
          <w:sz w:val="24"/>
          <w:szCs w:val="24"/>
        </w:rPr>
        <w:t>辅助操作</w:t>
      </w:r>
      <w:r w:rsidR="000F73B0" w:rsidRPr="00C45012">
        <w:rPr>
          <w:rFonts w:ascii="宋体" w:hAnsi="宋体" w:hint="eastAsia"/>
          <w:sz w:val="24"/>
          <w:szCs w:val="24"/>
        </w:rPr>
        <w:t>、</w:t>
      </w:r>
      <w:r w:rsidR="000F73B0">
        <w:rPr>
          <w:rFonts w:ascii="宋体" w:hAnsi="宋体" w:hint="eastAsia"/>
          <w:sz w:val="24"/>
          <w:szCs w:val="24"/>
        </w:rPr>
        <w:t>会计核算会计科目设置</w:t>
      </w:r>
      <w:r w:rsidR="000F73B0">
        <w:rPr>
          <w:rFonts w:ascii="宋体" w:hAnsi="宋体" w:cs="宋体" w:hint="eastAsia"/>
          <w:color w:val="000000"/>
          <w:kern w:val="0"/>
          <w:sz w:val="24"/>
          <w:szCs w:val="24"/>
        </w:rPr>
        <w:t>辅助操作</w:t>
      </w:r>
      <w:r w:rsidR="000F73B0" w:rsidRPr="00C45012">
        <w:rPr>
          <w:rFonts w:ascii="宋体" w:hAnsi="宋体" w:hint="eastAsia"/>
          <w:sz w:val="24"/>
          <w:szCs w:val="24"/>
        </w:rPr>
        <w:t>、</w:t>
      </w:r>
      <w:r w:rsidR="000F73B0">
        <w:rPr>
          <w:rFonts w:ascii="宋体" w:hAnsi="宋体" w:hint="eastAsia"/>
          <w:sz w:val="24"/>
          <w:szCs w:val="24"/>
        </w:rPr>
        <w:t>会计核算功能科目设置</w:t>
      </w:r>
      <w:r w:rsidR="000F73B0">
        <w:rPr>
          <w:rFonts w:ascii="宋体" w:hAnsi="宋体" w:cs="宋体" w:hint="eastAsia"/>
          <w:color w:val="000000"/>
          <w:kern w:val="0"/>
          <w:sz w:val="24"/>
          <w:szCs w:val="24"/>
        </w:rPr>
        <w:t>辅助操作</w:t>
      </w:r>
      <w:r w:rsidR="000F73B0" w:rsidRPr="00C45012">
        <w:rPr>
          <w:rFonts w:ascii="宋体" w:hAnsi="宋体" w:hint="eastAsia"/>
          <w:sz w:val="24"/>
          <w:szCs w:val="24"/>
        </w:rPr>
        <w:t>、</w:t>
      </w:r>
      <w:r w:rsidR="000F73B0">
        <w:rPr>
          <w:rFonts w:ascii="宋体" w:hAnsi="宋体" w:hint="eastAsia"/>
          <w:sz w:val="24"/>
          <w:szCs w:val="24"/>
        </w:rPr>
        <w:t>会计核算经济科目设置</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、会计核算项目设置</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、会计核算会计科目与功能科目的勾稽关系</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、会计核算会计科目与经济科目的勾稽关系</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、会计核算会计科目与项目的勾稽关系</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、会计核算功能科目与经济科目的勾稽关系</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、会计核算功能科目与项目的勾稽关系</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、会计核算经济科目与项目的勾稽关系</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、会计核算凭证录入</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、会计核算年终结转</w:t>
      </w:r>
      <w:r w:rsidR="000F73B0">
        <w:rPr>
          <w:rFonts w:ascii="宋体" w:hAnsi="宋体" w:cs="宋体" w:hint="eastAsia"/>
          <w:color w:val="000000"/>
          <w:kern w:val="0"/>
          <w:sz w:val="24"/>
          <w:szCs w:val="24"/>
        </w:rPr>
        <w:t>辅助操作</w:t>
      </w:r>
      <w:r w:rsidR="000F73B0">
        <w:rPr>
          <w:rFonts w:ascii="宋体" w:hAnsi="宋体" w:hint="eastAsia"/>
          <w:sz w:val="24"/>
          <w:szCs w:val="24"/>
        </w:rPr>
        <w:t>、会计核算月结</w:t>
      </w:r>
      <w:r w:rsidR="000F73B0">
        <w:rPr>
          <w:rFonts w:ascii="宋体" w:hAnsi="宋体" w:cs="宋体" w:hint="eastAsia"/>
          <w:color w:val="000000"/>
          <w:kern w:val="0"/>
          <w:sz w:val="24"/>
          <w:szCs w:val="24"/>
        </w:rPr>
        <w:t>辅助操作。</w:t>
      </w:r>
    </w:p>
    <w:p w14:paraId="4DC47CB5" w14:textId="77777777" w:rsidR="004E06A7" w:rsidRPr="00D77533" w:rsidRDefault="004E06A7" w:rsidP="004E06A7">
      <w:pPr>
        <w:ind w:firstLine="480"/>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6.辅助数据录入</w:t>
      </w:r>
    </w:p>
    <w:p w14:paraId="05F0F8A2"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在操作人员使用系统过程中，遇到数据无法生成，或导入表格由于数据格式问题无法导入系统的情况下，由维护人员辅助完成数据录入工作。</w:t>
      </w:r>
      <w:r w:rsidR="00903435">
        <w:rPr>
          <w:rFonts w:ascii="宋体" w:hAnsi="宋体" w:hint="eastAsia"/>
          <w:sz w:val="24"/>
          <w:szCs w:val="24"/>
        </w:rPr>
        <w:t>包括会计核算会计科目辅助录入、会计核算经济科目辅助录入、会计核算项目辅助录入、会计核算会计科目与功能科目的勾稽关系</w:t>
      </w:r>
      <w:r w:rsidR="00903435">
        <w:rPr>
          <w:rFonts w:ascii="宋体" w:hAnsi="宋体" w:cs="宋体" w:hint="eastAsia"/>
          <w:color w:val="000000"/>
          <w:kern w:val="0"/>
          <w:sz w:val="24"/>
          <w:szCs w:val="24"/>
        </w:rPr>
        <w:t>辅助录入</w:t>
      </w:r>
      <w:r w:rsidR="00903435">
        <w:rPr>
          <w:rFonts w:ascii="宋体" w:hAnsi="宋体" w:hint="eastAsia"/>
          <w:sz w:val="24"/>
          <w:szCs w:val="24"/>
        </w:rPr>
        <w:t>、会计核算会计科目与经济科目的勾稽关系</w:t>
      </w:r>
      <w:r w:rsidR="00903435">
        <w:rPr>
          <w:rFonts w:ascii="宋体" w:hAnsi="宋体" w:cs="宋体" w:hint="eastAsia"/>
          <w:color w:val="000000"/>
          <w:kern w:val="0"/>
          <w:sz w:val="24"/>
          <w:szCs w:val="24"/>
        </w:rPr>
        <w:t>辅助录入</w:t>
      </w:r>
      <w:r w:rsidR="00903435">
        <w:rPr>
          <w:rFonts w:ascii="宋体" w:hAnsi="宋体" w:hint="eastAsia"/>
          <w:sz w:val="24"/>
          <w:szCs w:val="24"/>
        </w:rPr>
        <w:t>、会计核算会计科目与项目的勾稽关系</w:t>
      </w:r>
      <w:r w:rsidR="00903435">
        <w:rPr>
          <w:rFonts w:ascii="宋体" w:hAnsi="宋体" w:cs="宋体" w:hint="eastAsia"/>
          <w:color w:val="000000"/>
          <w:kern w:val="0"/>
          <w:sz w:val="24"/>
          <w:szCs w:val="24"/>
        </w:rPr>
        <w:t>辅助录入</w:t>
      </w:r>
      <w:r w:rsidR="00903435">
        <w:rPr>
          <w:rFonts w:ascii="宋体" w:hAnsi="宋体" w:hint="eastAsia"/>
          <w:sz w:val="24"/>
          <w:szCs w:val="24"/>
        </w:rPr>
        <w:t>、会计核算功能科目与经济科目的勾稽关系</w:t>
      </w:r>
      <w:r w:rsidR="00903435">
        <w:rPr>
          <w:rFonts w:ascii="宋体" w:hAnsi="宋体" w:cs="宋体" w:hint="eastAsia"/>
          <w:color w:val="000000"/>
          <w:kern w:val="0"/>
          <w:sz w:val="24"/>
          <w:szCs w:val="24"/>
        </w:rPr>
        <w:t>辅助录入</w:t>
      </w:r>
      <w:r w:rsidR="00903435">
        <w:rPr>
          <w:rFonts w:ascii="宋体" w:hAnsi="宋体" w:hint="eastAsia"/>
          <w:sz w:val="24"/>
          <w:szCs w:val="24"/>
        </w:rPr>
        <w:t>、会计核算功能科目与项目的勾稽关系</w:t>
      </w:r>
      <w:r w:rsidR="00903435">
        <w:rPr>
          <w:rFonts w:ascii="宋体" w:hAnsi="宋体" w:cs="宋体" w:hint="eastAsia"/>
          <w:color w:val="000000"/>
          <w:kern w:val="0"/>
          <w:sz w:val="24"/>
          <w:szCs w:val="24"/>
        </w:rPr>
        <w:t>辅助录入</w:t>
      </w:r>
      <w:r w:rsidR="00903435">
        <w:rPr>
          <w:rFonts w:ascii="宋体" w:hAnsi="宋体" w:hint="eastAsia"/>
          <w:sz w:val="24"/>
          <w:szCs w:val="24"/>
        </w:rPr>
        <w:t>、会计核算经济科目与项目的勾稽关系</w:t>
      </w:r>
      <w:r w:rsidR="00903435">
        <w:rPr>
          <w:rFonts w:ascii="宋体" w:hAnsi="宋体" w:cs="宋体" w:hint="eastAsia"/>
          <w:color w:val="000000"/>
          <w:kern w:val="0"/>
          <w:sz w:val="24"/>
          <w:szCs w:val="24"/>
        </w:rPr>
        <w:t>辅助录入。</w:t>
      </w:r>
    </w:p>
    <w:p w14:paraId="087F2045" w14:textId="77777777" w:rsidR="004E06A7" w:rsidRPr="00D77533" w:rsidRDefault="004E06A7" w:rsidP="004E06A7">
      <w:pPr>
        <w:ind w:firstLine="480"/>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7.测试数据删除</w:t>
      </w:r>
    </w:p>
    <w:p w14:paraId="10059A23"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对单位用户在初始使用系统</w:t>
      </w:r>
      <w:r w:rsidRPr="00D77533">
        <w:rPr>
          <w:rFonts w:asciiTheme="minorEastAsia" w:eastAsiaTheme="minorEastAsia" w:hAnsiTheme="minorEastAsia" w:cs="宋体" w:hint="eastAsia"/>
          <w:color w:val="000000"/>
          <w:kern w:val="0"/>
          <w:sz w:val="24"/>
          <w:szCs w:val="24"/>
        </w:rPr>
        <w:t>，</w:t>
      </w:r>
      <w:r w:rsidRPr="00D77533">
        <w:rPr>
          <w:rFonts w:asciiTheme="minorEastAsia" w:eastAsiaTheme="minorEastAsia" w:hAnsiTheme="minorEastAsia" w:cs="宋体"/>
          <w:color w:val="000000"/>
          <w:kern w:val="0"/>
          <w:sz w:val="24"/>
          <w:szCs w:val="24"/>
        </w:rPr>
        <w:t>或培训系统时产生的测试数据进行后台批量删除</w:t>
      </w:r>
      <w:r w:rsidR="00C476AD">
        <w:rPr>
          <w:rFonts w:asciiTheme="minorEastAsia" w:eastAsiaTheme="minorEastAsia" w:hAnsiTheme="minorEastAsia" w:cs="宋体" w:hint="eastAsia"/>
          <w:color w:val="000000"/>
          <w:kern w:val="0"/>
          <w:sz w:val="24"/>
          <w:szCs w:val="24"/>
        </w:rPr>
        <w:t>。</w:t>
      </w:r>
      <w:r w:rsidR="00C476AD">
        <w:rPr>
          <w:rFonts w:ascii="宋体" w:hAnsi="宋体" w:hint="eastAsia"/>
          <w:sz w:val="24"/>
          <w:szCs w:val="24"/>
        </w:rPr>
        <w:t>包括会计核算账套建立</w:t>
      </w:r>
      <w:r w:rsidR="00C476AD">
        <w:rPr>
          <w:rFonts w:ascii="宋体" w:hAnsi="宋体" w:cs="宋体" w:hint="eastAsia"/>
          <w:color w:val="000000"/>
          <w:kern w:val="0"/>
          <w:sz w:val="24"/>
          <w:szCs w:val="24"/>
        </w:rPr>
        <w:t>测试数据删除</w:t>
      </w:r>
      <w:r w:rsidR="00C476AD" w:rsidRPr="00C45012">
        <w:rPr>
          <w:rFonts w:ascii="宋体" w:hAnsi="宋体" w:hint="eastAsia"/>
          <w:sz w:val="24"/>
          <w:szCs w:val="24"/>
        </w:rPr>
        <w:t>、</w:t>
      </w:r>
      <w:r w:rsidR="00C476AD">
        <w:rPr>
          <w:rFonts w:ascii="宋体" w:hAnsi="宋体" w:hint="eastAsia"/>
          <w:sz w:val="24"/>
          <w:szCs w:val="24"/>
        </w:rPr>
        <w:t>会计核算会计科目变更</w:t>
      </w:r>
      <w:r w:rsidR="00C476AD" w:rsidRPr="00C45012">
        <w:rPr>
          <w:rFonts w:ascii="宋体" w:hAnsi="宋体" w:hint="eastAsia"/>
          <w:sz w:val="24"/>
          <w:szCs w:val="24"/>
        </w:rPr>
        <w:t>、</w:t>
      </w:r>
      <w:r w:rsidR="00C476AD">
        <w:rPr>
          <w:rFonts w:ascii="宋体" w:hAnsi="宋体" w:hint="eastAsia"/>
          <w:sz w:val="24"/>
          <w:szCs w:val="24"/>
        </w:rPr>
        <w:t>会计核算功能科目变更</w:t>
      </w:r>
      <w:r w:rsidR="00C476AD" w:rsidRPr="00C45012">
        <w:rPr>
          <w:rFonts w:ascii="宋体" w:hAnsi="宋体" w:hint="eastAsia"/>
          <w:sz w:val="24"/>
          <w:szCs w:val="24"/>
        </w:rPr>
        <w:t>、</w:t>
      </w:r>
      <w:r w:rsidR="00C476AD">
        <w:rPr>
          <w:rFonts w:ascii="宋体" w:hAnsi="宋体" w:hint="eastAsia"/>
          <w:sz w:val="24"/>
          <w:szCs w:val="24"/>
        </w:rPr>
        <w:t>会计核算经济科目变更、会计核算项目变更、会计核算会计科目与功能科目的勾稽关系</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、会计核算会计科目与经济科目的勾稽关系</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、会计核算会计科目与项目的勾稽关系</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、会计核算功能科目与经济科目的勾稽关系</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、会计核算功能科目与项目的勾稽关系</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、会计核算经济科目与项目的勾稽关系</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、会计核算凭证录入</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、会计核算年终结转</w:t>
      </w:r>
      <w:r w:rsidR="00C476AD">
        <w:rPr>
          <w:rFonts w:ascii="宋体" w:hAnsi="宋体" w:cs="宋体" w:hint="eastAsia"/>
          <w:color w:val="000000"/>
          <w:kern w:val="0"/>
          <w:sz w:val="24"/>
          <w:szCs w:val="24"/>
        </w:rPr>
        <w:t>测试数据删除</w:t>
      </w:r>
      <w:r w:rsidR="00C476AD">
        <w:rPr>
          <w:rFonts w:ascii="宋体" w:hAnsi="宋体" w:hint="eastAsia"/>
          <w:sz w:val="24"/>
          <w:szCs w:val="24"/>
        </w:rPr>
        <w:t>、会计核算月结</w:t>
      </w:r>
      <w:r w:rsidR="00C476AD">
        <w:rPr>
          <w:rFonts w:ascii="宋体" w:hAnsi="宋体" w:cs="宋体" w:hint="eastAsia"/>
          <w:color w:val="000000"/>
          <w:kern w:val="0"/>
          <w:sz w:val="24"/>
          <w:szCs w:val="24"/>
        </w:rPr>
        <w:t>测试数据删除。</w:t>
      </w:r>
    </w:p>
    <w:p w14:paraId="41F6E47E" w14:textId="77777777" w:rsidR="00A43DC2" w:rsidRPr="00BC1F14" w:rsidRDefault="00A43DC2" w:rsidP="00A43DC2">
      <w:pPr>
        <w:spacing w:line="480" w:lineRule="auto"/>
        <w:ind w:firstLine="480"/>
        <w:rPr>
          <w:rFonts w:ascii="宋体" w:hAnsi="宋体" w:cs="宋体"/>
          <w:b/>
          <w:color w:val="000000"/>
          <w:kern w:val="0"/>
          <w:sz w:val="24"/>
          <w:szCs w:val="24"/>
        </w:rPr>
      </w:pPr>
      <w:r w:rsidRPr="00832C37">
        <w:rPr>
          <w:rFonts w:asciiTheme="minorEastAsia" w:eastAsiaTheme="minorEastAsia" w:hAnsiTheme="minorEastAsia" w:hint="eastAsia"/>
          <w:b/>
          <w:sz w:val="24"/>
          <w:szCs w:val="24"/>
        </w:rPr>
        <w:t>8.</w:t>
      </w:r>
      <w:r w:rsidRPr="00832C37">
        <w:rPr>
          <w:rFonts w:ascii="宋体" w:hAnsi="宋体" w:cs="宋体" w:hint="eastAsia"/>
          <w:b/>
          <w:color w:val="000000"/>
          <w:kern w:val="0"/>
          <w:sz w:val="24"/>
          <w:szCs w:val="24"/>
        </w:rPr>
        <w:t xml:space="preserve"> 疑难账目核对</w:t>
      </w:r>
    </w:p>
    <w:p w14:paraId="37A87CF5" w14:textId="77777777" w:rsidR="00A43DC2" w:rsidRPr="00D77533" w:rsidRDefault="00A43DC2" w:rsidP="00A43DC2">
      <w:pPr>
        <w:spacing w:line="560" w:lineRule="exact"/>
        <w:ind w:firstLine="480"/>
        <w:rPr>
          <w:rFonts w:asciiTheme="minorEastAsia" w:eastAsiaTheme="minorEastAsia" w:hAnsiTheme="minorEastAsia"/>
          <w:sz w:val="24"/>
          <w:szCs w:val="24"/>
        </w:rPr>
      </w:pPr>
      <w:r w:rsidRPr="00BC1F14">
        <w:rPr>
          <w:rFonts w:ascii="宋体" w:hAnsi="宋体" w:cs="宋体" w:hint="eastAsia"/>
          <w:color w:val="000000"/>
          <w:kern w:val="0"/>
          <w:sz w:val="24"/>
          <w:szCs w:val="24"/>
        </w:rPr>
        <w:t>在系统使用过程中，月底财务对账时及年底结账时出现账目不清、账目数不</w:t>
      </w:r>
      <w:r w:rsidRPr="00BC1F14">
        <w:rPr>
          <w:rFonts w:ascii="宋体" w:hAnsi="宋体" w:cs="宋体" w:hint="eastAsia"/>
          <w:color w:val="000000"/>
          <w:kern w:val="0"/>
          <w:sz w:val="24"/>
          <w:szCs w:val="24"/>
        </w:rPr>
        <w:lastRenderedPageBreak/>
        <w:t>对的情况下，提供辅助财务部门进行账目核对，查找账目问题等服务</w:t>
      </w:r>
      <w:r>
        <w:rPr>
          <w:rFonts w:ascii="宋体" w:hAnsi="宋体" w:hint="eastAsia"/>
          <w:sz w:val="24"/>
          <w:szCs w:val="24"/>
        </w:rPr>
        <w:t>。</w:t>
      </w:r>
      <w:r w:rsidR="00F877F2">
        <w:rPr>
          <w:rFonts w:ascii="宋体" w:hAnsi="宋体" w:hint="eastAsia"/>
          <w:sz w:val="24"/>
          <w:szCs w:val="24"/>
        </w:rPr>
        <w:t>科目明细账目核对、资产负债表账目核对、经费支出明细表账目核对、总账余额表账目核对等。</w:t>
      </w:r>
    </w:p>
    <w:p w14:paraId="55CE8BE8" w14:textId="77777777" w:rsidR="00A43DC2" w:rsidRPr="00BC1F14" w:rsidRDefault="00A43DC2" w:rsidP="00A43DC2">
      <w:pPr>
        <w:spacing w:line="480" w:lineRule="auto"/>
        <w:ind w:firstLine="480"/>
        <w:rPr>
          <w:rFonts w:ascii="宋体" w:hAnsi="宋体" w:cs="宋体"/>
          <w:b/>
          <w:color w:val="000000"/>
          <w:kern w:val="0"/>
          <w:sz w:val="24"/>
          <w:szCs w:val="24"/>
        </w:rPr>
      </w:pPr>
      <w:r w:rsidRPr="00832C37">
        <w:rPr>
          <w:rFonts w:asciiTheme="minorEastAsia" w:eastAsiaTheme="minorEastAsia" w:hAnsiTheme="minorEastAsia" w:hint="eastAsia"/>
          <w:b/>
          <w:sz w:val="24"/>
          <w:szCs w:val="24"/>
        </w:rPr>
        <w:t>9.</w:t>
      </w:r>
      <w:r w:rsidRPr="00832C37">
        <w:rPr>
          <w:rFonts w:ascii="宋体" w:hAnsi="宋体" w:cs="宋体" w:hint="eastAsia"/>
          <w:b/>
          <w:color w:val="000000"/>
          <w:kern w:val="0"/>
          <w:sz w:val="24"/>
          <w:szCs w:val="24"/>
        </w:rPr>
        <w:t xml:space="preserve"> 凭证模板设置变更</w:t>
      </w:r>
    </w:p>
    <w:p w14:paraId="6FDA395E" w14:textId="77777777" w:rsidR="004E06A7" w:rsidRPr="00D77533" w:rsidRDefault="00A43DC2" w:rsidP="00A43DC2">
      <w:pPr>
        <w:ind w:firstLine="480"/>
        <w:rPr>
          <w:rFonts w:asciiTheme="minorEastAsia" w:eastAsiaTheme="minorEastAsia" w:hAnsiTheme="minorEastAsia" w:cs="宋体"/>
          <w:color w:val="000000"/>
          <w:kern w:val="0"/>
          <w:sz w:val="24"/>
          <w:szCs w:val="24"/>
        </w:rPr>
      </w:pPr>
      <w:r w:rsidRPr="00BC1F14">
        <w:rPr>
          <w:rFonts w:ascii="宋体" w:hAnsi="宋体" w:cs="宋体" w:hint="eastAsia"/>
          <w:color w:val="000000"/>
          <w:kern w:val="0"/>
          <w:sz w:val="24"/>
          <w:szCs w:val="24"/>
        </w:rPr>
        <w:t>财务做账中出现借方、贷方与系统出现不一致、无法自动生成凭证时，辅助财务人员对核算凭证模板进行更改，使系统能够自动生成对应的会计凭证</w:t>
      </w:r>
      <w:r w:rsidRPr="00D77533">
        <w:rPr>
          <w:rFonts w:asciiTheme="minorEastAsia" w:eastAsiaTheme="minorEastAsia" w:hAnsiTheme="minorEastAsia" w:hint="eastAsia"/>
          <w:sz w:val="24"/>
          <w:szCs w:val="24"/>
        </w:rPr>
        <w:t>。</w:t>
      </w:r>
      <w:r w:rsidR="00A956EF">
        <w:rPr>
          <w:rFonts w:ascii="宋体" w:hAnsi="宋体" w:hint="eastAsia"/>
          <w:sz w:val="24"/>
          <w:szCs w:val="24"/>
        </w:rPr>
        <w:t>包括现金报销单凭证模板设置变更、公务卡报销单凭证模板设置变更、转账报销单凭证模板设置变更、借款单凭证模板设置变更、还款单凭证模板设置变更</w:t>
      </w:r>
      <w:r w:rsidR="00A956EF">
        <w:rPr>
          <w:rFonts w:ascii="宋体" w:hAnsi="宋体" w:cs="宋体" w:hint="eastAsia"/>
          <w:color w:val="000000"/>
          <w:kern w:val="0"/>
          <w:sz w:val="24"/>
          <w:szCs w:val="24"/>
        </w:rPr>
        <w:t>。</w:t>
      </w:r>
    </w:p>
    <w:p w14:paraId="21D7AF2E" w14:textId="77777777" w:rsidR="004E06A7" w:rsidRPr="00D77533" w:rsidRDefault="004E06A7" w:rsidP="004E06A7">
      <w:pPr>
        <w:ind w:firstLine="480"/>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10.其他故障处理</w:t>
      </w:r>
    </w:p>
    <w:p w14:paraId="6A683E11" w14:textId="77777777" w:rsidR="004E06A7" w:rsidRPr="00D77533" w:rsidRDefault="004E06A7" w:rsidP="004E06A7">
      <w:pPr>
        <w:ind w:firstLine="480"/>
        <w:rPr>
          <w:rFonts w:asciiTheme="minorEastAsia" w:eastAsiaTheme="minorEastAsia" w:hAnsiTheme="minorEastAsia"/>
          <w:sz w:val="24"/>
          <w:szCs w:val="24"/>
        </w:rPr>
      </w:pPr>
      <w:r w:rsidRPr="00D77533">
        <w:rPr>
          <w:rFonts w:asciiTheme="minorEastAsia" w:eastAsiaTheme="minorEastAsia" w:hAnsiTheme="minorEastAsia" w:cs="宋体"/>
          <w:color w:val="000000"/>
          <w:kern w:val="0"/>
          <w:sz w:val="24"/>
          <w:szCs w:val="24"/>
        </w:rPr>
        <w:t>其他以上未涉及的故障处理</w:t>
      </w:r>
      <w:r w:rsidRPr="00D77533">
        <w:rPr>
          <w:rFonts w:asciiTheme="minorEastAsia" w:eastAsiaTheme="minorEastAsia" w:hAnsiTheme="minorEastAsia" w:cs="宋体" w:hint="eastAsia"/>
          <w:color w:val="000000"/>
          <w:kern w:val="0"/>
          <w:sz w:val="24"/>
          <w:szCs w:val="24"/>
        </w:rPr>
        <w:t>，</w:t>
      </w:r>
      <w:r w:rsidRPr="00D77533">
        <w:rPr>
          <w:rFonts w:asciiTheme="minorEastAsia" w:eastAsiaTheme="minorEastAsia" w:hAnsiTheme="minorEastAsia" w:cs="宋体"/>
          <w:color w:val="000000"/>
          <w:kern w:val="0"/>
          <w:sz w:val="24"/>
          <w:szCs w:val="24"/>
        </w:rPr>
        <w:t>确保用户对系统的使用</w:t>
      </w:r>
      <w:r w:rsidRPr="00D77533">
        <w:rPr>
          <w:rFonts w:asciiTheme="minorEastAsia" w:eastAsiaTheme="minorEastAsia" w:hAnsiTheme="minorEastAsia" w:cs="宋体" w:hint="eastAsia"/>
          <w:color w:val="000000"/>
          <w:kern w:val="0"/>
          <w:sz w:val="24"/>
          <w:szCs w:val="24"/>
        </w:rPr>
        <w:t>。</w:t>
      </w:r>
    </w:p>
    <w:p w14:paraId="3C220185" w14:textId="77777777" w:rsidR="004E06A7" w:rsidRPr="00D77533" w:rsidRDefault="004E06A7" w:rsidP="004E06A7">
      <w:pPr>
        <w:ind w:firstLine="480"/>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11.临时报表制作及提取</w:t>
      </w:r>
    </w:p>
    <w:p w14:paraId="7FA12201"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针对单位需要数据报表，而系统固定报表没有的情况下，需根据报表格式从数据库直接生成临时报表。</w:t>
      </w:r>
    </w:p>
    <w:p w14:paraId="63A286A2" w14:textId="77777777" w:rsidR="004E06A7" w:rsidRPr="00D77533" w:rsidRDefault="004E06A7" w:rsidP="004E06A7">
      <w:pPr>
        <w:ind w:firstLine="480"/>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12.</w:t>
      </w:r>
      <w:r w:rsidRPr="00D77533">
        <w:rPr>
          <w:rFonts w:asciiTheme="minorEastAsia" w:eastAsiaTheme="minorEastAsia" w:hAnsiTheme="minorEastAsia" w:cs="宋体"/>
          <w:b/>
          <w:color w:val="000000"/>
          <w:kern w:val="0"/>
          <w:sz w:val="24"/>
          <w:szCs w:val="24"/>
        </w:rPr>
        <w:t>凭证备份</w:t>
      </w:r>
    </w:p>
    <w:p w14:paraId="6D13E1DF"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color w:val="000000"/>
          <w:kern w:val="0"/>
          <w:sz w:val="24"/>
          <w:szCs w:val="24"/>
        </w:rPr>
        <w:t>在系统使用中</w:t>
      </w:r>
      <w:r w:rsidRPr="00D77533">
        <w:rPr>
          <w:rFonts w:asciiTheme="minorEastAsia" w:eastAsiaTheme="minorEastAsia" w:hAnsiTheme="minorEastAsia" w:cs="宋体" w:hint="eastAsia"/>
          <w:color w:val="000000"/>
          <w:kern w:val="0"/>
          <w:sz w:val="24"/>
          <w:szCs w:val="24"/>
        </w:rPr>
        <w:t>，</w:t>
      </w:r>
      <w:r w:rsidRPr="00D77533">
        <w:rPr>
          <w:rFonts w:asciiTheme="minorEastAsia" w:eastAsiaTheme="minorEastAsia" w:hAnsiTheme="minorEastAsia" w:cs="宋体"/>
          <w:color w:val="000000"/>
          <w:kern w:val="0"/>
          <w:sz w:val="24"/>
          <w:szCs w:val="24"/>
        </w:rPr>
        <w:t>月底及年底会计结算周期</w:t>
      </w:r>
      <w:r w:rsidRPr="00D77533">
        <w:rPr>
          <w:rFonts w:asciiTheme="minorEastAsia" w:eastAsiaTheme="minorEastAsia" w:hAnsiTheme="minorEastAsia" w:cs="宋体" w:hint="eastAsia"/>
          <w:color w:val="000000"/>
          <w:kern w:val="0"/>
          <w:sz w:val="24"/>
          <w:szCs w:val="24"/>
        </w:rPr>
        <w:t>，针对会计凭证进行备份，以便在财务结转或结余出现错误后的及时恢复。</w:t>
      </w:r>
    </w:p>
    <w:p w14:paraId="2ECD0CDE" w14:textId="77777777" w:rsidR="004E06A7" w:rsidRPr="00D77533" w:rsidRDefault="004E06A7" w:rsidP="004E06A7">
      <w:pPr>
        <w:ind w:firstLine="480"/>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13.疑难账目核对</w:t>
      </w:r>
    </w:p>
    <w:p w14:paraId="0B736702"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在系统使用过程中，月底财务对账时及年底结账时出现账目不清、账目数不对的情况下，需辅助财务部门进行账目核对，查找账目问题所在。</w:t>
      </w:r>
    </w:p>
    <w:p w14:paraId="654380B4" w14:textId="77777777" w:rsidR="004E06A7" w:rsidRPr="00D77533" w:rsidRDefault="004E06A7" w:rsidP="004E06A7">
      <w:pPr>
        <w:ind w:firstLine="480"/>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14.标准科目及辅助项变更</w:t>
      </w:r>
    </w:p>
    <w:p w14:paraId="69AD7672"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在系统使用过程中，做账时出现会计科目、功能科目、经济科目变更、更改、删除等情况下，维护人员需帮助用户对标准科目、辅助项等勾稽关系变更。</w:t>
      </w:r>
    </w:p>
    <w:p w14:paraId="3EA5D353" w14:textId="77777777" w:rsidR="004E06A7" w:rsidRPr="00D77533" w:rsidRDefault="004E06A7" w:rsidP="004E06A7">
      <w:pPr>
        <w:ind w:firstLine="480"/>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15.年度账套配置</w:t>
      </w:r>
    </w:p>
    <w:p w14:paraId="7AA8DDCE"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针对账套在年初时辅助单位进行会计账套的配置及年初数据生成。</w:t>
      </w:r>
    </w:p>
    <w:p w14:paraId="3B52330E" w14:textId="77777777" w:rsidR="004E06A7" w:rsidRPr="00D77533" w:rsidRDefault="004E06A7" w:rsidP="004E06A7">
      <w:pPr>
        <w:ind w:firstLine="480"/>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16.凭证模板设置变更</w:t>
      </w:r>
    </w:p>
    <w:p w14:paraId="5B7D6671"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针对账套在财务做账时出现借方、贷方与系统出现不一致，无法自动生成凭证时，辅助用户对核算凭证模板进行更改，使系统能够自动生成对应的会计凭证。</w:t>
      </w:r>
    </w:p>
    <w:p w14:paraId="74CFEC64" w14:textId="77777777" w:rsidR="004E06A7" w:rsidRPr="00D77533" w:rsidRDefault="004E06A7" w:rsidP="004E06A7">
      <w:pPr>
        <w:ind w:firstLine="480"/>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17.会计科目、项目及辅助项勾稽关系设置变更</w:t>
      </w:r>
    </w:p>
    <w:p w14:paraId="67ACB562" w14:textId="77777777" w:rsidR="004E06A7" w:rsidRPr="00D77533"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针对套财务在使用过程中，会计科目、项目、辅助项之间勾稽关系发生变更</w:t>
      </w:r>
      <w:r w:rsidRPr="00D77533">
        <w:rPr>
          <w:rFonts w:asciiTheme="minorEastAsia" w:eastAsiaTheme="minorEastAsia" w:hAnsiTheme="minorEastAsia" w:cs="宋体" w:hint="eastAsia"/>
          <w:color w:val="000000"/>
          <w:kern w:val="0"/>
          <w:sz w:val="24"/>
          <w:szCs w:val="24"/>
        </w:rPr>
        <w:lastRenderedPageBreak/>
        <w:t>时，辅助用户对其进行变更操作。</w:t>
      </w:r>
    </w:p>
    <w:p w14:paraId="67B75095" w14:textId="77777777" w:rsidR="004E06A7" w:rsidRPr="00D77533" w:rsidRDefault="004E06A7" w:rsidP="004E06A7">
      <w:pPr>
        <w:ind w:firstLine="480"/>
        <w:rPr>
          <w:rFonts w:asciiTheme="minorEastAsia" w:eastAsiaTheme="minorEastAsia" w:hAnsiTheme="minorEastAsia" w:cs="宋体"/>
          <w:b/>
          <w:color w:val="000000"/>
          <w:kern w:val="0"/>
          <w:sz w:val="24"/>
          <w:szCs w:val="24"/>
        </w:rPr>
      </w:pPr>
      <w:r w:rsidRPr="00D77533">
        <w:rPr>
          <w:rFonts w:asciiTheme="minorEastAsia" w:eastAsiaTheme="minorEastAsia" w:hAnsiTheme="minorEastAsia" w:cs="宋体" w:hint="eastAsia"/>
          <w:b/>
          <w:color w:val="000000"/>
          <w:kern w:val="0"/>
          <w:sz w:val="24"/>
          <w:szCs w:val="24"/>
        </w:rPr>
        <w:t>18.结转结余服务</w:t>
      </w:r>
    </w:p>
    <w:p w14:paraId="7E9B581D" w14:textId="77777777" w:rsidR="004E06A7" w:rsidRPr="001D5782" w:rsidRDefault="004E06A7" w:rsidP="004E06A7">
      <w:pPr>
        <w:ind w:firstLine="480"/>
        <w:rPr>
          <w:rFonts w:asciiTheme="minorEastAsia" w:eastAsiaTheme="minorEastAsia" w:hAnsiTheme="minorEastAsia" w:cs="宋体"/>
          <w:color w:val="000000"/>
          <w:kern w:val="0"/>
          <w:sz w:val="24"/>
          <w:szCs w:val="24"/>
        </w:rPr>
      </w:pPr>
      <w:r w:rsidRPr="00D77533">
        <w:rPr>
          <w:rFonts w:asciiTheme="minorEastAsia" w:eastAsiaTheme="minorEastAsia" w:hAnsiTheme="minorEastAsia" w:cs="宋体" w:hint="eastAsia"/>
          <w:color w:val="000000"/>
          <w:kern w:val="0"/>
          <w:sz w:val="24"/>
          <w:szCs w:val="24"/>
        </w:rPr>
        <w:t>辅助用户在月终、年终对账目进行结转结余操作。</w:t>
      </w:r>
    </w:p>
    <w:p w14:paraId="289057A2" w14:textId="77777777" w:rsidR="00E216F6" w:rsidRDefault="004E06A7" w:rsidP="00761147">
      <w:pPr>
        <w:pStyle w:val="4"/>
        <w:numPr>
          <w:ilvl w:val="2"/>
          <w:numId w:val="7"/>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系统优化调整</w:t>
      </w:r>
    </w:p>
    <w:p w14:paraId="447EA882" w14:textId="77777777" w:rsidR="00A532CB" w:rsidRPr="00F959AD" w:rsidRDefault="003D6570" w:rsidP="00A532CB">
      <w:pPr>
        <w:ind w:firstLine="480"/>
        <w:rPr>
          <w:rFonts w:asciiTheme="minorEastAsia" w:eastAsiaTheme="minorEastAsia" w:hAnsiTheme="minorEastAsia"/>
          <w:sz w:val="24"/>
          <w:szCs w:val="24"/>
        </w:rPr>
      </w:pPr>
      <w:bookmarkStart w:id="297" w:name="_Hlk500365016"/>
      <w:r w:rsidRPr="00F959AD">
        <w:rPr>
          <w:rFonts w:asciiTheme="minorEastAsia" w:eastAsiaTheme="minorEastAsia" w:hAnsiTheme="minorEastAsia" w:hint="eastAsia"/>
          <w:sz w:val="24"/>
          <w:szCs w:val="24"/>
        </w:rPr>
        <w:t>系统优化调整</w:t>
      </w:r>
      <w:r>
        <w:rPr>
          <w:rFonts w:asciiTheme="minorEastAsia" w:eastAsiaTheme="minorEastAsia" w:hAnsiTheme="minorEastAsia" w:hint="eastAsia"/>
          <w:sz w:val="24"/>
          <w:szCs w:val="24"/>
        </w:rPr>
        <w:t>省本级和两家中级人民法院提出的优化调整。</w:t>
      </w:r>
    </w:p>
    <w:p w14:paraId="4A136814" w14:textId="77777777" w:rsidR="00A532CB" w:rsidRDefault="00A532CB" w:rsidP="00761147">
      <w:pPr>
        <w:pStyle w:val="12"/>
        <w:numPr>
          <w:ilvl w:val="0"/>
          <w:numId w:val="31"/>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系统优化调整</w:t>
      </w:r>
      <w:r w:rsidRPr="00D77533">
        <w:rPr>
          <w:rFonts w:asciiTheme="minorEastAsia" w:eastAsiaTheme="minorEastAsia" w:hAnsiTheme="minorEastAsia" w:hint="eastAsia"/>
          <w:sz w:val="24"/>
          <w:szCs w:val="24"/>
        </w:rPr>
        <w:t>需求</w:t>
      </w:r>
      <w:r>
        <w:rPr>
          <w:rFonts w:asciiTheme="minorEastAsia" w:eastAsiaTheme="minorEastAsia" w:hAnsiTheme="minorEastAsia" w:hint="eastAsia"/>
          <w:sz w:val="24"/>
          <w:szCs w:val="24"/>
        </w:rPr>
        <w:t>收集</w:t>
      </w:r>
    </w:p>
    <w:p w14:paraId="658CB3D6" w14:textId="77777777" w:rsidR="00A532CB" w:rsidRDefault="00A532CB" w:rsidP="00A532C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本地化调整</w:t>
      </w:r>
      <w:r>
        <w:rPr>
          <w:rFonts w:asciiTheme="minorEastAsia" w:eastAsiaTheme="minorEastAsia" w:hAnsiTheme="minorEastAsia" w:hint="eastAsia"/>
          <w:sz w:val="24"/>
          <w:szCs w:val="24"/>
        </w:rPr>
        <w:t>涉及内容包括</w:t>
      </w:r>
      <w:r w:rsidRPr="00D77533">
        <w:rPr>
          <w:rFonts w:asciiTheme="minorEastAsia" w:eastAsiaTheme="minorEastAsia" w:hAnsiTheme="minorEastAsia" w:hint="eastAsia"/>
          <w:sz w:val="24"/>
          <w:szCs w:val="24"/>
        </w:rPr>
        <w:t>：</w:t>
      </w:r>
    </w:p>
    <w:p w14:paraId="61DBFA26" w14:textId="77777777" w:rsidR="00A532CB" w:rsidRDefault="00A532CB" w:rsidP="002E23B3">
      <w:pPr>
        <w:ind w:left="42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1)单据填报数据项增加</w:t>
      </w:r>
    </w:p>
    <w:p w14:paraId="4F1862BD" w14:textId="77777777" w:rsidR="00A532CB" w:rsidRDefault="00A532CB" w:rsidP="00A532CB">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Pr="00D77533">
        <w:rPr>
          <w:rFonts w:asciiTheme="minorEastAsia" w:eastAsiaTheme="minorEastAsia" w:hAnsiTheme="minorEastAsia" w:hint="eastAsia"/>
          <w:sz w:val="24"/>
          <w:szCs w:val="24"/>
        </w:rPr>
        <w:t>)单据填报数据项</w:t>
      </w:r>
      <w:r>
        <w:rPr>
          <w:rFonts w:asciiTheme="minorEastAsia" w:eastAsiaTheme="minorEastAsia" w:hAnsiTheme="minorEastAsia" w:hint="eastAsia"/>
          <w:sz w:val="24"/>
          <w:szCs w:val="24"/>
        </w:rPr>
        <w:t>样式调整</w:t>
      </w:r>
    </w:p>
    <w:p w14:paraId="7590CBD1" w14:textId="77777777" w:rsidR="00A532CB" w:rsidRPr="00D77533" w:rsidRDefault="00A532CB" w:rsidP="00A532CB">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Pr="00D77533">
        <w:rPr>
          <w:rFonts w:asciiTheme="minorEastAsia" w:eastAsiaTheme="minorEastAsia" w:hAnsiTheme="minorEastAsia" w:hint="eastAsia"/>
          <w:sz w:val="24"/>
          <w:szCs w:val="24"/>
        </w:rPr>
        <w:t>)流程节点变更</w:t>
      </w:r>
    </w:p>
    <w:p w14:paraId="4EE804FD" w14:textId="77777777" w:rsidR="00A532CB" w:rsidRPr="00D77533" w:rsidRDefault="00A532CB" w:rsidP="00A532CB">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4</w:t>
      </w:r>
      <w:r w:rsidRPr="00D77533">
        <w:rPr>
          <w:rFonts w:asciiTheme="minorEastAsia" w:eastAsiaTheme="minorEastAsia" w:hAnsiTheme="minorEastAsia" w:hint="eastAsia"/>
          <w:sz w:val="24"/>
          <w:szCs w:val="24"/>
        </w:rPr>
        <w:t>)数据字典调整</w:t>
      </w:r>
    </w:p>
    <w:p w14:paraId="361445B0" w14:textId="77777777" w:rsidR="00A532CB" w:rsidRPr="00D77533" w:rsidRDefault="00A532CB" w:rsidP="00A532CB">
      <w:pPr>
        <w:ind w:left="420" w:firstLine="480"/>
        <w:rPr>
          <w:rFonts w:asciiTheme="minorEastAsia" w:eastAsiaTheme="minorEastAsia" w:hAnsiTheme="minorEastAsia"/>
          <w:sz w:val="24"/>
          <w:szCs w:val="24"/>
        </w:rPr>
      </w:pPr>
      <w:r>
        <w:rPr>
          <w:rFonts w:asciiTheme="minorEastAsia" w:eastAsiaTheme="minorEastAsia" w:hAnsiTheme="minorEastAsia"/>
          <w:sz w:val="24"/>
          <w:szCs w:val="24"/>
        </w:rPr>
        <w:t>5</w:t>
      </w:r>
      <w:r w:rsidRPr="00D77533">
        <w:rPr>
          <w:rFonts w:asciiTheme="minorEastAsia" w:eastAsiaTheme="minorEastAsia" w:hAnsiTheme="minorEastAsia" w:hint="eastAsia"/>
          <w:sz w:val="24"/>
          <w:szCs w:val="24"/>
        </w:rPr>
        <w:t>)统计查询条件、展示格式调整</w:t>
      </w:r>
    </w:p>
    <w:p w14:paraId="42C23A5E" w14:textId="77777777" w:rsidR="00A532CB" w:rsidRDefault="00A532CB" w:rsidP="00761147">
      <w:pPr>
        <w:pStyle w:val="12"/>
        <w:numPr>
          <w:ilvl w:val="0"/>
          <w:numId w:val="31"/>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方案及DEMO确认</w:t>
      </w:r>
    </w:p>
    <w:p w14:paraId="3046024A" w14:textId="77777777" w:rsidR="00A532CB" w:rsidRPr="00B2564D" w:rsidRDefault="00A532CB" w:rsidP="00A532CB">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w:t>
      </w:r>
      <w:r>
        <w:rPr>
          <w:rFonts w:asciiTheme="minorEastAsia" w:eastAsiaTheme="minorEastAsia" w:hAnsiTheme="minorEastAsia" w:hint="eastAsia"/>
          <w:sz w:val="24"/>
          <w:szCs w:val="24"/>
        </w:rPr>
        <w:t>收集的优化</w:t>
      </w:r>
      <w:r w:rsidRPr="00B2564D">
        <w:rPr>
          <w:rFonts w:asciiTheme="minorEastAsia" w:eastAsiaTheme="minorEastAsia" w:hAnsiTheme="minorEastAsia" w:hint="eastAsia"/>
          <w:sz w:val="24"/>
          <w:szCs w:val="24"/>
        </w:rPr>
        <w:t>需求内容，制作对应的demo，并对需求提出部门进行演示，完成需求内容和DEMO的最终确认。</w:t>
      </w:r>
    </w:p>
    <w:p w14:paraId="08D29812" w14:textId="77777777" w:rsidR="00A532CB" w:rsidRDefault="00A532CB" w:rsidP="00761147">
      <w:pPr>
        <w:pStyle w:val="12"/>
        <w:numPr>
          <w:ilvl w:val="0"/>
          <w:numId w:val="31"/>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代码编写</w:t>
      </w:r>
    </w:p>
    <w:p w14:paraId="12208D16" w14:textId="77777777" w:rsidR="00A532CB" w:rsidRPr="00B2564D" w:rsidRDefault="00A532CB" w:rsidP="00A532CB">
      <w:pPr>
        <w:ind w:firstLine="480"/>
        <w:rPr>
          <w:rFonts w:asciiTheme="minorEastAsia" w:eastAsiaTheme="minorEastAsia" w:hAnsiTheme="minorEastAsia"/>
          <w:sz w:val="24"/>
          <w:szCs w:val="24"/>
        </w:rPr>
      </w:pPr>
      <w:r w:rsidRPr="00B2564D">
        <w:rPr>
          <w:rFonts w:asciiTheme="minorEastAsia" w:eastAsiaTheme="minorEastAsia" w:hAnsiTheme="minorEastAsia" w:hint="eastAsia"/>
          <w:sz w:val="24"/>
          <w:szCs w:val="24"/>
        </w:rPr>
        <w:t>根据需求确认后的DEMO进行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开发，在进行</w:t>
      </w:r>
      <w:r>
        <w:rPr>
          <w:rFonts w:asciiTheme="minorEastAsia" w:eastAsiaTheme="minorEastAsia" w:hAnsiTheme="minorEastAsia" w:hint="eastAsia"/>
          <w:sz w:val="24"/>
          <w:szCs w:val="24"/>
        </w:rPr>
        <w:t>优化</w:t>
      </w:r>
      <w:r w:rsidRPr="00B2564D">
        <w:rPr>
          <w:rFonts w:asciiTheme="minorEastAsia" w:eastAsiaTheme="minorEastAsia" w:hAnsiTheme="minorEastAsia" w:hint="eastAsia"/>
          <w:sz w:val="24"/>
          <w:szCs w:val="24"/>
        </w:rPr>
        <w:t>开发时不影响其它功能使用，并明确开发周期，在完成修改后及时编写相关操作文档，确保</w:t>
      </w:r>
      <w:r>
        <w:rPr>
          <w:rFonts w:asciiTheme="minorEastAsia" w:eastAsiaTheme="minorEastAsia" w:hAnsiTheme="minorEastAsia" w:hint="eastAsia"/>
          <w:sz w:val="24"/>
          <w:szCs w:val="24"/>
        </w:rPr>
        <w:t>系统功能</w:t>
      </w:r>
      <w:r w:rsidRPr="00B2564D">
        <w:rPr>
          <w:rFonts w:asciiTheme="minorEastAsia" w:eastAsiaTheme="minorEastAsia" w:hAnsiTheme="minorEastAsia" w:hint="eastAsia"/>
          <w:sz w:val="24"/>
          <w:szCs w:val="24"/>
        </w:rPr>
        <w:t>得到快速</w:t>
      </w:r>
      <w:r>
        <w:rPr>
          <w:rFonts w:asciiTheme="minorEastAsia" w:eastAsiaTheme="minorEastAsia" w:hAnsiTheme="minorEastAsia" w:hint="eastAsia"/>
          <w:sz w:val="24"/>
          <w:szCs w:val="24"/>
        </w:rPr>
        <w:t>有效的</w:t>
      </w:r>
      <w:r w:rsidRPr="00B2564D">
        <w:rPr>
          <w:rFonts w:asciiTheme="minorEastAsia" w:eastAsiaTheme="minorEastAsia" w:hAnsiTheme="minorEastAsia" w:hint="eastAsia"/>
          <w:sz w:val="24"/>
          <w:szCs w:val="24"/>
        </w:rPr>
        <w:t>应用。</w:t>
      </w:r>
    </w:p>
    <w:p w14:paraId="05D12E5B" w14:textId="77777777" w:rsidR="00A532CB" w:rsidRDefault="00A532CB" w:rsidP="00761147">
      <w:pPr>
        <w:pStyle w:val="12"/>
        <w:numPr>
          <w:ilvl w:val="0"/>
          <w:numId w:val="31"/>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测试及BUG修改</w:t>
      </w:r>
    </w:p>
    <w:p w14:paraId="44EC16B9" w14:textId="77777777" w:rsidR="00A532CB" w:rsidRPr="0005696A" w:rsidRDefault="00A532CB" w:rsidP="00A532CB">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系统优化调整</w:t>
      </w:r>
      <w:r w:rsidRPr="0005696A">
        <w:rPr>
          <w:rFonts w:asciiTheme="minorEastAsia" w:eastAsiaTheme="minorEastAsia" w:hAnsiTheme="minorEastAsia" w:hint="eastAsia"/>
          <w:sz w:val="24"/>
          <w:szCs w:val="24"/>
        </w:rPr>
        <w:t>的功能模块进行详细测试，并编辑测试文档，测试过程中除测试修改的功能外，与该功能相关的其它功能模块也进行全面测试。</w:t>
      </w:r>
    </w:p>
    <w:p w14:paraId="3030A3DB" w14:textId="77777777" w:rsidR="00A532CB" w:rsidRPr="0005696A" w:rsidRDefault="00A532CB" w:rsidP="00A532CB">
      <w:pPr>
        <w:ind w:firstLineChars="0" w:firstLine="420"/>
        <w:rPr>
          <w:rFonts w:asciiTheme="minorEastAsia" w:eastAsiaTheme="minorEastAsia" w:hAnsiTheme="minorEastAsia"/>
          <w:sz w:val="24"/>
          <w:szCs w:val="24"/>
        </w:rPr>
      </w:pPr>
      <w:r w:rsidRPr="0005696A">
        <w:rPr>
          <w:rFonts w:asciiTheme="minorEastAsia" w:eastAsiaTheme="minorEastAsia" w:hAnsiTheme="minorEastAsia" w:hint="eastAsia"/>
          <w:sz w:val="24"/>
          <w:szCs w:val="24"/>
        </w:rPr>
        <w:t>测试包括功能测试、数据测试、模块测试、系统测试，以确保</w:t>
      </w:r>
      <w:r>
        <w:rPr>
          <w:rFonts w:asciiTheme="minorEastAsia" w:eastAsiaTheme="minorEastAsia" w:hAnsiTheme="minorEastAsia" w:hint="eastAsia"/>
          <w:sz w:val="24"/>
          <w:szCs w:val="24"/>
        </w:rPr>
        <w:t>优化调整</w:t>
      </w:r>
      <w:r w:rsidRPr="0005696A">
        <w:rPr>
          <w:rFonts w:asciiTheme="minorEastAsia" w:eastAsiaTheme="minorEastAsia" w:hAnsiTheme="minorEastAsia" w:hint="eastAsia"/>
          <w:sz w:val="24"/>
          <w:szCs w:val="24"/>
        </w:rPr>
        <w:t>的功能正常使用的情况下，不影响其它模块的正常使用。</w:t>
      </w:r>
    </w:p>
    <w:p w14:paraId="550ACA92" w14:textId="77777777" w:rsidR="00A532CB" w:rsidRPr="00D77533" w:rsidRDefault="00A532CB" w:rsidP="00A532CB">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同时对优化调整后的整个</w:t>
      </w:r>
      <w:r w:rsidRPr="00D77533">
        <w:rPr>
          <w:rFonts w:asciiTheme="minorEastAsia" w:eastAsiaTheme="minorEastAsia" w:hAnsiTheme="minorEastAsia" w:hint="eastAsia"/>
          <w:sz w:val="24"/>
          <w:szCs w:val="24"/>
        </w:rPr>
        <w:t>系统</w:t>
      </w:r>
      <w:r>
        <w:rPr>
          <w:rFonts w:asciiTheme="minorEastAsia" w:eastAsiaTheme="minorEastAsia" w:hAnsiTheme="minorEastAsia" w:hint="eastAsia"/>
          <w:sz w:val="24"/>
          <w:szCs w:val="24"/>
        </w:rPr>
        <w:t>进行</w:t>
      </w:r>
      <w:r w:rsidRPr="00D77533">
        <w:rPr>
          <w:rFonts w:asciiTheme="minorEastAsia" w:eastAsiaTheme="minorEastAsia" w:hAnsiTheme="minorEastAsia" w:hint="eastAsia"/>
          <w:sz w:val="24"/>
          <w:szCs w:val="24"/>
        </w:rPr>
        <w:t>单元测试、</w:t>
      </w:r>
      <w:hyperlink r:id="rId25" w:tgtFrame="https://baike.baidu.com/item/%E7%B3%BB%E7%BB%9F%E6%B5%8B%E8%AF%95/_blank" w:history="1">
        <w:r w:rsidRPr="00D77533">
          <w:rPr>
            <w:rFonts w:asciiTheme="minorEastAsia" w:eastAsiaTheme="minorEastAsia" w:hAnsiTheme="minorEastAsia"/>
            <w:sz w:val="24"/>
            <w:szCs w:val="24"/>
          </w:rPr>
          <w:t>集成测试</w:t>
        </w:r>
      </w:hyperlink>
      <w:r w:rsidRPr="00D77533">
        <w:rPr>
          <w:rFonts w:asciiTheme="minorEastAsia" w:eastAsiaTheme="minorEastAsia" w:hAnsiTheme="minorEastAsia" w:hint="eastAsia"/>
          <w:sz w:val="24"/>
          <w:szCs w:val="24"/>
        </w:rPr>
        <w:t>、性能测试、压力测试、</w:t>
      </w:r>
      <w:hyperlink r:id="rId26" w:tgtFrame="https://baike.baidu.com/item/%E8%BD%AF%E4%BB%B6%E6%B5%8B%E8%AF%95%E6%96%B9%E6%B3%95/_blank" w:history="1">
        <w:r w:rsidRPr="00D77533">
          <w:rPr>
            <w:rFonts w:asciiTheme="minorEastAsia" w:eastAsiaTheme="minorEastAsia" w:hAnsiTheme="minorEastAsia"/>
            <w:sz w:val="24"/>
            <w:szCs w:val="24"/>
          </w:rPr>
          <w:t>边界值测试</w:t>
        </w:r>
      </w:hyperlink>
      <w:r w:rsidRPr="00D77533">
        <w:rPr>
          <w:rFonts w:asciiTheme="minorEastAsia" w:eastAsiaTheme="minorEastAsia" w:hAnsiTheme="minorEastAsia" w:hint="eastAsia"/>
          <w:sz w:val="24"/>
          <w:szCs w:val="24"/>
        </w:rPr>
        <w:t>、接口测试等</w:t>
      </w:r>
      <w:r w:rsidRPr="00D77533">
        <w:rPr>
          <w:rFonts w:asciiTheme="minorEastAsia" w:eastAsiaTheme="minorEastAsia" w:hAnsiTheme="minorEastAsia"/>
          <w:sz w:val="24"/>
          <w:szCs w:val="24"/>
        </w:rPr>
        <w:t>，与系统中其他部分结合起来，在</w:t>
      </w:r>
      <w:r>
        <w:rPr>
          <w:rFonts w:asciiTheme="minorEastAsia" w:eastAsiaTheme="minorEastAsia" w:hAnsiTheme="minorEastAsia" w:hint="eastAsia"/>
          <w:sz w:val="24"/>
          <w:szCs w:val="24"/>
        </w:rPr>
        <w:t>模拟</w:t>
      </w:r>
      <w:r w:rsidRPr="00D77533">
        <w:rPr>
          <w:rFonts w:asciiTheme="minorEastAsia" w:eastAsiaTheme="minorEastAsia" w:hAnsiTheme="minorEastAsia"/>
          <w:sz w:val="24"/>
          <w:szCs w:val="24"/>
        </w:rPr>
        <w:t>实际运行环境下对计算机系统进行一系列严格有效地测试，以发现潜在的问题，保证系统的正常运行。</w:t>
      </w:r>
    </w:p>
    <w:p w14:paraId="1A0A1DDB" w14:textId="77777777" w:rsidR="00A532CB" w:rsidRPr="00D77533" w:rsidRDefault="00A532CB" w:rsidP="00761147">
      <w:pPr>
        <w:pStyle w:val="12"/>
        <w:numPr>
          <w:ilvl w:val="0"/>
          <w:numId w:val="31"/>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部署及数据处理和文档更新</w:t>
      </w:r>
    </w:p>
    <w:p w14:paraId="112813BB" w14:textId="77777777" w:rsidR="00A532CB" w:rsidRPr="00D77533" w:rsidRDefault="00A532CB" w:rsidP="00A532CB">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的功能发布到正式系统后的正确性。</w:t>
      </w:r>
    </w:p>
    <w:p w14:paraId="4989B71D" w14:textId="77777777" w:rsidR="00A532CB" w:rsidRPr="00D77533" w:rsidRDefault="00A532CB" w:rsidP="00A532CB">
      <w:pPr>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针对</w:t>
      </w: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涉及的历史数据进行批量处理，确保</w:t>
      </w:r>
      <w:r>
        <w:rPr>
          <w:rFonts w:asciiTheme="minorEastAsia" w:eastAsiaTheme="minorEastAsia" w:hAnsiTheme="minorEastAsia" w:hint="eastAsia"/>
          <w:sz w:val="24"/>
          <w:szCs w:val="24"/>
        </w:rPr>
        <w:t>优化调整</w:t>
      </w:r>
      <w:r w:rsidRPr="00D77533">
        <w:rPr>
          <w:rFonts w:asciiTheme="minorEastAsia" w:eastAsiaTheme="minorEastAsia" w:hAnsiTheme="minorEastAsia" w:hint="eastAsia"/>
          <w:sz w:val="24"/>
          <w:szCs w:val="24"/>
        </w:rPr>
        <w:t>后的功能兼容历史数据的展现和业务办理。</w:t>
      </w:r>
    </w:p>
    <w:p w14:paraId="4342A6A1" w14:textId="77777777" w:rsidR="00A532CB" w:rsidRDefault="00A532CB" w:rsidP="00A532CB">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后文档更新主要是涉及到系统操作手册的更新，</w:t>
      </w: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后测试完成，并与客户确认后，将本地化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的内容、</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原因、</w:t>
      </w: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Pr>
          <w:rFonts w:asciiTheme="minorEastAsia" w:eastAsiaTheme="minorEastAsia" w:hAnsiTheme="minorEastAsia" w:hint="eastAsia"/>
          <w:sz w:val="24"/>
          <w:szCs w:val="24"/>
        </w:rPr>
        <w:t>系统优</w:t>
      </w:r>
      <w:r w:rsidRPr="00D77533">
        <w:rPr>
          <w:rFonts w:asciiTheme="minorEastAsia" w:eastAsiaTheme="minorEastAsia" w:hAnsiTheme="minorEastAsia" w:hint="eastAsia"/>
          <w:sz w:val="24"/>
          <w:szCs w:val="24"/>
        </w:rPr>
        <w:t>化</w:t>
      </w:r>
      <w:r>
        <w:rPr>
          <w:rFonts w:asciiTheme="minorEastAsia" w:eastAsiaTheme="minorEastAsia" w:hAnsiTheme="minorEastAsia" w:hint="eastAsia"/>
          <w:sz w:val="24"/>
          <w:szCs w:val="24"/>
        </w:rPr>
        <w:t>调整</w:t>
      </w:r>
      <w:r w:rsidRPr="00D77533">
        <w:rPr>
          <w:rFonts w:asciiTheme="minorEastAsia" w:eastAsiaTheme="minorEastAsia" w:hAnsiTheme="minorEastAsia" w:hint="eastAsia"/>
          <w:sz w:val="24"/>
          <w:szCs w:val="24"/>
        </w:rPr>
        <w:t>相关的文档。</w:t>
      </w:r>
    </w:p>
    <w:bookmarkEnd w:id="297"/>
    <w:p w14:paraId="6EFF592F" w14:textId="77777777" w:rsidR="00E216F6" w:rsidRDefault="003F62D9" w:rsidP="00761147">
      <w:pPr>
        <w:pStyle w:val="4"/>
        <w:numPr>
          <w:ilvl w:val="2"/>
          <w:numId w:val="7"/>
        </w:numPr>
        <w:spacing w:line="360" w:lineRule="auto"/>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人员配置</w:t>
      </w:r>
    </w:p>
    <w:tbl>
      <w:tblPr>
        <w:tblpPr w:leftFromText="180" w:rightFromText="180" w:vertAnchor="text" w:horzAnchor="margin" w:tblpXSpec="center" w:tblpY="234"/>
        <w:tblW w:w="9781" w:type="dxa"/>
        <w:tblLayout w:type="fixed"/>
        <w:tblLook w:val="04A0" w:firstRow="1" w:lastRow="0" w:firstColumn="1" w:lastColumn="0" w:noHBand="0" w:noVBand="1"/>
      </w:tblPr>
      <w:tblGrid>
        <w:gridCol w:w="866"/>
        <w:gridCol w:w="1701"/>
        <w:gridCol w:w="1275"/>
        <w:gridCol w:w="5939"/>
      </w:tblGrid>
      <w:tr w:rsidR="00615B92" w:rsidRPr="00615B92" w14:paraId="3B1A78AA" w14:textId="77777777" w:rsidTr="00615B92">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550D5317"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7B396C4C"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64FCA2BB"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4AFBDB57"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b/>
                <w:bCs/>
                <w:color w:val="000000"/>
                <w:kern w:val="0"/>
                <w:szCs w:val="21"/>
              </w:rPr>
            </w:pPr>
            <w:r w:rsidRPr="00615B92">
              <w:rPr>
                <w:rFonts w:asciiTheme="minorEastAsia" w:eastAsiaTheme="minorEastAsia" w:hAnsiTheme="minorEastAsia" w:cs="宋体" w:hint="eastAsia"/>
                <w:b/>
                <w:bCs/>
                <w:color w:val="000000"/>
                <w:kern w:val="0"/>
                <w:szCs w:val="21"/>
              </w:rPr>
              <w:t>工作职责</w:t>
            </w:r>
          </w:p>
        </w:tc>
      </w:tr>
      <w:tr w:rsidR="00615B92" w:rsidRPr="00615B92" w14:paraId="37408DE4" w14:textId="77777777" w:rsidTr="00615B92">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0193E65B"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1701" w:type="dxa"/>
            <w:tcBorders>
              <w:top w:val="nil"/>
              <w:left w:val="nil"/>
              <w:bottom w:val="single" w:sz="4" w:space="0" w:color="auto"/>
              <w:right w:val="single" w:sz="4" w:space="0" w:color="auto"/>
            </w:tcBorders>
            <w:shd w:val="clear" w:color="auto" w:fill="auto"/>
            <w:vAlign w:val="center"/>
          </w:tcPr>
          <w:p w14:paraId="21F8E74F"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项目经理</w:t>
            </w:r>
          </w:p>
        </w:tc>
        <w:tc>
          <w:tcPr>
            <w:tcW w:w="1275" w:type="dxa"/>
            <w:tcBorders>
              <w:top w:val="nil"/>
              <w:left w:val="nil"/>
              <w:bottom w:val="single" w:sz="4" w:space="0" w:color="auto"/>
              <w:right w:val="single" w:sz="4" w:space="0" w:color="auto"/>
            </w:tcBorders>
            <w:shd w:val="clear" w:color="auto" w:fill="auto"/>
            <w:vAlign w:val="center"/>
          </w:tcPr>
          <w:p w14:paraId="64CE88A8"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5939" w:type="dxa"/>
            <w:tcBorders>
              <w:top w:val="nil"/>
              <w:left w:val="nil"/>
              <w:bottom w:val="single" w:sz="4" w:space="0" w:color="auto"/>
              <w:right w:val="single" w:sz="4" w:space="0" w:color="auto"/>
            </w:tcBorders>
            <w:shd w:val="clear" w:color="auto" w:fill="auto"/>
            <w:vAlign w:val="center"/>
          </w:tcPr>
          <w:p w14:paraId="625D7AE5"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负责项目整体进度的沟通和人员及其它资源协调，把控整个项目的时间进度，保证项目质量</w:t>
            </w:r>
          </w:p>
        </w:tc>
      </w:tr>
      <w:tr w:rsidR="00615B92" w:rsidRPr="00615B92" w14:paraId="0532635D" w14:textId="77777777" w:rsidTr="00615B92">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290307B"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0A0B18E"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需求分析师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FC86A62"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66A5E440"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负责收集初始化需求及模块内本地化开发需求，并与客户达成一致</w:t>
            </w:r>
          </w:p>
        </w:tc>
      </w:tr>
      <w:tr w:rsidR="00615B92" w:rsidRPr="00615B92" w14:paraId="13ECCF65" w14:textId="77777777" w:rsidTr="00615B92">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791AA0C7"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3</w:t>
            </w:r>
          </w:p>
        </w:tc>
        <w:tc>
          <w:tcPr>
            <w:tcW w:w="1701" w:type="dxa"/>
            <w:tcBorders>
              <w:top w:val="single" w:sz="4" w:space="0" w:color="auto"/>
              <w:left w:val="nil"/>
              <w:bottom w:val="single" w:sz="4" w:space="0" w:color="auto"/>
              <w:right w:val="single" w:sz="4" w:space="0" w:color="auto"/>
            </w:tcBorders>
            <w:shd w:val="clear" w:color="auto" w:fill="auto"/>
            <w:vAlign w:val="center"/>
          </w:tcPr>
          <w:p w14:paraId="0D96E2C4"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软件架构师</w:t>
            </w:r>
          </w:p>
        </w:tc>
        <w:tc>
          <w:tcPr>
            <w:tcW w:w="1275" w:type="dxa"/>
            <w:tcBorders>
              <w:top w:val="single" w:sz="4" w:space="0" w:color="auto"/>
              <w:left w:val="nil"/>
              <w:bottom w:val="single" w:sz="4" w:space="0" w:color="auto"/>
              <w:right w:val="single" w:sz="4" w:space="0" w:color="auto"/>
            </w:tcBorders>
            <w:shd w:val="clear" w:color="auto" w:fill="auto"/>
            <w:vAlign w:val="center"/>
          </w:tcPr>
          <w:p w14:paraId="70861F0A"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5939" w:type="dxa"/>
            <w:tcBorders>
              <w:top w:val="single" w:sz="4" w:space="0" w:color="auto"/>
              <w:left w:val="nil"/>
              <w:bottom w:val="single" w:sz="4" w:space="0" w:color="auto"/>
              <w:right w:val="single" w:sz="4" w:space="0" w:color="auto"/>
            </w:tcBorders>
            <w:shd w:val="clear" w:color="auto" w:fill="auto"/>
            <w:vAlign w:val="center"/>
          </w:tcPr>
          <w:p w14:paraId="6461B86B"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负责模块内本地化开发的软件架构调整和设计</w:t>
            </w:r>
          </w:p>
        </w:tc>
      </w:tr>
      <w:tr w:rsidR="00615B92" w:rsidRPr="00615B92" w14:paraId="42DD11F4" w14:textId="77777777" w:rsidTr="00615B92">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7EDD0617"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4</w:t>
            </w:r>
          </w:p>
        </w:tc>
        <w:tc>
          <w:tcPr>
            <w:tcW w:w="1701" w:type="dxa"/>
            <w:tcBorders>
              <w:top w:val="nil"/>
              <w:left w:val="nil"/>
              <w:bottom w:val="single" w:sz="4" w:space="0" w:color="auto"/>
              <w:right w:val="single" w:sz="4" w:space="0" w:color="auto"/>
            </w:tcBorders>
            <w:shd w:val="clear" w:color="auto" w:fill="auto"/>
            <w:vAlign w:val="center"/>
          </w:tcPr>
          <w:p w14:paraId="003FAD99"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数据库DBA</w:t>
            </w:r>
          </w:p>
        </w:tc>
        <w:tc>
          <w:tcPr>
            <w:tcW w:w="1275" w:type="dxa"/>
            <w:tcBorders>
              <w:top w:val="nil"/>
              <w:left w:val="nil"/>
              <w:bottom w:val="single" w:sz="4" w:space="0" w:color="auto"/>
              <w:right w:val="single" w:sz="4" w:space="0" w:color="auto"/>
            </w:tcBorders>
            <w:shd w:val="clear" w:color="auto" w:fill="auto"/>
            <w:vAlign w:val="center"/>
          </w:tcPr>
          <w:p w14:paraId="25F38932"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p>
        </w:tc>
        <w:tc>
          <w:tcPr>
            <w:tcW w:w="5939" w:type="dxa"/>
            <w:tcBorders>
              <w:top w:val="nil"/>
              <w:left w:val="nil"/>
              <w:bottom w:val="single" w:sz="4" w:space="0" w:color="auto"/>
              <w:right w:val="single" w:sz="4" w:space="0" w:color="auto"/>
            </w:tcBorders>
            <w:shd w:val="clear" w:color="auto" w:fill="auto"/>
            <w:vAlign w:val="center"/>
          </w:tcPr>
          <w:p w14:paraId="0AE30901"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负责数据库调优、表、视图、存储过程等的统一管理</w:t>
            </w:r>
          </w:p>
        </w:tc>
      </w:tr>
      <w:tr w:rsidR="00615B92" w:rsidRPr="00615B92" w14:paraId="0F247225" w14:textId="77777777" w:rsidTr="00615B92">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36068606"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5</w:t>
            </w:r>
          </w:p>
        </w:tc>
        <w:tc>
          <w:tcPr>
            <w:tcW w:w="1701" w:type="dxa"/>
            <w:tcBorders>
              <w:top w:val="nil"/>
              <w:left w:val="nil"/>
              <w:bottom w:val="single" w:sz="4" w:space="0" w:color="auto"/>
              <w:right w:val="single" w:sz="4" w:space="0" w:color="auto"/>
            </w:tcBorders>
            <w:shd w:val="clear" w:color="auto" w:fill="auto"/>
            <w:vAlign w:val="center"/>
          </w:tcPr>
          <w:p w14:paraId="3350597D"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UI设计师</w:t>
            </w:r>
          </w:p>
        </w:tc>
        <w:tc>
          <w:tcPr>
            <w:tcW w:w="1275" w:type="dxa"/>
            <w:tcBorders>
              <w:top w:val="nil"/>
              <w:left w:val="nil"/>
              <w:bottom w:val="single" w:sz="4" w:space="0" w:color="auto"/>
              <w:right w:val="single" w:sz="4" w:space="0" w:color="auto"/>
            </w:tcBorders>
            <w:shd w:val="clear" w:color="auto" w:fill="auto"/>
            <w:vAlign w:val="center"/>
          </w:tcPr>
          <w:p w14:paraId="2C85EAED"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2</w:t>
            </w:r>
          </w:p>
        </w:tc>
        <w:tc>
          <w:tcPr>
            <w:tcW w:w="5939" w:type="dxa"/>
            <w:tcBorders>
              <w:top w:val="nil"/>
              <w:left w:val="nil"/>
              <w:bottom w:val="single" w:sz="4" w:space="0" w:color="auto"/>
              <w:right w:val="single" w:sz="4" w:space="0" w:color="auto"/>
            </w:tcBorders>
            <w:shd w:val="clear" w:color="auto" w:fill="auto"/>
            <w:vAlign w:val="center"/>
          </w:tcPr>
          <w:p w14:paraId="289249C2"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负责项目UI的修改及布局修改</w:t>
            </w:r>
          </w:p>
        </w:tc>
      </w:tr>
      <w:tr w:rsidR="00615B92" w:rsidRPr="00615B92" w14:paraId="57C618E9" w14:textId="77777777" w:rsidTr="00615B92">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043BA0AE"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6</w:t>
            </w:r>
          </w:p>
        </w:tc>
        <w:tc>
          <w:tcPr>
            <w:tcW w:w="1701" w:type="dxa"/>
            <w:tcBorders>
              <w:top w:val="nil"/>
              <w:left w:val="nil"/>
              <w:bottom w:val="single" w:sz="4" w:space="0" w:color="auto"/>
              <w:right w:val="single" w:sz="4" w:space="0" w:color="auto"/>
            </w:tcBorders>
            <w:shd w:val="clear" w:color="auto" w:fill="auto"/>
            <w:vAlign w:val="center"/>
          </w:tcPr>
          <w:p w14:paraId="7E8FDF44"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研发工程师</w:t>
            </w:r>
          </w:p>
        </w:tc>
        <w:tc>
          <w:tcPr>
            <w:tcW w:w="1275" w:type="dxa"/>
            <w:tcBorders>
              <w:top w:val="nil"/>
              <w:left w:val="nil"/>
              <w:bottom w:val="single" w:sz="4" w:space="0" w:color="auto"/>
              <w:right w:val="single" w:sz="4" w:space="0" w:color="auto"/>
            </w:tcBorders>
            <w:shd w:val="clear" w:color="auto" w:fill="auto"/>
            <w:vAlign w:val="center"/>
          </w:tcPr>
          <w:p w14:paraId="70752C69"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8</w:t>
            </w:r>
          </w:p>
        </w:tc>
        <w:tc>
          <w:tcPr>
            <w:tcW w:w="5939" w:type="dxa"/>
            <w:tcBorders>
              <w:top w:val="nil"/>
              <w:left w:val="nil"/>
              <w:bottom w:val="single" w:sz="4" w:space="0" w:color="auto"/>
              <w:right w:val="single" w:sz="4" w:space="0" w:color="auto"/>
            </w:tcBorders>
            <w:shd w:val="clear" w:color="auto" w:fill="auto"/>
            <w:vAlign w:val="center"/>
          </w:tcPr>
          <w:p w14:paraId="5A35A9F6"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负责模块内本地化开发编码</w:t>
            </w:r>
          </w:p>
        </w:tc>
      </w:tr>
      <w:tr w:rsidR="00615B92" w:rsidRPr="00615B92" w14:paraId="4BED7E43" w14:textId="77777777" w:rsidTr="00615B92">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14:paraId="65B6749D"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7</w:t>
            </w:r>
          </w:p>
        </w:tc>
        <w:tc>
          <w:tcPr>
            <w:tcW w:w="1701" w:type="dxa"/>
            <w:tcBorders>
              <w:top w:val="nil"/>
              <w:left w:val="nil"/>
              <w:bottom w:val="single" w:sz="4" w:space="0" w:color="auto"/>
              <w:right w:val="single" w:sz="4" w:space="0" w:color="auto"/>
            </w:tcBorders>
            <w:shd w:val="clear" w:color="auto" w:fill="auto"/>
            <w:vAlign w:val="center"/>
          </w:tcPr>
          <w:p w14:paraId="23A4A04D"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测试工程师</w:t>
            </w:r>
          </w:p>
        </w:tc>
        <w:tc>
          <w:tcPr>
            <w:tcW w:w="1275" w:type="dxa"/>
            <w:tcBorders>
              <w:top w:val="nil"/>
              <w:left w:val="nil"/>
              <w:bottom w:val="single" w:sz="4" w:space="0" w:color="auto"/>
              <w:right w:val="single" w:sz="4" w:space="0" w:color="auto"/>
            </w:tcBorders>
            <w:shd w:val="clear" w:color="auto" w:fill="auto"/>
            <w:vAlign w:val="center"/>
          </w:tcPr>
          <w:p w14:paraId="7DA667B6"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4</w:t>
            </w:r>
          </w:p>
        </w:tc>
        <w:tc>
          <w:tcPr>
            <w:tcW w:w="5939" w:type="dxa"/>
            <w:tcBorders>
              <w:top w:val="nil"/>
              <w:left w:val="nil"/>
              <w:bottom w:val="single" w:sz="4" w:space="0" w:color="auto"/>
              <w:right w:val="single" w:sz="4" w:space="0" w:color="auto"/>
            </w:tcBorders>
            <w:shd w:val="clear" w:color="auto" w:fill="auto"/>
            <w:vAlign w:val="center"/>
          </w:tcPr>
          <w:p w14:paraId="73E5A4BB"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负责进行系统所有测试工作，包括初始化测试、模块内本地化开发测试，保障产品的功能的可操作性和稳定性</w:t>
            </w:r>
          </w:p>
        </w:tc>
      </w:tr>
      <w:tr w:rsidR="00615B92" w:rsidRPr="00615B92" w14:paraId="7AE3CD5C" w14:textId="77777777" w:rsidTr="00615B92">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7111B291"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8</w:t>
            </w:r>
          </w:p>
        </w:tc>
        <w:tc>
          <w:tcPr>
            <w:tcW w:w="1701" w:type="dxa"/>
            <w:tcBorders>
              <w:top w:val="nil"/>
              <w:left w:val="nil"/>
              <w:bottom w:val="single" w:sz="4" w:space="0" w:color="auto"/>
              <w:right w:val="single" w:sz="4" w:space="0" w:color="auto"/>
            </w:tcBorders>
            <w:shd w:val="clear" w:color="auto" w:fill="auto"/>
            <w:vAlign w:val="center"/>
          </w:tcPr>
          <w:p w14:paraId="4EFC69E6"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实施工程师</w:t>
            </w:r>
          </w:p>
        </w:tc>
        <w:tc>
          <w:tcPr>
            <w:tcW w:w="1275" w:type="dxa"/>
            <w:tcBorders>
              <w:top w:val="nil"/>
              <w:left w:val="nil"/>
              <w:bottom w:val="single" w:sz="4" w:space="0" w:color="auto"/>
              <w:right w:val="single" w:sz="4" w:space="0" w:color="auto"/>
            </w:tcBorders>
            <w:shd w:val="clear" w:color="auto" w:fill="auto"/>
            <w:vAlign w:val="center"/>
          </w:tcPr>
          <w:p w14:paraId="447774E5"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4</w:t>
            </w:r>
          </w:p>
        </w:tc>
        <w:tc>
          <w:tcPr>
            <w:tcW w:w="5939" w:type="dxa"/>
            <w:tcBorders>
              <w:top w:val="nil"/>
              <w:left w:val="nil"/>
              <w:bottom w:val="single" w:sz="4" w:space="0" w:color="auto"/>
              <w:right w:val="single" w:sz="4" w:space="0" w:color="auto"/>
            </w:tcBorders>
            <w:shd w:val="clear" w:color="auto" w:fill="auto"/>
            <w:vAlign w:val="center"/>
          </w:tcPr>
          <w:p w14:paraId="35CC54F3"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负责系统安装、部署、调试</w:t>
            </w:r>
          </w:p>
        </w:tc>
      </w:tr>
      <w:tr w:rsidR="00615B92" w:rsidRPr="00615B92" w14:paraId="578C8C4E" w14:textId="77777777" w:rsidTr="00615B92">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104A2F85"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9</w:t>
            </w:r>
          </w:p>
        </w:tc>
        <w:tc>
          <w:tcPr>
            <w:tcW w:w="1701" w:type="dxa"/>
            <w:tcBorders>
              <w:top w:val="nil"/>
              <w:left w:val="nil"/>
              <w:bottom w:val="single" w:sz="4" w:space="0" w:color="auto"/>
              <w:right w:val="single" w:sz="4" w:space="0" w:color="auto"/>
            </w:tcBorders>
            <w:shd w:val="clear" w:color="auto" w:fill="auto"/>
            <w:vAlign w:val="center"/>
          </w:tcPr>
          <w:p w14:paraId="090DC6C7"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高级培训师</w:t>
            </w:r>
          </w:p>
        </w:tc>
        <w:tc>
          <w:tcPr>
            <w:tcW w:w="1275" w:type="dxa"/>
            <w:tcBorders>
              <w:top w:val="nil"/>
              <w:left w:val="nil"/>
              <w:bottom w:val="single" w:sz="4" w:space="0" w:color="auto"/>
              <w:right w:val="single" w:sz="4" w:space="0" w:color="auto"/>
            </w:tcBorders>
            <w:shd w:val="clear" w:color="auto" w:fill="auto"/>
            <w:vAlign w:val="center"/>
          </w:tcPr>
          <w:p w14:paraId="708F8261"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2</w:t>
            </w:r>
          </w:p>
        </w:tc>
        <w:tc>
          <w:tcPr>
            <w:tcW w:w="5939" w:type="dxa"/>
            <w:tcBorders>
              <w:top w:val="nil"/>
              <w:left w:val="nil"/>
              <w:bottom w:val="single" w:sz="4" w:space="0" w:color="auto"/>
              <w:right w:val="single" w:sz="4" w:space="0" w:color="auto"/>
            </w:tcBorders>
            <w:shd w:val="clear" w:color="auto" w:fill="auto"/>
            <w:vAlign w:val="center"/>
          </w:tcPr>
          <w:p w14:paraId="4C89A505"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负责对系统会计核算模块所有功能的培训，包括培训课件、PPT的制作</w:t>
            </w:r>
          </w:p>
        </w:tc>
      </w:tr>
      <w:tr w:rsidR="00615B92" w:rsidRPr="00615B92" w14:paraId="3F45727A" w14:textId="77777777" w:rsidTr="00615B92">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45EF5DDC"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10</w:t>
            </w:r>
          </w:p>
        </w:tc>
        <w:tc>
          <w:tcPr>
            <w:tcW w:w="1701" w:type="dxa"/>
            <w:tcBorders>
              <w:top w:val="single" w:sz="4" w:space="0" w:color="auto"/>
              <w:left w:val="nil"/>
              <w:bottom w:val="single" w:sz="4" w:space="0" w:color="auto"/>
              <w:right w:val="single" w:sz="4" w:space="0" w:color="auto"/>
            </w:tcBorders>
            <w:shd w:val="clear" w:color="auto" w:fill="auto"/>
            <w:vAlign w:val="center"/>
          </w:tcPr>
          <w:p w14:paraId="0AF08C61"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客服服务人员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49461558"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8</w:t>
            </w:r>
          </w:p>
        </w:tc>
        <w:tc>
          <w:tcPr>
            <w:tcW w:w="5939" w:type="dxa"/>
            <w:tcBorders>
              <w:top w:val="single" w:sz="4" w:space="0" w:color="auto"/>
              <w:left w:val="nil"/>
              <w:bottom w:val="single" w:sz="4" w:space="0" w:color="auto"/>
              <w:right w:val="single" w:sz="4" w:space="0" w:color="auto"/>
            </w:tcBorders>
            <w:shd w:val="clear" w:color="auto" w:fill="auto"/>
            <w:vAlign w:val="center"/>
          </w:tcPr>
          <w:p w14:paraId="20AD9BF9"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负责对法院关于会计</w:t>
            </w:r>
            <w:r w:rsidRPr="00615B92">
              <w:rPr>
                <w:rFonts w:asciiTheme="minorEastAsia" w:eastAsiaTheme="minorEastAsia" w:hAnsiTheme="minorEastAsia" w:cs="宋体"/>
                <w:color w:val="000000"/>
                <w:kern w:val="0"/>
                <w:szCs w:val="21"/>
              </w:rPr>
              <w:t>核算</w:t>
            </w:r>
            <w:r w:rsidRPr="00615B92">
              <w:rPr>
                <w:rFonts w:asciiTheme="minorEastAsia" w:eastAsiaTheme="minorEastAsia" w:hAnsiTheme="minorEastAsia" w:cs="宋体" w:hint="eastAsia"/>
                <w:color w:val="000000"/>
                <w:kern w:val="0"/>
                <w:szCs w:val="21"/>
              </w:rPr>
              <w:t>管理模块所有操作问题的指导、解答、问题记录及回复、回访工作,保障运维</w:t>
            </w:r>
          </w:p>
        </w:tc>
      </w:tr>
      <w:tr w:rsidR="00615B92" w:rsidRPr="00615B92" w14:paraId="770F47E0" w14:textId="77777777" w:rsidTr="00615B92">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645960C"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1</w:t>
            </w:r>
            <w:r w:rsidRPr="00615B92">
              <w:rPr>
                <w:rFonts w:asciiTheme="minorEastAsia" w:eastAsiaTheme="minorEastAsia" w:hAnsiTheme="minorEastAsia" w:cs="宋体"/>
                <w:color w:val="000000"/>
                <w:kern w:val="0"/>
                <w:szCs w:val="21"/>
              </w:rPr>
              <w:t>1</w:t>
            </w:r>
          </w:p>
        </w:tc>
        <w:tc>
          <w:tcPr>
            <w:tcW w:w="1701" w:type="dxa"/>
            <w:tcBorders>
              <w:top w:val="single" w:sz="4" w:space="0" w:color="auto"/>
              <w:left w:val="nil"/>
              <w:bottom w:val="single" w:sz="4" w:space="0" w:color="auto"/>
              <w:right w:val="single" w:sz="4" w:space="0" w:color="auto"/>
            </w:tcBorders>
            <w:shd w:val="clear" w:color="auto" w:fill="auto"/>
            <w:vAlign w:val="center"/>
          </w:tcPr>
          <w:p w14:paraId="169A4180"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维护人</w:t>
            </w:r>
            <w:r w:rsidRPr="00615B92">
              <w:rPr>
                <w:rFonts w:asciiTheme="minorEastAsia" w:eastAsiaTheme="minorEastAsia" w:hAnsiTheme="minorEastAsia" w:cs="宋体"/>
                <w:color w:val="000000"/>
                <w:kern w:val="0"/>
                <w:szCs w:val="21"/>
              </w:rPr>
              <w:t>员</w:t>
            </w:r>
          </w:p>
        </w:tc>
        <w:tc>
          <w:tcPr>
            <w:tcW w:w="1275" w:type="dxa"/>
            <w:tcBorders>
              <w:top w:val="single" w:sz="4" w:space="0" w:color="auto"/>
              <w:left w:val="nil"/>
              <w:bottom w:val="single" w:sz="4" w:space="0" w:color="auto"/>
              <w:right w:val="single" w:sz="4" w:space="0" w:color="auto"/>
            </w:tcBorders>
            <w:shd w:val="clear" w:color="auto" w:fill="auto"/>
            <w:vAlign w:val="center"/>
          </w:tcPr>
          <w:p w14:paraId="36CF77A2" w14:textId="77777777" w:rsidR="00615B92" w:rsidRPr="00615B92" w:rsidRDefault="00615B92" w:rsidP="00615B92">
            <w:pPr>
              <w:widowControl/>
              <w:spacing w:line="240" w:lineRule="auto"/>
              <w:ind w:firstLineChars="0" w:firstLine="0"/>
              <w:jc w:val="center"/>
              <w:rPr>
                <w:rFonts w:asciiTheme="minorEastAsia" w:eastAsiaTheme="minorEastAsia" w:hAnsiTheme="minorEastAsia" w:cs="宋体"/>
                <w:color w:val="000000"/>
                <w:kern w:val="0"/>
                <w:szCs w:val="21"/>
              </w:rPr>
            </w:pPr>
            <w:r w:rsidRPr="00615B92">
              <w:rPr>
                <w:rFonts w:asciiTheme="minorEastAsia" w:eastAsiaTheme="minorEastAsia" w:hAnsiTheme="minorEastAsia" w:cs="宋体"/>
                <w:color w:val="000000"/>
                <w:kern w:val="0"/>
                <w:szCs w:val="21"/>
              </w:rPr>
              <w:t>2</w:t>
            </w:r>
          </w:p>
        </w:tc>
        <w:tc>
          <w:tcPr>
            <w:tcW w:w="5939" w:type="dxa"/>
            <w:tcBorders>
              <w:top w:val="single" w:sz="4" w:space="0" w:color="auto"/>
              <w:left w:val="nil"/>
              <w:bottom w:val="single" w:sz="4" w:space="0" w:color="auto"/>
              <w:right w:val="single" w:sz="4" w:space="0" w:color="auto"/>
            </w:tcBorders>
            <w:shd w:val="clear" w:color="auto" w:fill="auto"/>
            <w:vAlign w:val="center"/>
          </w:tcPr>
          <w:p w14:paraId="502D5B2A" w14:textId="77777777" w:rsidR="00615B92" w:rsidRPr="00615B92" w:rsidRDefault="00615B92" w:rsidP="00615B92">
            <w:pPr>
              <w:widowControl/>
              <w:spacing w:line="240" w:lineRule="auto"/>
              <w:ind w:firstLineChars="0" w:firstLine="0"/>
              <w:jc w:val="left"/>
              <w:rPr>
                <w:rFonts w:asciiTheme="minorEastAsia" w:eastAsiaTheme="minorEastAsia" w:hAnsiTheme="minorEastAsia" w:cs="宋体"/>
                <w:color w:val="000000"/>
                <w:kern w:val="0"/>
                <w:szCs w:val="21"/>
              </w:rPr>
            </w:pPr>
            <w:r w:rsidRPr="00615B92">
              <w:rPr>
                <w:rFonts w:asciiTheme="minorEastAsia" w:eastAsiaTheme="minorEastAsia" w:hAnsiTheme="minorEastAsia" w:cs="宋体" w:hint="eastAsia"/>
                <w:color w:val="000000"/>
                <w:kern w:val="0"/>
                <w:szCs w:val="21"/>
              </w:rPr>
              <w:t>负责法院系统的正常运行保障、异常数据处理、临时报表提醒、运行环境巡检、现场操作指导等工作。</w:t>
            </w:r>
          </w:p>
        </w:tc>
      </w:tr>
    </w:tbl>
    <w:p w14:paraId="2045529D" w14:textId="77777777" w:rsidR="00615B92" w:rsidRPr="00615B92" w:rsidRDefault="00615B92" w:rsidP="00615B92">
      <w:pPr>
        <w:ind w:firstLine="420"/>
      </w:pPr>
    </w:p>
    <w:p w14:paraId="1E7F1CCA" w14:textId="77777777" w:rsidR="00E216F6" w:rsidRDefault="003F62D9" w:rsidP="00761147">
      <w:pPr>
        <w:pStyle w:val="4"/>
        <w:numPr>
          <w:ilvl w:val="2"/>
          <w:numId w:val="7"/>
        </w:numPr>
        <w:spacing w:line="360" w:lineRule="auto"/>
        <w:ind w:firstLineChars="0"/>
        <w:rPr>
          <w:rFonts w:asciiTheme="minorEastAsia" w:eastAsiaTheme="minorEastAsia" w:hAnsiTheme="minorEastAsia"/>
          <w:color w:val="000000" w:themeColor="text1"/>
          <w:sz w:val="24"/>
          <w:szCs w:val="24"/>
        </w:rPr>
      </w:pPr>
      <w:r w:rsidRPr="00B2417E">
        <w:rPr>
          <w:rFonts w:asciiTheme="minorEastAsia" w:eastAsiaTheme="minorEastAsia" w:hAnsiTheme="minorEastAsia" w:hint="eastAsia"/>
          <w:color w:val="000000" w:themeColor="text1"/>
          <w:sz w:val="24"/>
          <w:szCs w:val="24"/>
        </w:rPr>
        <w:lastRenderedPageBreak/>
        <w:t>工作量评估</w:t>
      </w:r>
    </w:p>
    <w:tbl>
      <w:tblPr>
        <w:tblW w:w="7680" w:type="dxa"/>
        <w:tblInd w:w="108" w:type="dxa"/>
        <w:tblLook w:val="04A0" w:firstRow="1" w:lastRow="0" w:firstColumn="1" w:lastColumn="0" w:noHBand="0" w:noVBand="1"/>
      </w:tblPr>
      <w:tblGrid>
        <w:gridCol w:w="1560"/>
        <w:gridCol w:w="2280"/>
        <w:gridCol w:w="1700"/>
        <w:gridCol w:w="2140"/>
      </w:tblGrid>
      <w:tr w:rsidR="00A84658" w:rsidRPr="00615B92" w14:paraId="55BA03F8" w14:textId="77777777" w:rsidTr="00A84658">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803D5D" w14:textId="77777777" w:rsidR="00A84658" w:rsidRPr="00615B92" w:rsidRDefault="00A8465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序号</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0BBED34F" w14:textId="77777777" w:rsidR="00A84658" w:rsidRPr="00615B92" w:rsidRDefault="00A8465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工作内容</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32BD2BDB" w14:textId="77777777" w:rsidR="00A84658" w:rsidRPr="00615B92" w:rsidRDefault="00A8465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人员数量</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1E484634" w14:textId="77777777" w:rsidR="00A84658" w:rsidRPr="00615B92" w:rsidRDefault="00A8465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工作量（小时）</w:t>
            </w:r>
          </w:p>
        </w:tc>
      </w:tr>
      <w:tr w:rsidR="00A84658" w:rsidRPr="00615B92" w14:paraId="5FC9238E"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C371B15" w14:textId="77777777" w:rsidR="00A84658" w:rsidRPr="00615B92" w:rsidRDefault="00A8465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1</w:t>
            </w:r>
          </w:p>
        </w:tc>
        <w:tc>
          <w:tcPr>
            <w:tcW w:w="2280" w:type="dxa"/>
            <w:tcBorders>
              <w:top w:val="nil"/>
              <w:left w:val="nil"/>
              <w:bottom w:val="single" w:sz="4" w:space="0" w:color="auto"/>
              <w:right w:val="single" w:sz="4" w:space="0" w:color="auto"/>
            </w:tcBorders>
            <w:shd w:val="clear" w:color="auto" w:fill="auto"/>
            <w:noWrap/>
            <w:vAlign w:val="center"/>
            <w:hideMark/>
          </w:tcPr>
          <w:p w14:paraId="4916D43D" w14:textId="77777777" w:rsidR="00A84658" w:rsidRPr="00615B92" w:rsidRDefault="00A84658"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系统本地化开发</w:t>
            </w:r>
          </w:p>
        </w:tc>
        <w:tc>
          <w:tcPr>
            <w:tcW w:w="1700" w:type="dxa"/>
            <w:tcBorders>
              <w:top w:val="nil"/>
              <w:left w:val="nil"/>
              <w:bottom w:val="single" w:sz="4" w:space="0" w:color="auto"/>
              <w:right w:val="single" w:sz="4" w:space="0" w:color="auto"/>
            </w:tcBorders>
            <w:shd w:val="clear" w:color="auto" w:fill="auto"/>
            <w:noWrap/>
            <w:vAlign w:val="center"/>
            <w:hideMark/>
          </w:tcPr>
          <w:p w14:paraId="0BD8F950" w14:textId="77777777" w:rsidR="00A84658" w:rsidRPr="00615B92" w:rsidRDefault="00A8465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20</w:t>
            </w:r>
          </w:p>
        </w:tc>
        <w:tc>
          <w:tcPr>
            <w:tcW w:w="2140" w:type="dxa"/>
            <w:tcBorders>
              <w:top w:val="nil"/>
              <w:left w:val="nil"/>
              <w:bottom w:val="single" w:sz="4" w:space="0" w:color="auto"/>
              <w:right w:val="single" w:sz="4" w:space="0" w:color="auto"/>
            </w:tcBorders>
            <w:shd w:val="clear" w:color="auto" w:fill="auto"/>
            <w:noWrap/>
            <w:vAlign w:val="center"/>
            <w:hideMark/>
          </w:tcPr>
          <w:p w14:paraId="1DE11AAD" w14:textId="77777777" w:rsidR="00A84658" w:rsidRPr="00615B92" w:rsidRDefault="00A8465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2</w:t>
            </w:r>
            <w:r w:rsidR="00B2417E" w:rsidRPr="00615B92">
              <w:rPr>
                <w:rFonts w:ascii="宋体" w:hAnsi="宋体" w:cs="宋体"/>
                <w:color w:val="000000"/>
                <w:kern w:val="0"/>
                <w:szCs w:val="21"/>
              </w:rPr>
              <w:t>420</w:t>
            </w:r>
          </w:p>
        </w:tc>
      </w:tr>
      <w:tr w:rsidR="00A84658" w:rsidRPr="00615B92" w14:paraId="4740FC53" w14:textId="77777777" w:rsidTr="00B2417E">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5EE14" w14:textId="77777777" w:rsidR="00A84658" w:rsidRPr="00615B92" w:rsidRDefault="00A8465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2</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5B6B59E5" w14:textId="77777777" w:rsidR="00A84658" w:rsidRPr="00615B92" w:rsidRDefault="00A84658"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系统部署</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40647DDC" w14:textId="77777777" w:rsidR="00A84658" w:rsidRPr="00615B92" w:rsidRDefault="00CB57C4"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2</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6A3D2854" w14:textId="77777777" w:rsidR="00A84658"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364</w:t>
            </w:r>
          </w:p>
        </w:tc>
      </w:tr>
      <w:tr w:rsidR="00A84658" w:rsidRPr="00615B92" w14:paraId="70EA8F4A"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31CE5E1" w14:textId="77777777" w:rsidR="00A84658" w:rsidRPr="00615B92" w:rsidRDefault="00A8465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3</w:t>
            </w:r>
          </w:p>
        </w:tc>
        <w:tc>
          <w:tcPr>
            <w:tcW w:w="2280" w:type="dxa"/>
            <w:tcBorders>
              <w:top w:val="nil"/>
              <w:left w:val="nil"/>
              <w:bottom w:val="single" w:sz="4" w:space="0" w:color="auto"/>
              <w:right w:val="single" w:sz="4" w:space="0" w:color="auto"/>
            </w:tcBorders>
            <w:shd w:val="clear" w:color="auto" w:fill="auto"/>
            <w:noWrap/>
            <w:vAlign w:val="center"/>
            <w:hideMark/>
          </w:tcPr>
          <w:p w14:paraId="26ABA788" w14:textId="77777777" w:rsidR="00A84658" w:rsidRPr="00615B92" w:rsidRDefault="00A84658"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系统初始化</w:t>
            </w:r>
          </w:p>
        </w:tc>
        <w:tc>
          <w:tcPr>
            <w:tcW w:w="1700" w:type="dxa"/>
            <w:tcBorders>
              <w:top w:val="nil"/>
              <w:left w:val="nil"/>
              <w:bottom w:val="single" w:sz="4" w:space="0" w:color="auto"/>
              <w:right w:val="single" w:sz="4" w:space="0" w:color="auto"/>
            </w:tcBorders>
            <w:shd w:val="clear" w:color="auto" w:fill="auto"/>
            <w:noWrap/>
            <w:vAlign w:val="center"/>
            <w:hideMark/>
          </w:tcPr>
          <w:p w14:paraId="2246C820" w14:textId="77777777" w:rsidR="00A84658" w:rsidRPr="00615B92" w:rsidRDefault="00A8465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6</w:t>
            </w:r>
          </w:p>
        </w:tc>
        <w:tc>
          <w:tcPr>
            <w:tcW w:w="2140" w:type="dxa"/>
            <w:tcBorders>
              <w:top w:val="nil"/>
              <w:left w:val="nil"/>
              <w:bottom w:val="single" w:sz="4" w:space="0" w:color="auto"/>
              <w:right w:val="single" w:sz="4" w:space="0" w:color="auto"/>
            </w:tcBorders>
            <w:shd w:val="clear" w:color="auto" w:fill="auto"/>
            <w:noWrap/>
            <w:vAlign w:val="center"/>
            <w:hideMark/>
          </w:tcPr>
          <w:p w14:paraId="1078448D" w14:textId="77777777" w:rsidR="00A84658"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168</w:t>
            </w:r>
          </w:p>
        </w:tc>
      </w:tr>
      <w:tr w:rsidR="00A84658" w:rsidRPr="00615B92" w14:paraId="579000EE"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1880151" w14:textId="77777777" w:rsidR="00A84658" w:rsidRPr="00615B92" w:rsidRDefault="00A8465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4</w:t>
            </w:r>
          </w:p>
        </w:tc>
        <w:tc>
          <w:tcPr>
            <w:tcW w:w="2280" w:type="dxa"/>
            <w:tcBorders>
              <w:top w:val="nil"/>
              <w:left w:val="nil"/>
              <w:bottom w:val="single" w:sz="4" w:space="0" w:color="auto"/>
              <w:right w:val="single" w:sz="4" w:space="0" w:color="auto"/>
            </w:tcBorders>
            <w:shd w:val="clear" w:color="auto" w:fill="auto"/>
            <w:noWrap/>
            <w:vAlign w:val="center"/>
            <w:hideMark/>
          </w:tcPr>
          <w:p w14:paraId="09A76EF3" w14:textId="77777777" w:rsidR="00A84658" w:rsidRPr="00615B92" w:rsidRDefault="00A84658"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系统培训</w:t>
            </w:r>
          </w:p>
        </w:tc>
        <w:tc>
          <w:tcPr>
            <w:tcW w:w="1700" w:type="dxa"/>
            <w:tcBorders>
              <w:top w:val="nil"/>
              <w:left w:val="nil"/>
              <w:bottom w:val="single" w:sz="4" w:space="0" w:color="auto"/>
              <w:right w:val="single" w:sz="4" w:space="0" w:color="auto"/>
            </w:tcBorders>
            <w:shd w:val="clear" w:color="auto" w:fill="auto"/>
            <w:noWrap/>
            <w:vAlign w:val="center"/>
            <w:hideMark/>
          </w:tcPr>
          <w:p w14:paraId="775810C1" w14:textId="77777777" w:rsidR="00A84658" w:rsidRPr="00615B92" w:rsidRDefault="00CB57C4"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2</w:t>
            </w:r>
          </w:p>
        </w:tc>
        <w:tc>
          <w:tcPr>
            <w:tcW w:w="2140" w:type="dxa"/>
            <w:tcBorders>
              <w:top w:val="nil"/>
              <w:left w:val="nil"/>
              <w:bottom w:val="single" w:sz="4" w:space="0" w:color="auto"/>
              <w:right w:val="single" w:sz="4" w:space="0" w:color="auto"/>
            </w:tcBorders>
            <w:shd w:val="clear" w:color="auto" w:fill="auto"/>
            <w:noWrap/>
            <w:vAlign w:val="center"/>
            <w:hideMark/>
          </w:tcPr>
          <w:p w14:paraId="0887A9F6" w14:textId="77777777" w:rsidR="00A84658"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248</w:t>
            </w:r>
          </w:p>
        </w:tc>
      </w:tr>
      <w:tr w:rsidR="00A84658" w:rsidRPr="00615B92" w14:paraId="721BDC20" w14:textId="77777777" w:rsidTr="00A84658">
        <w:trPr>
          <w:trHeight w:val="28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A809E00" w14:textId="77777777" w:rsidR="00A84658" w:rsidRPr="00615B92" w:rsidRDefault="00A8465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5</w:t>
            </w:r>
          </w:p>
        </w:tc>
        <w:tc>
          <w:tcPr>
            <w:tcW w:w="2280" w:type="dxa"/>
            <w:tcBorders>
              <w:top w:val="nil"/>
              <w:left w:val="nil"/>
              <w:bottom w:val="single" w:sz="4" w:space="0" w:color="auto"/>
              <w:right w:val="single" w:sz="4" w:space="0" w:color="auto"/>
            </w:tcBorders>
            <w:shd w:val="clear" w:color="auto" w:fill="auto"/>
            <w:noWrap/>
            <w:vAlign w:val="center"/>
            <w:hideMark/>
          </w:tcPr>
          <w:p w14:paraId="433A4349" w14:textId="77777777" w:rsidR="00A84658" w:rsidRPr="00615B92" w:rsidRDefault="00A84658"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系统优化调整</w:t>
            </w:r>
          </w:p>
        </w:tc>
        <w:tc>
          <w:tcPr>
            <w:tcW w:w="1700" w:type="dxa"/>
            <w:tcBorders>
              <w:top w:val="nil"/>
              <w:left w:val="nil"/>
              <w:bottom w:val="single" w:sz="4" w:space="0" w:color="auto"/>
              <w:right w:val="single" w:sz="4" w:space="0" w:color="auto"/>
            </w:tcBorders>
            <w:shd w:val="clear" w:color="auto" w:fill="auto"/>
            <w:noWrap/>
            <w:vAlign w:val="center"/>
            <w:hideMark/>
          </w:tcPr>
          <w:p w14:paraId="2D3426D4" w14:textId="77777777" w:rsidR="00A84658" w:rsidRPr="00615B92" w:rsidRDefault="00A84658"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12</w:t>
            </w:r>
          </w:p>
        </w:tc>
        <w:tc>
          <w:tcPr>
            <w:tcW w:w="2140" w:type="dxa"/>
            <w:tcBorders>
              <w:top w:val="nil"/>
              <w:left w:val="nil"/>
              <w:bottom w:val="single" w:sz="4" w:space="0" w:color="auto"/>
              <w:right w:val="single" w:sz="4" w:space="0" w:color="auto"/>
            </w:tcBorders>
            <w:shd w:val="clear" w:color="auto" w:fill="auto"/>
            <w:noWrap/>
            <w:vAlign w:val="center"/>
            <w:hideMark/>
          </w:tcPr>
          <w:p w14:paraId="44C26EA7" w14:textId="77777777" w:rsidR="00A84658"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488</w:t>
            </w:r>
          </w:p>
        </w:tc>
      </w:tr>
      <w:tr w:rsidR="00481C77" w:rsidRPr="00615B92" w14:paraId="7A46ED8A" w14:textId="77777777" w:rsidTr="00591A85">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D8A133" w14:textId="77777777" w:rsidR="00481C77" w:rsidRPr="00615B92" w:rsidRDefault="00481C77"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6</w:t>
            </w:r>
          </w:p>
        </w:tc>
        <w:tc>
          <w:tcPr>
            <w:tcW w:w="2280" w:type="dxa"/>
            <w:tcBorders>
              <w:top w:val="single" w:sz="4" w:space="0" w:color="auto"/>
              <w:left w:val="nil"/>
              <w:bottom w:val="single" w:sz="4" w:space="0" w:color="auto"/>
              <w:right w:val="single" w:sz="4" w:space="0" w:color="auto"/>
            </w:tcBorders>
            <w:shd w:val="clear" w:color="auto" w:fill="auto"/>
            <w:noWrap/>
            <w:vAlign w:val="center"/>
          </w:tcPr>
          <w:p w14:paraId="5EACF8D1" w14:textId="77777777" w:rsidR="00481C77" w:rsidRPr="00615B92" w:rsidRDefault="00481C77" w:rsidP="00615B92">
            <w:pPr>
              <w:widowControl/>
              <w:spacing w:line="240" w:lineRule="auto"/>
              <w:ind w:firstLineChars="0" w:firstLine="0"/>
              <w:jc w:val="left"/>
              <w:rPr>
                <w:rFonts w:ascii="宋体" w:hAnsi="宋体" w:cs="宋体"/>
                <w:color w:val="000000"/>
                <w:kern w:val="0"/>
                <w:szCs w:val="21"/>
              </w:rPr>
            </w:pPr>
            <w:r w:rsidRPr="00615B92">
              <w:rPr>
                <w:rFonts w:ascii="宋体" w:hAnsi="宋体" w:cs="宋体" w:hint="eastAsia"/>
                <w:color w:val="000000"/>
                <w:kern w:val="0"/>
                <w:szCs w:val="21"/>
              </w:rPr>
              <w:t>系统</w:t>
            </w:r>
            <w:r w:rsidRPr="00615B92">
              <w:rPr>
                <w:rFonts w:ascii="宋体" w:hAnsi="宋体" w:cs="宋体"/>
                <w:color w:val="000000"/>
                <w:kern w:val="0"/>
                <w:szCs w:val="21"/>
              </w:rPr>
              <w:t>维护</w:t>
            </w:r>
          </w:p>
        </w:tc>
        <w:tc>
          <w:tcPr>
            <w:tcW w:w="1700" w:type="dxa"/>
            <w:tcBorders>
              <w:top w:val="single" w:sz="4" w:space="0" w:color="auto"/>
              <w:left w:val="nil"/>
              <w:bottom w:val="single" w:sz="4" w:space="0" w:color="auto"/>
              <w:right w:val="single" w:sz="4" w:space="0" w:color="auto"/>
            </w:tcBorders>
            <w:shd w:val="clear" w:color="auto" w:fill="auto"/>
            <w:noWrap/>
            <w:vAlign w:val="center"/>
          </w:tcPr>
          <w:p w14:paraId="2CD25B38" w14:textId="77777777" w:rsidR="00481C77"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4</w:t>
            </w:r>
          </w:p>
        </w:tc>
        <w:tc>
          <w:tcPr>
            <w:tcW w:w="2140" w:type="dxa"/>
            <w:tcBorders>
              <w:top w:val="single" w:sz="4" w:space="0" w:color="auto"/>
              <w:left w:val="nil"/>
              <w:bottom w:val="single" w:sz="4" w:space="0" w:color="auto"/>
              <w:right w:val="single" w:sz="4" w:space="0" w:color="auto"/>
            </w:tcBorders>
            <w:shd w:val="clear" w:color="auto" w:fill="auto"/>
            <w:noWrap/>
            <w:vAlign w:val="center"/>
          </w:tcPr>
          <w:p w14:paraId="1D023F66" w14:textId="77777777" w:rsidR="00481C77"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1704</w:t>
            </w:r>
          </w:p>
        </w:tc>
      </w:tr>
      <w:tr w:rsidR="00B2417E" w:rsidRPr="00615B92" w14:paraId="1E0B4F0C" w14:textId="77777777" w:rsidTr="004D43A3">
        <w:trPr>
          <w:trHeight w:val="285"/>
        </w:trPr>
        <w:tc>
          <w:tcPr>
            <w:tcW w:w="5540" w:type="dxa"/>
            <w:gridSpan w:val="3"/>
            <w:tcBorders>
              <w:top w:val="nil"/>
              <w:left w:val="single" w:sz="4" w:space="0" w:color="auto"/>
              <w:bottom w:val="single" w:sz="4" w:space="0" w:color="auto"/>
              <w:right w:val="single" w:sz="4" w:space="0" w:color="auto"/>
            </w:tcBorders>
            <w:shd w:val="clear" w:color="auto" w:fill="auto"/>
            <w:noWrap/>
            <w:vAlign w:val="center"/>
            <w:hideMark/>
          </w:tcPr>
          <w:p w14:paraId="0E13BDE6" w14:textId="77777777" w:rsidR="00B2417E"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hint="eastAsia"/>
                <w:color w:val="000000"/>
                <w:kern w:val="0"/>
                <w:szCs w:val="21"/>
              </w:rPr>
              <w:t>合计</w:t>
            </w:r>
          </w:p>
        </w:tc>
        <w:tc>
          <w:tcPr>
            <w:tcW w:w="2140" w:type="dxa"/>
            <w:tcBorders>
              <w:top w:val="nil"/>
              <w:left w:val="nil"/>
              <w:bottom w:val="single" w:sz="4" w:space="0" w:color="auto"/>
              <w:right w:val="single" w:sz="4" w:space="0" w:color="auto"/>
            </w:tcBorders>
            <w:shd w:val="clear" w:color="auto" w:fill="auto"/>
            <w:noWrap/>
            <w:vAlign w:val="center"/>
            <w:hideMark/>
          </w:tcPr>
          <w:p w14:paraId="2668D049" w14:textId="77777777" w:rsidR="00B2417E" w:rsidRPr="00615B92" w:rsidRDefault="00B2417E" w:rsidP="00615B92">
            <w:pPr>
              <w:widowControl/>
              <w:spacing w:line="240" w:lineRule="auto"/>
              <w:ind w:firstLineChars="0" w:firstLine="0"/>
              <w:jc w:val="center"/>
              <w:rPr>
                <w:rFonts w:ascii="宋体" w:hAnsi="宋体" w:cs="宋体"/>
                <w:color w:val="000000"/>
                <w:kern w:val="0"/>
                <w:szCs w:val="21"/>
              </w:rPr>
            </w:pPr>
            <w:r w:rsidRPr="00615B92">
              <w:rPr>
                <w:rFonts w:ascii="宋体" w:hAnsi="宋体" w:cs="宋体"/>
                <w:color w:val="000000"/>
                <w:kern w:val="0"/>
                <w:szCs w:val="21"/>
              </w:rPr>
              <w:t>5392</w:t>
            </w:r>
          </w:p>
        </w:tc>
      </w:tr>
    </w:tbl>
    <w:p w14:paraId="32E4409F" w14:textId="77777777" w:rsidR="00C73C16" w:rsidRDefault="00C73C16" w:rsidP="00946185">
      <w:pPr>
        <w:ind w:firstLine="560"/>
        <w:rPr>
          <w:rFonts w:asciiTheme="minorEastAsia" w:eastAsiaTheme="minorEastAsia" w:hAnsiTheme="minorEastAsia"/>
          <w:sz w:val="28"/>
          <w:szCs w:val="28"/>
        </w:rPr>
      </w:pPr>
    </w:p>
    <w:p w14:paraId="798FF59D" w14:textId="77777777" w:rsidR="00BF47A7" w:rsidRDefault="00BF47A7" w:rsidP="00946185">
      <w:pPr>
        <w:ind w:firstLine="560"/>
        <w:rPr>
          <w:rFonts w:asciiTheme="minorEastAsia" w:eastAsiaTheme="minorEastAsia" w:hAnsiTheme="minorEastAsia"/>
          <w:sz w:val="28"/>
          <w:szCs w:val="28"/>
        </w:rPr>
      </w:pPr>
    </w:p>
    <w:p w14:paraId="22CE90C8" w14:textId="77777777" w:rsidR="00BF47A7" w:rsidRDefault="00BF47A7" w:rsidP="00946185">
      <w:pPr>
        <w:ind w:firstLine="560"/>
        <w:rPr>
          <w:rFonts w:asciiTheme="minorEastAsia" w:eastAsiaTheme="minorEastAsia" w:hAnsiTheme="minorEastAsia"/>
          <w:sz w:val="28"/>
          <w:szCs w:val="28"/>
        </w:rPr>
      </w:pPr>
    </w:p>
    <w:p w14:paraId="69950F29" w14:textId="77777777" w:rsidR="00BF47A7" w:rsidRDefault="00BF47A7" w:rsidP="00946185">
      <w:pPr>
        <w:ind w:firstLine="560"/>
        <w:rPr>
          <w:rFonts w:asciiTheme="minorEastAsia" w:eastAsiaTheme="minorEastAsia" w:hAnsiTheme="minorEastAsia"/>
          <w:sz w:val="28"/>
          <w:szCs w:val="28"/>
        </w:rPr>
      </w:pPr>
    </w:p>
    <w:p w14:paraId="1673952D" w14:textId="77777777" w:rsidR="00BF47A7" w:rsidRDefault="00BF47A7" w:rsidP="00946185">
      <w:pPr>
        <w:ind w:firstLine="560"/>
        <w:rPr>
          <w:rFonts w:asciiTheme="minorEastAsia" w:eastAsiaTheme="minorEastAsia" w:hAnsiTheme="minorEastAsia"/>
          <w:sz w:val="28"/>
          <w:szCs w:val="28"/>
        </w:rPr>
      </w:pPr>
    </w:p>
    <w:p w14:paraId="6B2EADCC" w14:textId="77777777" w:rsidR="00BF47A7" w:rsidRDefault="00BF47A7" w:rsidP="00946185">
      <w:pPr>
        <w:ind w:firstLine="560"/>
        <w:rPr>
          <w:rFonts w:asciiTheme="minorEastAsia" w:eastAsiaTheme="minorEastAsia" w:hAnsiTheme="minorEastAsia"/>
          <w:sz w:val="28"/>
          <w:szCs w:val="28"/>
        </w:rPr>
      </w:pPr>
    </w:p>
    <w:p w14:paraId="78CE4BC4" w14:textId="77777777" w:rsidR="00BF47A7" w:rsidRDefault="00BF47A7" w:rsidP="00946185">
      <w:pPr>
        <w:ind w:firstLine="560"/>
        <w:rPr>
          <w:rFonts w:asciiTheme="minorEastAsia" w:eastAsiaTheme="minorEastAsia" w:hAnsiTheme="minorEastAsia"/>
          <w:sz w:val="28"/>
          <w:szCs w:val="28"/>
        </w:rPr>
      </w:pPr>
    </w:p>
    <w:p w14:paraId="1D3D8455" w14:textId="77777777" w:rsidR="00BF47A7" w:rsidRDefault="00BF47A7" w:rsidP="00946185">
      <w:pPr>
        <w:ind w:firstLine="560"/>
        <w:rPr>
          <w:rFonts w:asciiTheme="minorEastAsia" w:eastAsiaTheme="minorEastAsia" w:hAnsiTheme="minorEastAsia"/>
          <w:sz w:val="28"/>
          <w:szCs w:val="28"/>
        </w:rPr>
      </w:pPr>
    </w:p>
    <w:p w14:paraId="5C0A7A88" w14:textId="77777777" w:rsidR="00BF47A7" w:rsidRDefault="00BF47A7" w:rsidP="00946185">
      <w:pPr>
        <w:ind w:firstLine="560"/>
        <w:rPr>
          <w:rFonts w:asciiTheme="minorEastAsia" w:eastAsiaTheme="minorEastAsia" w:hAnsiTheme="minorEastAsia"/>
          <w:sz w:val="28"/>
          <w:szCs w:val="28"/>
        </w:rPr>
      </w:pPr>
    </w:p>
    <w:p w14:paraId="190BA274" w14:textId="77777777" w:rsidR="00BF47A7" w:rsidRDefault="00BF47A7" w:rsidP="00946185">
      <w:pPr>
        <w:ind w:firstLine="560"/>
        <w:rPr>
          <w:rFonts w:asciiTheme="minorEastAsia" w:eastAsiaTheme="minorEastAsia" w:hAnsiTheme="minorEastAsia"/>
          <w:sz w:val="28"/>
          <w:szCs w:val="28"/>
        </w:rPr>
      </w:pPr>
    </w:p>
    <w:p w14:paraId="6E63F6F5" w14:textId="77777777" w:rsidR="00BF47A7" w:rsidRDefault="00BF47A7" w:rsidP="00946185">
      <w:pPr>
        <w:ind w:firstLine="560"/>
        <w:rPr>
          <w:rFonts w:asciiTheme="minorEastAsia" w:eastAsiaTheme="minorEastAsia" w:hAnsiTheme="minorEastAsia"/>
          <w:sz w:val="28"/>
          <w:szCs w:val="28"/>
        </w:rPr>
      </w:pPr>
    </w:p>
    <w:p w14:paraId="0C060566" w14:textId="77777777" w:rsidR="00BF47A7" w:rsidRDefault="00BF47A7" w:rsidP="00946185">
      <w:pPr>
        <w:ind w:firstLine="560"/>
        <w:rPr>
          <w:rFonts w:asciiTheme="minorEastAsia" w:eastAsiaTheme="minorEastAsia" w:hAnsiTheme="minorEastAsia"/>
          <w:sz w:val="28"/>
          <w:szCs w:val="28"/>
        </w:rPr>
      </w:pPr>
    </w:p>
    <w:p w14:paraId="5E09DF36" w14:textId="77777777" w:rsidR="00BF47A7" w:rsidRDefault="00BF47A7" w:rsidP="00946185">
      <w:pPr>
        <w:ind w:firstLine="560"/>
        <w:rPr>
          <w:rFonts w:asciiTheme="minorEastAsia" w:eastAsiaTheme="minorEastAsia" w:hAnsiTheme="minorEastAsia"/>
          <w:sz w:val="28"/>
          <w:szCs w:val="28"/>
        </w:rPr>
      </w:pPr>
    </w:p>
    <w:p w14:paraId="3BC50D8F" w14:textId="77777777" w:rsidR="00BF47A7" w:rsidRDefault="00BF47A7" w:rsidP="00946185">
      <w:pPr>
        <w:ind w:firstLine="560"/>
        <w:rPr>
          <w:rFonts w:asciiTheme="minorEastAsia" w:eastAsiaTheme="minorEastAsia" w:hAnsiTheme="minorEastAsia"/>
          <w:sz w:val="28"/>
          <w:szCs w:val="28"/>
        </w:rPr>
      </w:pPr>
    </w:p>
    <w:p w14:paraId="11A5F2DB" w14:textId="77777777" w:rsidR="00BF47A7" w:rsidRDefault="00BF47A7" w:rsidP="00946185">
      <w:pPr>
        <w:ind w:firstLine="560"/>
        <w:rPr>
          <w:rFonts w:asciiTheme="minorEastAsia" w:eastAsiaTheme="minorEastAsia" w:hAnsiTheme="minorEastAsia"/>
          <w:sz w:val="28"/>
          <w:szCs w:val="28"/>
        </w:rPr>
      </w:pPr>
    </w:p>
    <w:p w14:paraId="26626F1C" w14:textId="77777777" w:rsidR="00BF47A7" w:rsidRDefault="00BF47A7" w:rsidP="00946185">
      <w:pPr>
        <w:ind w:firstLine="560"/>
        <w:rPr>
          <w:rFonts w:asciiTheme="minorEastAsia" w:eastAsiaTheme="minorEastAsia" w:hAnsiTheme="minorEastAsia"/>
          <w:sz w:val="28"/>
          <w:szCs w:val="28"/>
        </w:rPr>
      </w:pPr>
    </w:p>
    <w:p w14:paraId="294D5DD0" w14:textId="77777777" w:rsidR="00591A85" w:rsidRDefault="00591A85" w:rsidP="00946185">
      <w:pPr>
        <w:ind w:firstLine="560"/>
        <w:rPr>
          <w:rFonts w:asciiTheme="minorEastAsia" w:eastAsiaTheme="minorEastAsia" w:hAnsiTheme="minorEastAsia"/>
          <w:sz w:val="28"/>
          <w:szCs w:val="28"/>
        </w:rPr>
      </w:pPr>
    </w:p>
    <w:p w14:paraId="1814C9D5" w14:textId="77777777" w:rsidR="000936D4" w:rsidRPr="00D77533" w:rsidRDefault="003F62D9" w:rsidP="00946185">
      <w:pPr>
        <w:pStyle w:val="1"/>
        <w:numPr>
          <w:ilvl w:val="0"/>
          <w:numId w:val="1"/>
        </w:numPr>
        <w:ind w:firstLine="640"/>
        <w:jc w:val="center"/>
        <w:rPr>
          <w:rFonts w:asciiTheme="minorEastAsia" w:eastAsiaTheme="minorEastAsia" w:hAnsiTheme="minorEastAsia"/>
          <w:szCs w:val="21"/>
        </w:rPr>
      </w:pPr>
      <w:bookmarkStart w:id="298" w:name="_Toc498058775"/>
      <w:bookmarkStart w:id="299" w:name="_Toc505084905"/>
      <w:r w:rsidRPr="00D77533">
        <w:rPr>
          <w:rFonts w:asciiTheme="minorEastAsia" w:eastAsiaTheme="minorEastAsia" w:hAnsiTheme="minorEastAsia" w:hint="eastAsia"/>
          <w:szCs w:val="21"/>
        </w:rPr>
        <w:lastRenderedPageBreak/>
        <w:t>项目实施管理规范</w:t>
      </w:r>
      <w:bookmarkEnd w:id="298"/>
      <w:bookmarkEnd w:id="299"/>
    </w:p>
    <w:p w14:paraId="708FBEFA" w14:textId="77777777" w:rsidR="000936D4" w:rsidRPr="00D77533" w:rsidRDefault="000936D4" w:rsidP="00946185">
      <w:pPr>
        <w:ind w:firstLine="420"/>
        <w:rPr>
          <w:rFonts w:asciiTheme="minorEastAsia" w:eastAsiaTheme="minorEastAsia" w:hAnsiTheme="minorEastAsia"/>
        </w:rPr>
      </w:pPr>
    </w:p>
    <w:p w14:paraId="559E6B6A" w14:textId="77777777" w:rsidR="00E216F6" w:rsidRPr="00D77533" w:rsidRDefault="0069088E" w:rsidP="00761147">
      <w:pPr>
        <w:pStyle w:val="2"/>
        <w:numPr>
          <w:ilvl w:val="0"/>
          <w:numId w:val="10"/>
        </w:numPr>
        <w:tabs>
          <w:tab w:val="clear" w:pos="756"/>
          <w:tab w:val="left" w:pos="426"/>
        </w:tabs>
        <w:ind w:firstLineChars="0"/>
        <w:rPr>
          <w:rFonts w:asciiTheme="minorEastAsia" w:eastAsiaTheme="minorEastAsia" w:hAnsiTheme="minorEastAsia"/>
          <w:sz w:val="30"/>
          <w:szCs w:val="30"/>
        </w:rPr>
      </w:pPr>
      <w:bookmarkStart w:id="300" w:name="_Toc125256695"/>
      <w:bookmarkStart w:id="301" w:name="_Toc125303110"/>
      <w:bookmarkStart w:id="302" w:name="_Toc144174764"/>
      <w:bookmarkStart w:id="303" w:name="_Toc239332472"/>
      <w:bookmarkStart w:id="304" w:name="_Toc315910355"/>
      <w:bookmarkStart w:id="305" w:name="_Toc430761896"/>
      <w:bookmarkStart w:id="306" w:name="_Toc501549055"/>
      <w:r w:rsidRPr="00973270">
        <w:rPr>
          <w:rFonts w:hint="eastAsia"/>
        </w:rPr>
        <w:t>实施项目组织</w:t>
      </w:r>
      <w:bookmarkEnd w:id="300"/>
      <w:bookmarkEnd w:id="301"/>
      <w:bookmarkEnd w:id="302"/>
      <w:bookmarkEnd w:id="303"/>
      <w:bookmarkEnd w:id="304"/>
      <w:bookmarkEnd w:id="305"/>
      <w:bookmarkEnd w:id="306"/>
    </w:p>
    <w:p w14:paraId="398B9F3E" w14:textId="77777777" w:rsidR="0069088E" w:rsidRPr="00B6629F" w:rsidRDefault="0069088E" w:rsidP="00761147">
      <w:pPr>
        <w:pStyle w:val="3"/>
        <w:numPr>
          <w:ilvl w:val="1"/>
          <w:numId w:val="49"/>
        </w:numPr>
        <w:spacing w:line="360" w:lineRule="auto"/>
        <w:ind w:firstLineChars="0"/>
        <w:rPr>
          <w:rFonts w:asciiTheme="minorEastAsia" w:eastAsiaTheme="minorEastAsia" w:hAnsiTheme="minorEastAsia"/>
          <w:color w:val="000000" w:themeColor="text1"/>
          <w:sz w:val="28"/>
          <w:szCs w:val="28"/>
        </w:rPr>
      </w:pPr>
      <w:bookmarkStart w:id="307" w:name="_Toc501549056"/>
      <w:r w:rsidRPr="00B6629F">
        <w:rPr>
          <w:rFonts w:asciiTheme="minorEastAsia" w:eastAsiaTheme="minorEastAsia" w:hAnsiTheme="minorEastAsia" w:hint="eastAsia"/>
          <w:color w:val="000000" w:themeColor="text1"/>
          <w:sz w:val="28"/>
          <w:szCs w:val="28"/>
        </w:rPr>
        <w:t>项目实施组织架构</w:t>
      </w:r>
      <w:bookmarkEnd w:id="307"/>
    </w:p>
    <w:p w14:paraId="3C68F048" w14:textId="77777777" w:rsidR="0069088E" w:rsidRPr="00963A70" w:rsidRDefault="0069088E" w:rsidP="0069088E">
      <w:pPr>
        <w:pStyle w:val="afa"/>
      </w:pPr>
      <w:r w:rsidRPr="00963A70">
        <w:rPr>
          <w:rFonts w:hint="eastAsia"/>
        </w:rPr>
        <w:t>成功的信息化项目实施必须要有高效的组织保障，严格的组织规范。</w:t>
      </w:r>
      <w:ins w:id="308" w:author="微软用户" w:date="2018-02-07T15:51:00Z">
        <w:r w:rsidR="00D11694">
          <w:rPr>
            <w:rFonts w:ascii="Times New Roman" w:hAnsi="Times New Roman" w:hint="eastAsia"/>
          </w:rPr>
          <w:t>广西省</w:t>
        </w:r>
      </w:ins>
      <w:del w:id="309" w:author="微软用户" w:date="2018-02-07T15:51:00Z">
        <w:r w:rsidDel="00D11694">
          <w:rPr>
            <w:rFonts w:ascii="Times New Roman" w:hAnsi="Times New Roman" w:hint="eastAsia"/>
          </w:rPr>
          <w:delText>吉林省</w:delText>
        </w:r>
      </w:del>
      <w:r>
        <w:rPr>
          <w:rFonts w:ascii="Times New Roman" w:hAnsi="Times New Roman" w:hint="eastAsia"/>
        </w:rPr>
        <w:t>高级人民法院司法行政综合管理系统</w:t>
      </w:r>
      <w:r w:rsidRPr="00963A70">
        <w:rPr>
          <w:rFonts w:hint="eastAsia"/>
        </w:rPr>
        <w:t>项目的实施由</w:t>
      </w:r>
      <w:r>
        <w:rPr>
          <w:rFonts w:hint="eastAsia"/>
        </w:rPr>
        <w:t>承建公司</w:t>
      </w:r>
      <w:r w:rsidRPr="00963A70">
        <w:rPr>
          <w:rFonts w:hint="eastAsia"/>
        </w:rPr>
        <w:t>和</w:t>
      </w:r>
      <w:ins w:id="310" w:author="微软用户" w:date="2018-02-07T15:51:00Z">
        <w:r w:rsidR="00D11694">
          <w:rPr>
            <w:rFonts w:ascii="Times New Roman" w:hAnsi="Times New Roman" w:hint="eastAsia"/>
          </w:rPr>
          <w:t>吉林省</w:t>
        </w:r>
      </w:ins>
      <w:del w:id="311" w:author="微软用户" w:date="2018-02-07T15:51:00Z">
        <w:r w:rsidDel="00D11694">
          <w:rPr>
            <w:rFonts w:ascii="Times New Roman" w:hAnsi="Times New Roman" w:hint="eastAsia"/>
          </w:rPr>
          <w:delText>吉林省</w:delText>
        </w:r>
      </w:del>
      <w:r>
        <w:rPr>
          <w:rFonts w:ascii="Times New Roman" w:hAnsi="Times New Roman" w:hint="eastAsia"/>
        </w:rPr>
        <w:t>高级人民法院</w:t>
      </w:r>
      <w:r w:rsidRPr="00963A70">
        <w:rPr>
          <w:rFonts w:hint="eastAsia"/>
        </w:rPr>
        <w:t>，双方分别成立项目组织，科学合理分工、紧密协调合作，共同完成项目的实施工作。</w:t>
      </w:r>
    </w:p>
    <w:p w14:paraId="20D6BD12" w14:textId="77777777" w:rsidR="0069088E" w:rsidRPr="00963A70" w:rsidRDefault="00D11694" w:rsidP="0069088E">
      <w:pPr>
        <w:pStyle w:val="afa"/>
      </w:pPr>
      <w:ins w:id="312" w:author="微软用户" w:date="2018-02-07T15:51:00Z">
        <w:r>
          <w:rPr>
            <w:rFonts w:ascii="Times New Roman" w:hAnsi="Times New Roman" w:hint="eastAsia"/>
          </w:rPr>
          <w:t>广西省</w:t>
        </w:r>
      </w:ins>
      <w:del w:id="313" w:author="微软用户" w:date="2018-02-07T15:51:00Z">
        <w:r w:rsidR="0069088E" w:rsidDel="00D11694">
          <w:rPr>
            <w:rFonts w:ascii="Times New Roman" w:hAnsi="Times New Roman" w:hint="eastAsia"/>
          </w:rPr>
          <w:delText>吉林省</w:delText>
        </w:r>
      </w:del>
      <w:r w:rsidR="0069088E">
        <w:rPr>
          <w:rFonts w:ascii="Times New Roman" w:hAnsi="Times New Roman" w:hint="eastAsia"/>
        </w:rPr>
        <w:t>高级人民法院司法行政综合管理系统</w:t>
      </w:r>
      <w:r w:rsidR="0069088E" w:rsidRPr="00963A70">
        <w:rPr>
          <w:rFonts w:hint="eastAsia"/>
        </w:rPr>
        <w:t>项目组，下设六个分组：领导协调小组、项目管理组、专家组、系统实施组、技术支持组和运营维护组。</w:t>
      </w:r>
    </w:p>
    <w:p w14:paraId="692016E1" w14:textId="77777777" w:rsidR="0069088E" w:rsidRDefault="0069088E" w:rsidP="0069088E">
      <w:pPr>
        <w:pStyle w:val="afa"/>
      </w:pPr>
      <w:r w:rsidRPr="00963A70">
        <w:rPr>
          <w:rFonts w:hint="eastAsia"/>
        </w:rPr>
        <w:t>各实施小组角色的职责将在后面章节叙述。</w:t>
      </w:r>
    </w:p>
    <w:p w14:paraId="0F1AB08D" w14:textId="77777777" w:rsidR="0069088E" w:rsidRPr="00B6629F" w:rsidRDefault="0069088E" w:rsidP="00761147">
      <w:pPr>
        <w:pStyle w:val="3"/>
        <w:numPr>
          <w:ilvl w:val="1"/>
          <w:numId w:val="49"/>
        </w:numPr>
        <w:spacing w:line="360" w:lineRule="auto"/>
        <w:ind w:firstLineChars="0"/>
        <w:rPr>
          <w:rFonts w:asciiTheme="minorEastAsia" w:eastAsiaTheme="minorEastAsia" w:hAnsiTheme="minorEastAsia"/>
          <w:color w:val="000000" w:themeColor="text1"/>
          <w:sz w:val="28"/>
          <w:szCs w:val="28"/>
        </w:rPr>
      </w:pPr>
      <w:bookmarkStart w:id="314" w:name="_Toc125256697"/>
      <w:bookmarkStart w:id="315" w:name="_Toc125303112"/>
      <w:bookmarkStart w:id="316" w:name="_Toc144174767"/>
      <w:bookmarkStart w:id="317" w:name="_Toc239332476"/>
      <w:bookmarkStart w:id="318" w:name="_Toc315910359"/>
      <w:bookmarkStart w:id="319" w:name="_Toc430761898"/>
      <w:bookmarkStart w:id="320" w:name="_Toc501549057"/>
      <w:r w:rsidRPr="00B6629F">
        <w:rPr>
          <w:rFonts w:asciiTheme="minorEastAsia" w:eastAsiaTheme="minorEastAsia" w:hAnsiTheme="minorEastAsia" w:hint="eastAsia"/>
          <w:color w:val="000000" w:themeColor="text1"/>
          <w:sz w:val="28"/>
          <w:szCs w:val="28"/>
        </w:rPr>
        <w:t>实施团队职责</w:t>
      </w:r>
      <w:bookmarkEnd w:id="314"/>
      <w:bookmarkEnd w:id="315"/>
      <w:bookmarkEnd w:id="316"/>
      <w:bookmarkEnd w:id="317"/>
      <w:bookmarkEnd w:id="318"/>
      <w:bookmarkEnd w:id="319"/>
      <w:bookmarkEnd w:id="320"/>
    </w:p>
    <w:p w14:paraId="0DF3B98A" w14:textId="77777777" w:rsidR="0069088E" w:rsidRPr="00963A70" w:rsidRDefault="0069088E" w:rsidP="0069088E">
      <w:pPr>
        <w:pStyle w:val="a0"/>
        <w:numPr>
          <w:ilvl w:val="0"/>
          <w:numId w:val="0"/>
        </w:numPr>
        <w:tabs>
          <w:tab w:val="num" w:pos="420"/>
        </w:tabs>
        <w:spacing w:beforeLines="0" w:afterLines="0"/>
        <w:ind w:firstLineChars="200" w:firstLine="480"/>
        <w:rPr>
          <w:rFonts w:hAnsi="宋体"/>
          <w:szCs w:val="21"/>
        </w:rPr>
      </w:pPr>
      <w:bookmarkStart w:id="321" w:name="_Toc37402589"/>
      <w:bookmarkStart w:id="322" w:name="_Toc44489533"/>
      <w:r w:rsidRPr="00963A70">
        <w:rPr>
          <w:rFonts w:hAnsi="宋体" w:hint="eastAsia"/>
          <w:szCs w:val="21"/>
        </w:rPr>
        <w:t>领导组</w:t>
      </w:r>
      <w:bookmarkEnd w:id="321"/>
      <w:bookmarkEnd w:id="322"/>
      <w:r w:rsidRPr="00963A70">
        <w:rPr>
          <w:rFonts w:hAnsi="宋体" w:hint="eastAsia"/>
          <w:szCs w:val="21"/>
        </w:rPr>
        <w:t>职责：</w:t>
      </w:r>
    </w:p>
    <w:p w14:paraId="5A218BF8" w14:textId="77777777" w:rsidR="0069088E" w:rsidRPr="00836C0A" w:rsidRDefault="0069088E" w:rsidP="0069088E">
      <w:pPr>
        <w:pStyle w:val="a"/>
      </w:pPr>
      <w:r w:rsidRPr="00836C0A">
        <w:rPr>
          <w:rFonts w:hint="eastAsia"/>
        </w:rPr>
        <w:t>对整个项目的质量和进度负责</w:t>
      </w:r>
    </w:p>
    <w:p w14:paraId="540382B5" w14:textId="77777777" w:rsidR="0069088E" w:rsidRPr="00836C0A" w:rsidRDefault="0069088E" w:rsidP="0069088E">
      <w:pPr>
        <w:pStyle w:val="a"/>
      </w:pPr>
      <w:r w:rsidRPr="00836C0A">
        <w:rPr>
          <w:rFonts w:hint="eastAsia"/>
        </w:rPr>
        <w:t>与</w:t>
      </w:r>
      <w:ins w:id="323" w:author="微软用户" w:date="2018-02-07T15:53:00Z">
        <w:r w:rsidR="00DF02A9">
          <w:rPr>
            <w:rFonts w:hint="eastAsia"/>
          </w:rPr>
          <w:t>广西</w:t>
        </w:r>
      </w:ins>
      <w:del w:id="324" w:author="微软用户" w:date="2018-02-07T15:53:00Z">
        <w:r w:rsidRPr="00836C0A" w:rsidDel="00DF02A9">
          <w:rPr>
            <w:rFonts w:hint="eastAsia"/>
          </w:rPr>
          <w:delText>吉林</w:delText>
        </w:r>
      </w:del>
      <w:r w:rsidRPr="00836C0A">
        <w:rPr>
          <w:rFonts w:hint="eastAsia"/>
        </w:rPr>
        <w:t>省高级人民法院协商，对项目经理进行任用和替换</w:t>
      </w:r>
    </w:p>
    <w:p w14:paraId="25BA3CE3" w14:textId="77777777" w:rsidR="0069088E" w:rsidRPr="00836C0A" w:rsidRDefault="0069088E" w:rsidP="0069088E">
      <w:pPr>
        <w:pStyle w:val="a"/>
      </w:pPr>
      <w:r w:rsidRPr="00836C0A">
        <w:rPr>
          <w:rFonts w:hint="eastAsia"/>
        </w:rPr>
        <w:t>对项目经理不能控制的重大事项负责</w:t>
      </w:r>
    </w:p>
    <w:p w14:paraId="74BE8FDA" w14:textId="77777777" w:rsidR="0069088E" w:rsidRPr="00836C0A" w:rsidRDefault="0069088E" w:rsidP="0069088E">
      <w:pPr>
        <w:pStyle w:val="a"/>
      </w:pPr>
      <w:r w:rsidRPr="00836C0A">
        <w:rPr>
          <w:rFonts w:hint="eastAsia"/>
        </w:rPr>
        <w:t>对各支持体系进行资源调配</w:t>
      </w:r>
    </w:p>
    <w:p w14:paraId="4DA191A9" w14:textId="77777777" w:rsidR="0069088E" w:rsidRPr="00836C0A" w:rsidRDefault="0069088E" w:rsidP="0069088E">
      <w:pPr>
        <w:pStyle w:val="a0"/>
        <w:numPr>
          <w:ilvl w:val="0"/>
          <w:numId w:val="0"/>
        </w:numPr>
        <w:tabs>
          <w:tab w:val="num" w:pos="420"/>
        </w:tabs>
        <w:spacing w:beforeLines="0" w:afterLines="0"/>
        <w:ind w:firstLineChars="200" w:firstLine="480"/>
        <w:rPr>
          <w:rFonts w:hAnsi="宋体"/>
        </w:rPr>
      </w:pPr>
      <w:bookmarkStart w:id="325" w:name="_Toc37402592"/>
      <w:bookmarkStart w:id="326" w:name="_Toc44489536"/>
      <w:r w:rsidRPr="00836C0A">
        <w:rPr>
          <w:rFonts w:hAnsi="宋体" w:hint="eastAsia"/>
        </w:rPr>
        <w:t>PMO（项目管理办公室）的职责：</w:t>
      </w:r>
    </w:p>
    <w:p w14:paraId="4A5DD6C9" w14:textId="77777777" w:rsidR="0069088E" w:rsidRPr="00836C0A" w:rsidRDefault="0069088E" w:rsidP="0069088E">
      <w:pPr>
        <w:pStyle w:val="a"/>
      </w:pPr>
      <w:r w:rsidRPr="00836C0A">
        <w:rPr>
          <w:rFonts w:hint="eastAsia"/>
        </w:rPr>
        <w:t>对项目运行的全过程进行监控，规避项目过程风险；</w:t>
      </w:r>
    </w:p>
    <w:p w14:paraId="0D05C76C" w14:textId="77777777" w:rsidR="0069088E" w:rsidRPr="00836C0A" w:rsidRDefault="0069088E" w:rsidP="0069088E">
      <w:pPr>
        <w:pStyle w:val="a"/>
      </w:pPr>
      <w:r w:rsidRPr="00836C0A">
        <w:rPr>
          <w:rFonts w:hint="eastAsia"/>
        </w:rPr>
        <w:t>对项目过程文档、实施成果进行检查，确保实施过程按实施方法论进行交付。</w:t>
      </w:r>
    </w:p>
    <w:p w14:paraId="31C02B04" w14:textId="77777777" w:rsidR="0069088E" w:rsidRPr="00836C0A" w:rsidRDefault="0069088E" w:rsidP="0069088E">
      <w:pPr>
        <w:pStyle w:val="a0"/>
        <w:numPr>
          <w:ilvl w:val="0"/>
          <w:numId w:val="0"/>
        </w:numPr>
        <w:tabs>
          <w:tab w:val="num" w:pos="420"/>
        </w:tabs>
        <w:spacing w:beforeLines="0" w:afterLines="0"/>
        <w:ind w:firstLineChars="200" w:firstLine="480"/>
        <w:rPr>
          <w:rFonts w:hAnsi="宋体"/>
        </w:rPr>
      </w:pPr>
      <w:r w:rsidRPr="00836C0A">
        <w:rPr>
          <w:rFonts w:hAnsi="宋体" w:hint="eastAsia"/>
        </w:rPr>
        <w:t>项目经理</w:t>
      </w:r>
      <w:bookmarkEnd w:id="325"/>
      <w:bookmarkEnd w:id="326"/>
      <w:r w:rsidRPr="00836C0A">
        <w:rPr>
          <w:rFonts w:hAnsi="宋体" w:hint="eastAsia"/>
        </w:rPr>
        <w:t>职责：</w:t>
      </w:r>
    </w:p>
    <w:p w14:paraId="343EF572" w14:textId="77777777" w:rsidR="0069088E" w:rsidRPr="00836C0A" w:rsidRDefault="0069088E" w:rsidP="0069088E">
      <w:pPr>
        <w:pStyle w:val="a"/>
      </w:pPr>
      <w:bookmarkStart w:id="327" w:name="_Toc511803252"/>
      <w:bookmarkStart w:id="328" w:name="_Toc9097216"/>
      <w:bookmarkStart w:id="329" w:name="_Toc37402593"/>
      <w:bookmarkStart w:id="330" w:name="_Toc44489537"/>
      <w:r w:rsidRPr="00836C0A">
        <w:rPr>
          <w:rFonts w:hint="eastAsia"/>
        </w:rPr>
        <w:t>具体负责</w:t>
      </w:r>
      <w:ins w:id="331" w:author="微软用户" w:date="2018-02-07T15:53:00Z">
        <w:r w:rsidR="00DF02A9">
          <w:rPr>
            <w:rFonts w:ascii="Times New Roman" w:hAnsi="Times New Roman" w:hint="eastAsia"/>
          </w:rPr>
          <w:t>广西</w:t>
        </w:r>
      </w:ins>
      <w:del w:id="332" w:author="微软用户" w:date="2018-02-07T15:53:00Z">
        <w:r w:rsidRPr="00836C0A" w:rsidDel="00DF02A9">
          <w:rPr>
            <w:rFonts w:ascii="Times New Roman" w:hAnsi="Times New Roman" w:hint="eastAsia"/>
          </w:rPr>
          <w:delText>吉林</w:delText>
        </w:r>
      </w:del>
      <w:r w:rsidRPr="00836C0A">
        <w:rPr>
          <w:rFonts w:ascii="Times New Roman" w:hAnsi="Times New Roman" w:hint="eastAsia"/>
        </w:rPr>
        <w:t>省高级人民法院司法行政综合管理系统</w:t>
      </w:r>
      <w:r w:rsidRPr="00836C0A">
        <w:rPr>
          <w:rFonts w:hint="eastAsia"/>
        </w:rPr>
        <w:t>的实施质量和进度，达到项目实施目标；</w:t>
      </w:r>
    </w:p>
    <w:p w14:paraId="6E5AEAB5" w14:textId="77777777" w:rsidR="0069088E" w:rsidRPr="00836C0A" w:rsidRDefault="0069088E" w:rsidP="0069088E">
      <w:pPr>
        <w:pStyle w:val="a"/>
      </w:pPr>
      <w:r w:rsidRPr="00836C0A">
        <w:rPr>
          <w:rFonts w:hint="eastAsia"/>
        </w:rPr>
        <w:t>制定</w:t>
      </w:r>
      <w:ins w:id="333" w:author="微软用户" w:date="2018-02-07T15:53:00Z">
        <w:r w:rsidR="00DF02A9">
          <w:rPr>
            <w:rFonts w:ascii="Times New Roman" w:hAnsi="Times New Roman" w:hint="eastAsia"/>
          </w:rPr>
          <w:t>广西</w:t>
        </w:r>
      </w:ins>
      <w:del w:id="334" w:author="微软用户" w:date="2018-02-07T15:53:00Z">
        <w:r w:rsidRPr="00836C0A" w:rsidDel="00DF02A9">
          <w:rPr>
            <w:rFonts w:ascii="Times New Roman" w:hAnsi="Times New Roman" w:hint="eastAsia"/>
          </w:rPr>
          <w:delText>吉林</w:delText>
        </w:r>
      </w:del>
      <w:r w:rsidRPr="00836C0A">
        <w:rPr>
          <w:rFonts w:ascii="Times New Roman" w:hAnsi="Times New Roman" w:hint="eastAsia"/>
        </w:rPr>
        <w:t>省高级人民法院司法行政综合管理系统的</w:t>
      </w:r>
      <w:r w:rsidRPr="00836C0A">
        <w:rPr>
          <w:rFonts w:hint="eastAsia"/>
        </w:rPr>
        <w:t>规划和详细实施计划，确定项目实施小组成员及各成员在各步骤中的工作内容和责任；</w:t>
      </w:r>
    </w:p>
    <w:p w14:paraId="30EB08DB" w14:textId="77777777" w:rsidR="0069088E" w:rsidRPr="00836C0A" w:rsidRDefault="0069088E" w:rsidP="0069088E">
      <w:pPr>
        <w:pStyle w:val="a"/>
      </w:pPr>
      <w:r w:rsidRPr="00836C0A">
        <w:rPr>
          <w:rFonts w:hint="eastAsia"/>
        </w:rPr>
        <w:lastRenderedPageBreak/>
        <w:t>根据项目规划安排和监督项目组成员进行项目实施；</w:t>
      </w:r>
    </w:p>
    <w:p w14:paraId="43BF9100" w14:textId="77777777" w:rsidR="0069088E" w:rsidRPr="00836C0A" w:rsidRDefault="0069088E" w:rsidP="0069088E">
      <w:pPr>
        <w:pStyle w:val="a"/>
      </w:pPr>
      <w:r w:rsidRPr="00836C0A">
        <w:rPr>
          <w:rFonts w:hint="eastAsia"/>
        </w:rPr>
        <w:t>审核并确认系统解决方案；</w:t>
      </w:r>
    </w:p>
    <w:p w14:paraId="272A85DE" w14:textId="77777777" w:rsidR="0069088E" w:rsidRPr="00836C0A" w:rsidRDefault="0069088E" w:rsidP="0069088E">
      <w:pPr>
        <w:pStyle w:val="a"/>
      </w:pPr>
      <w:r w:rsidRPr="00836C0A">
        <w:rPr>
          <w:rFonts w:hint="eastAsia"/>
        </w:rPr>
        <w:t>审核并确认系统客户化方案；</w:t>
      </w:r>
    </w:p>
    <w:p w14:paraId="255E5976" w14:textId="77777777" w:rsidR="0069088E" w:rsidRPr="00836C0A" w:rsidRDefault="0069088E" w:rsidP="0069088E">
      <w:pPr>
        <w:pStyle w:val="a"/>
      </w:pPr>
      <w:r w:rsidRPr="00836C0A">
        <w:rPr>
          <w:rFonts w:hint="eastAsia"/>
        </w:rPr>
        <w:t>定期进行项目总结，汇报项目进展情况和项目实施中的问题；</w:t>
      </w:r>
    </w:p>
    <w:p w14:paraId="2F9AC61B" w14:textId="77777777" w:rsidR="0069088E" w:rsidRPr="00836C0A" w:rsidRDefault="0069088E" w:rsidP="0069088E">
      <w:pPr>
        <w:pStyle w:val="a"/>
      </w:pPr>
      <w:r w:rsidRPr="00836C0A">
        <w:rPr>
          <w:rFonts w:hint="eastAsia"/>
        </w:rPr>
        <w:t>项目遇到重大问题时及时上报给领导组进行协调；</w:t>
      </w:r>
    </w:p>
    <w:p w14:paraId="5FAEC329" w14:textId="77777777" w:rsidR="0069088E" w:rsidRPr="00836C0A" w:rsidRDefault="0069088E" w:rsidP="0069088E">
      <w:pPr>
        <w:pStyle w:val="a"/>
      </w:pPr>
      <w:r w:rsidRPr="00836C0A">
        <w:rPr>
          <w:rFonts w:hint="eastAsia"/>
        </w:rPr>
        <w:t>及时与</w:t>
      </w:r>
      <w:ins w:id="335" w:author="微软用户" w:date="2018-02-07T15:53:00Z">
        <w:r w:rsidR="00DF02A9">
          <w:rPr>
            <w:rFonts w:ascii="Times New Roman" w:hAnsi="Times New Roman" w:hint="eastAsia"/>
          </w:rPr>
          <w:t>广西</w:t>
        </w:r>
      </w:ins>
      <w:del w:id="336" w:author="微软用户" w:date="2018-02-07T15:53:00Z">
        <w:r w:rsidRPr="00836C0A" w:rsidDel="00DF02A9">
          <w:rPr>
            <w:rFonts w:ascii="Times New Roman" w:hAnsi="Times New Roman" w:hint="eastAsia"/>
          </w:rPr>
          <w:delText>吉林</w:delText>
        </w:r>
      </w:del>
      <w:r w:rsidRPr="00836C0A">
        <w:rPr>
          <w:rFonts w:ascii="Times New Roman" w:hAnsi="Times New Roman" w:hint="eastAsia"/>
        </w:rPr>
        <w:t>省高级人民法院</w:t>
      </w:r>
      <w:r w:rsidRPr="00836C0A">
        <w:rPr>
          <w:rFonts w:hint="eastAsia"/>
        </w:rPr>
        <w:t>项目有关领导进行汇报，保持良好合作关系，维护公司的形象和利益；</w:t>
      </w:r>
    </w:p>
    <w:bookmarkEnd w:id="327"/>
    <w:bookmarkEnd w:id="328"/>
    <w:bookmarkEnd w:id="329"/>
    <w:bookmarkEnd w:id="330"/>
    <w:p w14:paraId="4E81F56D" w14:textId="77777777" w:rsidR="0069088E" w:rsidRPr="00836C0A" w:rsidRDefault="0069088E" w:rsidP="0069088E">
      <w:pPr>
        <w:pStyle w:val="a0"/>
        <w:numPr>
          <w:ilvl w:val="0"/>
          <w:numId w:val="0"/>
        </w:numPr>
        <w:tabs>
          <w:tab w:val="num" w:pos="420"/>
        </w:tabs>
        <w:spacing w:beforeLines="0" w:afterLines="0"/>
        <w:ind w:firstLineChars="200" w:firstLine="480"/>
        <w:rPr>
          <w:rFonts w:hAnsi="宋体"/>
        </w:rPr>
      </w:pPr>
      <w:r w:rsidRPr="00836C0A">
        <w:rPr>
          <w:rFonts w:hAnsi="宋体" w:hint="eastAsia"/>
        </w:rPr>
        <w:t>系统实施组职责：</w:t>
      </w:r>
    </w:p>
    <w:p w14:paraId="6AB14843" w14:textId="77777777" w:rsidR="0069088E" w:rsidRPr="00836C0A" w:rsidRDefault="0069088E" w:rsidP="0069088E">
      <w:pPr>
        <w:pStyle w:val="a"/>
      </w:pPr>
      <w:r w:rsidRPr="00836C0A">
        <w:rPr>
          <w:rFonts w:hint="eastAsia"/>
        </w:rPr>
        <w:t>根据项目经理的安排进行现场调研；</w:t>
      </w:r>
    </w:p>
    <w:p w14:paraId="2E2E213C" w14:textId="77777777" w:rsidR="0069088E" w:rsidRPr="00836C0A" w:rsidRDefault="0069088E" w:rsidP="0069088E">
      <w:pPr>
        <w:pStyle w:val="a"/>
      </w:pPr>
      <w:r w:rsidRPr="00836C0A">
        <w:rPr>
          <w:rFonts w:hint="eastAsia"/>
        </w:rPr>
        <w:t>根据现场调研内容撰写系统解决方案；</w:t>
      </w:r>
    </w:p>
    <w:p w14:paraId="3ABDCE0B" w14:textId="77777777" w:rsidR="0069088E" w:rsidRPr="00836C0A" w:rsidRDefault="0069088E" w:rsidP="0069088E">
      <w:pPr>
        <w:pStyle w:val="a"/>
      </w:pPr>
      <w:r w:rsidRPr="00836C0A">
        <w:rPr>
          <w:rFonts w:hint="eastAsia"/>
        </w:rPr>
        <w:t>根据项目经理的安排进行应用培训和原型测试工作；</w:t>
      </w:r>
    </w:p>
    <w:p w14:paraId="1E964E45" w14:textId="77777777" w:rsidR="0069088E" w:rsidRPr="00836C0A" w:rsidRDefault="0069088E" w:rsidP="0069088E">
      <w:pPr>
        <w:pStyle w:val="a"/>
      </w:pPr>
      <w:r w:rsidRPr="00836C0A">
        <w:rPr>
          <w:rFonts w:hint="eastAsia"/>
        </w:rPr>
        <w:t>业务指导书撰写；</w:t>
      </w:r>
    </w:p>
    <w:p w14:paraId="0745717B" w14:textId="77777777" w:rsidR="0069088E" w:rsidRPr="00836C0A" w:rsidRDefault="0069088E" w:rsidP="0069088E">
      <w:pPr>
        <w:pStyle w:val="a"/>
      </w:pPr>
      <w:r w:rsidRPr="00836C0A">
        <w:rPr>
          <w:rFonts w:hint="eastAsia"/>
        </w:rPr>
        <w:t>根据原型测试结果进行客户化方案的设计；</w:t>
      </w:r>
    </w:p>
    <w:p w14:paraId="0E1F28F2" w14:textId="77777777" w:rsidR="0069088E" w:rsidRPr="00836C0A" w:rsidRDefault="0069088E" w:rsidP="0069088E">
      <w:pPr>
        <w:pStyle w:val="a0"/>
        <w:numPr>
          <w:ilvl w:val="0"/>
          <w:numId w:val="0"/>
        </w:numPr>
        <w:tabs>
          <w:tab w:val="num" w:pos="420"/>
        </w:tabs>
        <w:spacing w:beforeLines="0" w:afterLines="0"/>
        <w:ind w:firstLineChars="200" w:firstLine="480"/>
        <w:rPr>
          <w:rFonts w:hAnsi="宋体"/>
        </w:rPr>
      </w:pPr>
      <w:bookmarkStart w:id="337" w:name="_Toc511803255"/>
      <w:bookmarkStart w:id="338" w:name="_Toc9097219"/>
      <w:bookmarkStart w:id="339" w:name="_Toc37402596"/>
      <w:bookmarkStart w:id="340" w:name="_Toc44489540"/>
      <w:r w:rsidRPr="00836C0A">
        <w:rPr>
          <w:rFonts w:hAnsi="宋体" w:hint="eastAsia"/>
        </w:rPr>
        <w:t>技术支持组</w:t>
      </w:r>
      <w:bookmarkEnd w:id="337"/>
      <w:bookmarkEnd w:id="338"/>
      <w:bookmarkEnd w:id="339"/>
      <w:bookmarkEnd w:id="340"/>
      <w:r w:rsidRPr="00836C0A">
        <w:rPr>
          <w:rFonts w:hAnsi="宋体" w:hint="eastAsia"/>
        </w:rPr>
        <w:t>职责：</w:t>
      </w:r>
    </w:p>
    <w:p w14:paraId="5C72744D" w14:textId="77777777" w:rsidR="0069088E" w:rsidRPr="00836C0A" w:rsidRDefault="0069088E" w:rsidP="0069088E">
      <w:pPr>
        <w:pStyle w:val="a"/>
      </w:pPr>
      <w:r w:rsidRPr="00836C0A">
        <w:rPr>
          <w:rFonts w:hint="eastAsia"/>
        </w:rPr>
        <w:t>根据项目经理的安排进行软件安装和调试，指导建立实施环境；</w:t>
      </w:r>
    </w:p>
    <w:p w14:paraId="2DE48424" w14:textId="77777777" w:rsidR="0069088E" w:rsidRPr="00836C0A" w:rsidRDefault="0069088E" w:rsidP="0069088E">
      <w:pPr>
        <w:pStyle w:val="a"/>
      </w:pPr>
      <w:r w:rsidRPr="00836C0A">
        <w:rPr>
          <w:rFonts w:hint="eastAsia"/>
        </w:rPr>
        <w:t>根据项目经理的安排进行相应的技术培训；</w:t>
      </w:r>
    </w:p>
    <w:p w14:paraId="32AE2E93" w14:textId="77777777" w:rsidR="0069088E" w:rsidRPr="00836C0A" w:rsidRDefault="0069088E" w:rsidP="0069088E">
      <w:pPr>
        <w:pStyle w:val="a"/>
      </w:pPr>
      <w:r w:rsidRPr="00836C0A">
        <w:rPr>
          <w:rFonts w:hint="eastAsia"/>
        </w:rPr>
        <w:t>实时进行相应的技术支持；</w:t>
      </w:r>
    </w:p>
    <w:p w14:paraId="5F3D7A8B" w14:textId="77777777" w:rsidR="0069088E" w:rsidRPr="00836C0A" w:rsidRDefault="0069088E" w:rsidP="0069088E">
      <w:pPr>
        <w:pStyle w:val="a"/>
      </w:pPr>
      <w:r w:rsidRPr="00836C0A">
        <w:rPr>
          <w:rFonts w:hint="eastAsia"/>
        </w:rPr>
        <w:t>根据项目经理的安排进行客户化开发程序、接口的设计；</w:t>
      </w:r>
    </w:p>
    <w:p w14:paraId="549308BA" w14:textId="77777777" w:rsidR="0069088E" w:rsidRPr="00836C0A" w:rsidRDefault="0069088E" w:rsidP="0069088E">
      <w:pPr>
        <w:pStyle w:val="a"/>
      </w:pPr>
      <w:r w:rsidRPr="00836C0A">
        <w:rPr>
          <w:rFonts w:hint="eastAsia"/>
        </w:rPr>
        <w:t>根据设计的内容进行编程和调试；</w:t>
      </w:r>
    </w:p>
    <w:p w14:paraId="27C2A66E" w14:textId="77777777" w:rsidR="0069088E" w:rsidRPr="00836C0A" w:rsidRDefault="0069088E" w:rsidP="0069088E">
      <w:pPr>
        <w:pStyle w:val="a0"/>
        <w:numPr>
          <w:ilvl w:val="0"/>
          <w:numId w:val="0"/>
        </w:numPr>
        <w:tabs>
          <w:tab w:val="num" w:pos="420"/>
        </w:tabs>
        <w:spacing w:beforeLines="0" w:afterLines="0"/>
        <w:ind w:firstLineChars="200" w:firstLine="480"/>
        <w:rPr>
          <w:rFonts w:hAnsi="宋体"/>
        </w:rPr>
      </w:pPr>
      <w:r w:rsidRPr="00836C0A">
        <w:rPr>
          <w:rFonts w:hAnsi="宋体" w:hint="eastAsia"/>
        </w:rPr>
        <w:t>运营维护组主要职责：</w:t>
      </w:r>
    </w:p>
    <w:p w14:paraId="7177A226" w14:textId="77777777" w:rsidR="0069088E" w:rsidRPr="00836C0A" w:rsidRDefault="0069088E" w:rsidP="0069088E">
      <w:pPr>
        <w:pStyle w:val="a"/>
      </w:pPr>
      <w:r w:rsidRPr="00836C0A">
        <w:rPr>
          <w:rFonts w:hint="eastAsia"/>
        </w:rPr>
        <w:t>在项目上线阶段参与项目上线工作，熟悉系统运行情况；</w:t>
      </w:r>
    </w:p>
    <w:p w14:paraId="159483FE" w14:textId="77777777" w:rsidR="0069088E" w:rsidRDefault="0069088E" w:rsidP="0069088E">
      <w:pPr>
        <w:pStyle w:val="a"/>
      </w:pPr>
      <w:r w:rsidRPr="00836C0A">
        <w:rPr>
          <w:rFonts w:hint="eastAsia"/>
        </w:rPr>
        <w:t>在项目实施完成后，负责项目后期的服务维护工作。</w:t>
      </w:r>
    </w:p>
    <w:p w14:paraId="7D98683C" w14:textId="77777777" w:rsidR="00BF47A7" w:rsidRDefault="00BF47A7" w:rsidP="00BF47A7">
      <w:pPr>
        <w:pStyle w:val="a"/>
        <w:numPr>
          <w:ilvl w:val="0"/>
          <w:numId w:val="0"/>
        </w:numPr>
        <w:ind w:left="420"/>
      </w:pPr>
    </w:p>
    <w:p w14:paraId="5AE3B224" w14:textId="77777777" w:rsidR="00BF47A7" w:rsidRPr="00836C0A" w:rsidRDefault="00BF47A7" w:rsidP="00BF47A7">
      <w:pPr>
        <w:pStyle w:val="a"/>
        <w:numPr>
          <w:ilvl w:val="0"/>
          <w:numId w:val="0"/>
        </w:numPr>
        <w:ind w:left="420"/>
      </w:pPr>
    </w:p>
    <w:p w14:paraId="6C360217" w14:textId="77777777" w:rsidR="0069088E" w:rsidRPr="00B6629F" w:rsidRDefault="0069088E" w:rsidP="00761147">
      <w:pPr>
        <w:pStyle w:val="3"/>
        <w:numPr>
          <w:ilvl w:val="1"/>
          <w:numId w:val="49"/>
        </w:numPr>
        <w:spacing w:line="360" w:lineRule="auto"/>
        <w:ind w:firstLineChars="0"/>
        <w:rPr>
          <w:rFonts w:asciiTheme="minorEastAsia" w:eastAsiaTheme="minorEastAsia" w:hAnsiTheme="minorEastAsia"/>
          <w:color w:val="000000" w:themeColor="text1"/>
          <w:sz w:val="28"/>
          <w:szCs w:val="28"/>
        </w:rPr>
      </w:pPr>
      <w:bookmarkStart w:id="341" w:name="_Toc118736549"/>
      <w:bookmarkStart w:id="342" w:name="_Toc168909074"/>
      <w:bookmarkStart w:id="343" w:name="_Toc239332477"/>
      <w:bookmarkStart w:id="344" w:name="_Toc315910360"/>
      <w:bookmarkStart w:id="345" w:name="_Toc430761899"/>
      <w:bookmarkStart w:id="346" w:name="_Toc501549058"/>
      <w:r w:rsidRPr="00B6629F">
        <w:rPr>
          <w:rFonts w:asciiTheme="minorEastAsia" w:eastAsiaTheme="minorEastAsia" w:hAnsiTheme="minorEastAsia"/>
          <w:color w:val="000000" w:themeColor="text1"/>
          <w:sz w:val="28"/>
          <w:szCs w:val="28"/>
        </w:rPr>
        <w:lastRenderedPageBreak/>
        <w:t>项目组织与职责</w:t>
      </w:r>
      <w:bookmarkEnd w:id="341"/>
      <w:bookmarkEnd w:id="342"/>
      <w:bookmarkEnd w:id="343"/>
      <w:bookmarkEnd w:id="344"/>
      <w:bookmarkEnd w:id="345"/>
      <w:bookmarkEnd w:id="346"/>
    </w:p>
    <w:tbl>
      <w:tblPr>
        <w:tblW w:w="9240"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000" w:firstRow="0" w:lastRow="0" w:firstColumn="0" w:lastColumn="0" w:noHBand="0" w:noVBand="0"/>
      </w:tblPr>
      <w:tblGrid>
        <w:gridCol w:w="1701"/>
        <w:gridCol w:w="1299"/>
        <w:gridCol w:w="6240"/>
      </w:tblGrid>
      <w:tr w:rsidR="0069088E" w:rsidRPr="00BF47A7" w14:paraId="53986330" w14:textId="77777777" w:rsidTr="0069088E">
        <w:trPr>
          <w:trHeight w:val="750"/>
        </w:trPr>
        <w:tc>
          <w:tcPr>
            <w:tcW w:w="1701" w:type="dxa"/>
            <w:shd w:val="clear" w:color="auto" w:fill="C0C0C0"/>
            <w:vAlign w:val="center"/>
          </w:tcPr>
          <w:p w14:paraId="6EFB2596" w14:textId="77777777" w:rsidR="0069088E" w:rsidRPr="00BF47A7" w:rsidRDefault="0069088E" w:rsidP="00BF47A7">
            <w:pPr>
              <w:spacing w:line="240" w:lineRule="auto"/>
              <w:ind w:leftChars="-50" w:left="-105" w:firstLineChars="0" w:firstLine="0"/>
              <w:jc w:val="center"/>
              <w:rPr>
                <w:rFonts w:ascii="Arial" w:hAnsi="Arial" w:cs="Arial"/>
                <w:b/>
                <w:szCs w:val="21"/>
              </w:rPr>
            </w:pPr>
            <w:r w:rsidRPr="00BF47A7">
              <w:rPr>
                <w:rFonts w:ascii="Arial" w:hAnsi="Arial" w:cs="Arial"/>
                <w:b/>
                <w:szCs w:val="21"/>
              </w:rPr>
              <w:t>角色</w:t>
            </w:r>
          </w:p>
        </w:tc>
        <w:tc>
          <w:tcPr>
            <w:tcW w:w="1299" w:type="dxa"/>
            <w:shd w:val="clear" w:color="auto" w:fill="C0C0C0"/>
            <w:vAlign w:val="center"/>
          </w:tcPr>
          <w:p w14:paraId="33DDE7CD" w14:textId="77777777" w:rsidR="0069088E" w:rsidRPr="00BF47A7" w:rsidRDefault="0069088E" w:rsidP="00BF47A7">
            <w:pPr>
              <w:spacing w:line="240" w:lineRule="auto"/>
              <w:ind w:leftChars="-50" w:left="-105" w:firstLineChars="0" w:firstLine="0"/>
              <w:jc w:val="center"/>
              <w:rPr>
                <w:rFonts w:ascii="Arial" w:hAnsi="Arial" w:cs="Arial"/>
                <w:b/>
                <w:szCs w:val="21"/>
              </w:rPr>
            </w:pPr>
            <w:r w:rsidRPr="00BF47A7">
              <w:rPr>
                <w:rFonts w:ascii="Arial" w:hAnsi="Arial" w:cs="Arial"/>
                <w:b/>
                <w:szCs w:val="21"/>
              </w:rPr>
              <w:t>人员</w:t>
            </w:r>
          </w:p>
        </w:tc>
        <w:tc>
          <w:tcPr>
            <w:tcW w:w="6240" w:type="dxa"/>
            <w:shd w:val="clear" w:color="auto" w:fill="C0C0C0"/>
            <w:vAlign w:val="center"/>
          </w:tcPr>
          <w:p w14:paraId="63126422" w14:textId="77777777" w:rsidR="0069088E" w:rsidRPr="00BF47A7" w:rsidRDefault="0069088E" w:rsidP="00BF47A7">
            <w:pPr>
              <w:spacing w:line="240" w:lineRule="auto"/>
              <w:ind w:leftChars="-50" w:left="-105" w:firstLineChars="0" w:firstLine="0"/>
              <w:jc w:val="center"/>
              <w:rPr>
                <w:rFonts w:ascii="Arial" w:hAnsi="Arial" w:cs="Arial"/>
                <w:b/>
                <w:szCs w:val="21"/>
              </w:rPr>
            </w:pPr>
            <w:r w:rsidRPr="00BF47A7">
              <w:rPr>
                <w:rFonts w:ascii="Arial" w:hAnsi="Arial" w:cs="Arial"/>
                <w:b/>
                <w:szCs w:val="21"/>
              </w:rPr>
              <w:t>主要职责</w:t>
            </w:r>
          </w:p>
        </w:tc>
      </w:tr>
      <w:tr w:rsidR="0069088E" w:rsidRPr="00BF47A7" w14:paraId="2D217C5F" w14:textId="77777777" w:rsidTr="0069088E">
        <w:trPr>
          <w:trHeight w:val="2035"/>
        </w:trPr>
        <w:tc>
          <w:tcPr>
            <w:tcW w:w="1701" w:type="dxa"/>
            <w:vAlign w:val="center"/>
          </w:tcPr>
          <w:p w14:paraId="1822056D" w14:textId="77777777" w:rsidR="0069088E" w:rsidRPr="00BF47A7" w:rsidRDefault="0069088E" w:rsidP="00BF47A7">
            <w:pPr>
              <w:spacing w:line="240" w:lineRule="auto"/>
              <w:ind w:leftChars="-50" w:left="-105" w:firstLineChars="0" w:firstLine="0"/>
              <w:jc w:val="center"/>
              <w:rPr>
                <w:rFonts w:ascii="Arial" w:hAnsi="Arial" w:cs="Arial"/>
                <w:szCs w:val="21"/>
              </w:rPr>
            </w:pPr>
            <w:r w:rsidRPr="00BF47A7">
              <w:rPr>
                <w:rFonts w:ascii="Arial" w:hAnsi="Arial" w:cs="Arial"/>
                <w:szCs w:val="21"/>
              </w:rPr>
              <w:t>项目领导小组</w:t>
            </w:r>
          </w:p>
        </w:tc>
        <w:tc>
          <w:tcPr>
            <w:tcW w:w="1299" w:type="dxa"/>
          </w:tcPr>
          <w:p w14:paraId="6C36EA08" w14:textId="77777777" w:rsidR="0069088E" w:rsidRPr="00BF47A7" w:rsidRDefault="0069088E" w:rsidP="00BF47A7">
            <w:pPr>
              <w:spacing w:line="240" w:lineRule="auto"/>
              <w:ind w:leftChars="-50" w:left="-105" w:firstLineChars="0" w:firstLine="0"/>
              <w:rPr>
                <w:rFonts w:ascii="Arial" w:hAnsi="Arial" w:cs="Arial"/>
                <w:szCs w:val="21"/>
              </w:rPr>
            </w:pPr>
          </w:p>
        </w:tc>
        <w:tc>
          <w:tcPr>
            <w:tcW w:w="6240" w:type="dxa"/>
          </w:tcPr>
          <w:p w14:paraId="11BD2108" w14:textId="77777777" w:rsidR="0069088E" w:rsidRPr="00BF47A7" w:rsidRDefault="0069088E" w:rsidP="00761147">
            <w:pPr>
              <w:numPr>
                <w:ilvl w:val="0"/>
                <w:numId w:val="48"/>
              </w:numPr>
              <w:spacing w:line="240" w:lineRule="auto"/>
              <w:ind w:leftChars="-60" w:left="-17" w:hangingChars="52" w:hanging="109"/>
              <w:rPr>
                <w:rFonts w:ascii="Arial" w:hAnsi="Arial" w:cs="Arial"/>
                <w:szCs w:val="21"/>
              </w:rPr>
            </w:pPr>
            <w:r w:rsidRPr="00BF47A7">
              <w:rPr>
                <w:rFonts w:ascii="Arial" w:hAnsi="Arial" w:cs="Arial"/>
                <w:szCs w:val="21"/>
              </w:rPr>
              <w:t>对项目实施的整体策略、计划和方案给出指导性意见和建议；</w:t>
            </w:r>
          </w:p>
          <w:p w14:paraId="1FA8E795" w14:textId="77777777" w:rsidR="0069088E" w:rsidRPr="00BF47A7" w:rsidRDefault="0069088E" w:rsidP="00761147">
            <w:pPr>
              <w:numPr>
                <w:ilvl w:val="0"/>
                <w:numId w:val="48"/>
              </w:numPr>
              <w:spacing w:line="240" w:lineRule="auto"/>
              <w:ind w:leftChars="-60" w:left="-17" w:hangingChars="52" w:hanging="109"/>
              <w:rPr>
                <w:rFonts w:ascii="Arial" w:hAnsi="Arial" w:cs="Arial"/>
                <w:szCs w:val="21"/>
              </w:rPr>
            </w:pPr>
            <w:r w:rsidRPr="00BF47A7">
              <w:rPr>
                <w:rFonts w:ascii="Arial" w:hAnsi="Arial" w:cs="Arial"/>
                <w:szCs w:val="21"/>
              </w:rPr>
              <w:t>定期对项目的工作质量进行监督</w:t>
            </w:r>
            <w:r w:rsidRPr="00BF47A7">
              <w:rPr>
                <w:rFonts w:ascii="Arial" w:hAnsi="Arial" w:cs="Arial" w:hint="eastAsia"/>
                <w:szCs w:val="21"/>
              </w:rPr>
              <w:t>，</w:t>
            </w:r>
            <w:r w:rsidRPr="00BF47A7">
              <w:rPr>
                <w:rFonts w:ascii="Arial" w:hAnsi="Arial" w:cs="Arial"/>
                <w:szCs w:val="21"/>
              </w:rPr>
              <w:t>随时检查项目的相关文件；</w:t>
            </w:r>
          </w:p>
          <w:p w14:paraId="2DC8F108" w14:textId="77777777" w:rsidR="0069088E" w:rsidRPr="00BF47A7" w:rsidRDefault="0069088E" w:rsidP="00761147">
            <w:pPr>
              <w:numPr>
                <w:ilvl w:val="0"/>
                <w:numId w:val="48"/>
              </w:numPr>
              <w:spacing w:line="240" w:lineRule="auto"/>
              <w:ind w:leftChars="-60" w:left="-17" w:hangingChars="52" w:hanging="109"/>
              <w:rPr>
                <w:rFonts w:ascii="Arial" w:hAnsi="Arial" w:cs="Arial"/>
                <w:szCs w:val="21"/>
              </w:rPr>
            </w:pPr>
            <w:r w:rsidRPr="00BF47A7">
              <w:rPr>
                <w:rFonts w:ascii="Arial" w:hAnsi="Arial" w:cs="Arial"/>
                <w:szCs w:val="21"/>
              </w:rPr>
              <w:t>与</w:t>
            </w:r>
            <w:r w:rsidRPr="00BF47A7">
              <w:rPr>
                <w:rFonts w:ascii="Arial" w:hAnsi="Arial" w:cs="Arial" w:hint="eastAsia"/>
                <w:szCs w:val="21"/>
              </w:rPr>
              <w:t>相关领导</w:t>
            </w:r>
            <w:r w:rsidRPr="00BF47A7">
              <w:rPr>
                <w:rFonts w:ascii="Arial" w:hAnsi="Arial" w:cs="Arial"/>
                <w:szCs w:val="21"/>
              </w:rPr>
              <w:t>及项目经理进行阶段性沟通与协调</w:t>
            </w:r>
            <w:r w:rsidRPr="00BF47A7">
              <w:rPr>
                <w:rFonts w:ascii="Arial" w:hAnsi="Arial" w:cs="Arial" w:hint="eastAsia"/>
                <w:szCs w:val="21"/>
              </w:rPr>
              <w:t>；</w:t>
            </w:r>
          </w:p>
          <w:p w14:paraId="10D398B3" w14:textId="77777777" w:rsidR="0069088E" w:rsidRPr="00BF47A7" w:rsidRDefault="0069088E" w:rsidP="00761147">
            <w:pPr>
              <w:numPr>
                <w:ilvl w:val="0"/>
                <w:numId w:val="48"/>
              </w:numPr>
              <w:spacing w:line="240" w:lineRule="auto"/>
              <w:ind w:leftChars="-60" w:left="-17" w:hangingChars="52" w:hanging="109"/>
              <w:rPr>
                <w:rFonts w:ascii="Arial" w:hAnsi="Arial" w:cs="Arial"/>
                <w:szCs w:val="21"/>
              </w:rPr>
            </w:pPr>
            <w:r w:rsidRPr="00BF47A7">
              <w:rPr>
                <w:rFonts w:ascii="Arial" w:hAnsi="Arial" w:cs="Arial"/>
                <w:szCs w:val="21"/>
              </w:rPr>
              <w:t>对实施过程中出现的各种问题给予指导性解决意见和建议</w:t>
            </w:r>
            <w:r w:rsidRPr="00BF47A7">
              <w:rPr>
                <w:rFonts w:ascii="Arial" w:hAnsi="Arial" w:cs="Arial" w:hint="eastAsia"/>
                <w:szCs w:val="21"/>
              </w:rPr>
              <w:t>，</w:t>
            </w:r>
            <w:r w:rsidRPr="00BF47A7">
              <w:rPr>
                <w:rFonts w:ascii="Arial" w:hAnsi="Arial" w:cs="Arial"/>
                <w:szCs w:val="21"/>
              </w:rPr>
              <w:t>对实施所需要的资源给予保证；</w:t>
            </w:r>
          </w:p>
          <w:p w14:paraId="2095C7DF" w14:textId="77777777" w:rsidR="0069088E" w:rsidRPr="00BF47A7" w:rsidRDefault="0069088E" w:rsidP="00761147">
            <w:pPr>
              <w:numPr>
                <w:ilvl w:val="0"/>
                <w:numId w:val="48"/>
              </w:numPr>
              <w:spacing w:line="240" w:lineRule="auto"/>
              <w:ind w:leftChars="-60" w:left="-17" w:hangingChars="52" w:hanging="109"/>
              <w:rPr>
                <w:rFonts w:ascii="Arial" w:hAnsi="Arial" w:cs="Arial"/>
                <w:szCs w:val="21"/>
              </w:rPr>
            </w:pPr>
            <w:r w:rsidRPr="00BF47A7">
              <w:rPr>
                <w:rFonts w:ascii="Arial" w:hAnsi="Arial" w:cs="Arial"/>
                <w:szCs w:val="21"/>
              </w:rPr>
              <w:t>定期接受项目经理对于项目进程汇报。</w:t>
            </w:r>
          </w:p>
        </w:tc>
      </w:tr>
      <w:tr w:rsidR="0069088E" w:rsidRPr="00BF47A7" w14:paraId="51A8B00A" w14:textId="77777777" w:rsidTr="00BF47A7">
        <w:trPr>
          <w:trHeight w:val="1384"/>
        </w:trPr>
        <w:tc>
          <w:tcPr>
            <w:tcW w:w="1701" w:type="dxa"/>
            <w:vAlign w:val="center"/>
          </w:tcPr>
          <w:p w14:paraId="78AD117D" w14:textId="77777777" w:rsidR="0069088E" w:rsidRPr="00BF47A7" w:rsidRDefault="0069088E" w:rsidP="00BF47A7">
            <w:pPr>
              <w:spacing w:line="240" w:lineRule="auto"/>
              <w:ind w:leftChars="-50" w:left="-105" w:firstLineChars="0" w:firstLine="0"/>
              <w:jc w:val="center"/>
              <w:rPr>
                <w:rFonts w:ascii="Arial" w:hAnsi="Arial" w:cs="Arial"/>
                <w:szCs w:val="21"/>
              </w:rPr>
            </w:pPr>
            <w:r w:rsidRPr="00BF47A7">
              <w:rPr>
                <w:rFonts w:ascii="Arial" w:hAnsi="Arial" w:cs="Arial"/>
                <w:szCs w:val="21"/>
              </w:rPr>
              <w:t>项目经理</w:t>
            </w:r>
          </w:p>
        </w:tc>
        <w:tc>
          <w:tcPr>
            <w:tcW w:w="1299" w:type="dxa"/>
          </w:tcPr>
          <w:p w14:paraId="2284E578" w14:textId="77777777" w:rsidR="0069088E" w:rsidRPr="00BF47A7" w:rsidRDefault="0069088E" w:rsidP="00BF47A7">
            <w:pPr>
              <w:spacing w:line="240" w:lineRule="auto"/>
              <w:ind w:leftChars="-50" w:left="-105" w:firstLineChars="0" w:firstLine="0"/>
              <w:rPr>
                <w:rFonts w:ascii="Arial" w:hAnsi="Arial" w:cs="Arial"/>
                <w:color w:val="000000"/>
                <w:szCs w:val="21"/>
              </w:rPr>
            </w:pPr>
          </w:p>
        </w:tc>
        <w:tc>
          <w:tcPr>
            <w:tcW w:w="6240" w:type="dxa"/>
          </w:tcPr>
          <w:p w14:paraId="5F63E636" w14:textId="77777777" w:rsidR="0069088E" w:rsidRPr="00BF47A7" w:rsidRDefault="0069088E" w:rsidP="00761147">
            <w:pPr>
              <w:numPr>
                <w:ilvl w:val="0"/>
                <w:numId w:val="48"/>
              </w:numPr>
              <w:spacing w:line="240" w:lineRule="auto"/>
              <w:ind w:leftChars="-60" w:left="-17" w:hangingChars="52" w:hanging="109"/>
              <w:rPr>
                <w:rFonts w:ascii="Arial" w:hAnsi="Arial" w:cs="Arial"/>
                <w:szCs w:val="21"/>
              </w:rPr>
            </w:pPr>
            <w:r w:rsidRPr="00BF47A7">
              <w:rPr>
                <w:rFonts w:ascii="Arial" w:hAnsi="Arial" w:cs="Arial"/>
                <w:szCs w:val="21"/>
              </w:rPr>
              <w:t>作为项目的负责人，负责项目的全面实施督导和项目进度过程控制</w:t>
            </w:r>
            <w:r w:rsidRPr="00BF47A7">
              <w:rPr>
                <w:rFonts w:ascii="Arial" w:hAnsi="Arial" w:cs="Arial" w:hint="eastAsia"/>
                <w:szCs w:val="21"/>
              </w:rPr>
              <w:t>；</w:t>
            </w:r>
          </w:p>
          <w:p w14:paraId="1683999C" w14:textId="77777777" w:rsidR="0069088E" w:rsidRPr="00BF47A7" w:rsidRDefault="0069088E" w:rsidP="00761147">
            <w:pPr>
              <w:numPr>
                <w:ilvl w:val="0"/>
                <w:numId w:val="48"/>
              </w:numPr>
              <w:spacing w:line="240" w:lineRule="auto"/>
              <w:ind w:leftChars="-60" w:left="-17" w:hangingChars="52" w:hanging="109"/>
              <w:rPr>
                <w:rFonts w:ascii="Arial" w:hAnsi="Arial" w:cs="Arial"/>
                <w:szCs w:val="21"/>
                <w:lang w:val="en-GB"/>
              </w:rPr>
            </w:pPr>
            <w:r w:rsidRPr="00BF47A7">
              <w:rPr>
                <w:rFonts w:ascii="Arial" w:hAnsi="Arial" w:cs="Arial"/>
                <w:szCs w:val="21"/>
              </w:rPr>
              <w:t>主要包括：整个项目实施方案制定、项目进度的控制、沟通、资源的协调、工作指导等。</w:t>
            </w:r>
          </w:p>
        </w:tc>
      </w:tr>
      <w:tr w:rsidR="0069088E" w:rsidRPr="00BF47A7" w14:paraId="3B9AEC86" w14:textId="77777777" w:rsidTr="0069088E">
        <w:trPr>
          <w:trHeight w:val="2093"/>
        </w:trPr>
        <w:tc>
          <w:tcPr>
            <w:tcW w:w="1701" w:type="dxa"/>
            <w:vAlign w:val="center"/>
          </w:tcPr>
          <w:p w14:paraId="4F765C94" w14:textId="77777777" w:rsidR="0069088E" w:rsidRPr="00BF47A7" w:rsidRDefault="0069088E" w:rsidP="00BF47A7">
            <w:pPr>
              <w:spacing w:line="240" w:lineRule="auto"/>
              <w:ind w:leftChars="-50" w:left="-105" w:firstLineChars="0" w:firstLine="0"/>
              <w:jc w:val="center"/>
              <w:rPr>
                <w:rFonts w:ascii="Arial" w:hAnsi="Arial" w:cs="Arial"/>
                <w:szCs w:val="21"/>
              </w:rPr>
            </w:pPr>
            <w:r w:rsidRPr="00BF47A7">
              <w:rPr>
                <w:rFonts w:ascii="Arial" w:hAnsi="Arial" w:cs="Arial"/>
                <w:szCs w:val="21"/>
              </w:rPr>
              <w:t>项目实施</w:t>
            </w:r>
            <w:r w:rsidRPr="00BF47A7">
              <w:rPr>
                <w:rFonts w:ascii="Arial" w:hAnsi="Arial" w:cs="Arial" w:hint="eastAsia"/>
                <w:szCs w:val="21"/>
              </w:rPr>
              <w:t>组</w:t>
            </w:r>
          </w:p>
        </w:tc>
        <w:tc>
          <w:tcPr>
            <w:tcW w:w="1299" w:type="dxa"/>
          </w:tcPr>
          <w:p w14:paraId="0ACA77A8" w14:textId="77777777" w:rsidR="0069088E" w:rsidRPr="00BF47A7" w:rsidRDefault="0069088E" w:rsidP="00BF47A7">
            <w:pPr>
              <w:spacing w:line="240" w:lineRule="auto"/>
              <w:ind w:leftChars="-50" w:left="-105" w:firstLineChars="0" w:firstLine="0"/>
              <w:rPr>
                <w:rFonts w:ascii="Arial" w:hAnsi="Arial" w:cs="Arial"/>
                <w:color w:val="000000"/>
                <w:szCs w:val="21"/>
              </w:rPr>
            </w:pPr>
          </w:p>
        </w:tc>
        <w:tc>
          <w:tcPr>
            <w:tcW w:w="6240" w:type="dxa"/>
          </w:tcPr>
          <w:p w14:paraId="145D0C00" w14:textId="77777777" w:rsidR="0069088E" w:rsidRPr="00BF47A7" w:rsidRDefault="0069088E" w:rsidP="00761147">
            <w:pPr>
              <w:numPr>
                <w:ilvl w:val="0"/>
                <w:numId w:val="48"/>
              </w:numPr>
              <w:spacing w:line="240" w:lineRule="auto"/>
              <w:ind w:leftChars="-60" w:left="-17" w:hangingChars="52" w:hanging="109"/>
              <w:rPr>
                <w:rFonts w:ascii="Arial" w:hAnsi="Arial" w:cs="Arial"/>
                <w:szCs w:val="21"/>
              </w:rPr>
            </w:pPr>
            <w:r w:rsidRPr="00BF47A7">
              <w:rPr>
                <w:rFonts w:ascii="Arial" w:hAnsi="Arial" w:cs="Arial"/>
                <w:szCs w:val="21"/>
              </w:rPr>
              <w:t>负责</w:t>
            </w:r>
            <w:r w:rsidRPr="00BF47A7">
              <w:rPr>
                <w:rFonts w:ascii="Arial" w:hAnsi="Arial" w:cs="Arial" w:hint="eastAsia"/>
                <w:szCs w:val="21"/>
              </w:rPr>
              <w:t>项目及实施小组</w:t>
            </w:r>
            <w:r w:rsidRPr="00BF47A7">
              <w:rPr>
                <w:rFonts w:ascii="Arial" w:hAnsi="Arial" w:cs="Arial"/>
                <w:szCs w:val="21"/>
              </w:rPr>
              <w:t>范围内的项目实施工作；</w:t>
            </w:r>
          </w:p>
          <w:p w14:paraId="50A216AB" w14:textId="77777777" w:rsidR="0069088E" w:rsidRPr="00BF47A7" w:rsidRDefault="0069088E" w:rsidP="00761147">
            <w:pPr>
              <w:numPr>
                <w:ilvl w:val="0"/>
                <w:numId w:val="48"/>
              </w:numPr>
              <w:spacing w:line="240" w:lineRule="auto"/>
              <w:ind w:leftChars="-60" w:left="-17" w:hangingChars="52" w:hanging="109"/>
              <w:rPr>
                <w:rFonts w:ascii="Arial" w:hAnsi="Arial" w:cs="Arial"/>
                <w:szCs w:val="21"/>
              </w:rPr>
            </w:pPr>
            <w:r w:rsidRPr="00BF47A7">
              <w:rPr>
                <w:rFonts w:ascii="Arial" w:hAnsi="Arial" w:cs="Arial"/>
                <w:szCs w:val="21"/>
              </w:rPr>
              <w:t>按实施合同、实施方案界定的工作范围、实施计划开展实施工作，服从项目经理的工作安排，与项目</w:t>
            </w:r>
            <w:r w:rsidRPr="00BF47A7">
              <w:rPr>
                <w:rFonts w:ascii="Arial" w:hAnsi="Arial" w:cs="Arial" w:hint="eastAsia"/>
                <w:szCs w:val="21"/>
              </w:rPr>
              <w:t>经理及顾问</w:t>
            </w:r>
            <w:r w:rsidRPr="00BF47A7">
              <w:rPr>
                <w:rFonts w:ascii="Arial" w:hAnsi="Arial" w:cs="Arial"/>
                <w:szCs w:val="21"/>
              </w:rPr>
              <w:t>协调与沟通，保证项目实施工作的正常开展；</w:t>
            </w:r>
          </w:p>
          <w:p w14:paraId="754C8093" w14:textId="77777777" w:rsidR="0069088E" w:rsidRPr="00BF47A7" w:rsidRDefault="0069088E" w:rsidP="00761147">
            <w:pPr>
              <w:numPr>
                <w:ilvl w:val="0"/>
                <w:numId w:val="48"/>
              </w:numPr>
              <w:spacing w:line="240" w:lineRule="auto"/>
              <w:ind w:leftChars="-60" w:left="-17" w:hangingChars="52" w:hanging="109"/>
              <w:rPr>
                <w:rFonts w:ascii="Arial" w:hAnsi="Arial" w:cs="Arial"/>
                <w:szCs w:val="21"/>
              </w:rPr>
            </w:pPr>
            <w:r w:rsidRPr="00BF47A7">
              <w:rPr>
                <w:rFonts w:ascii="Arial" w:hAnsi="Arial" w:cs="Arial"/>
                <w:szCs w:val="21"/>
              </w:rPr>
              <w:t>负责实施过程中各种实施文档的提供、整理与确认。</w:t>
            </w:r>
          </w:p>
          <w:p w14:paraId="12ED7B2B" w14:textId="77777777" w:rsidR="0069088E" w:rsidRPr="00BF47A7" w:rsidRDefault="0069088E" w:rsidP="00761147">
            <w:pPr>
              <w:numPr>
                <w:ilvl w:val="0"/>
                <w:numId w:val="48"/>
              </w:numPr>
              <w:spacing w:line="240" w:lineRule="auto"/>
              <w:ind w:leftChars="-60" w:left="-17" w:hangingChars="52" w:hanging="109"/>
              <w:rPr>
                <w:rFonts w:ascii="Arial" w:hAnsi="Arial" w:cs="Arial"/>
                <w:szCs w:val="21"/>
              </w:rPr>
            </w:pPr>
            <w:r w:rsidRPr="00BF47A7">
              <w:rPr>
                <w:rFonts w:ascii="Arial" w:hAnsi="Arial" w:cs="Arial"/>
                <w:szCs w:val="21"/>
              </w:rPr>
              <w:t>负责与确认各模块初始化及日常操作流程</w:t>
            </w:r>
            <w:r w:rsidRPr="00BF47A7">
              <w:rPr>
                <w:rFonts w:ascii="Arial" w:hAnsi="Arial" w:cs="Arial" w:hint="eastAsia"/>
                <w:szCs w:val="21"/>
              </w:rPr>
              <w:t>。</w:t>
            </w:r>
          </w:p>
        </w:tc>
      </w:tr>
    </w:tbl>
    <w:p w14:paraId="4170AA98" w14:textId="77777777" w:rsidR="00E216F6" w:rsidRPr="0069088E" w:rsidRDefault="00E216F6" w:rsidP="003B2FE3">
      <w:pPr>
        <w:ind w:firstLine="480"/>
        <w:rPr>
          <w:rFonts w:asciiTheme="minorEastAsia" w:eastAsiaTheme="minorEastAsia" w:hAnsiTheme="minorEastAsia"/>
          <w:sz w:val="24"/>
          <w:szCs w:val="24"/>
        </w:rPr>
      </w:pPr>
    </w:p>
    <w:p w14:paraId="1A4D61DD" w14:textId="77777777" w:rsidR="00E216F6" w:rsidRPr="00D77533" w:rsidRDefault="0069088E" w:rsidP="00761147">
      <w:pPr>
        <w:pStyle w:val="2"/>
        <w:numPr>
          <w:ilvl w:val="0"/>
          <w:numId w:val="10"/>
        </w:numPr>
        <w:tabs>
          <w:tab w:val="clear" w:pos="756"/>
          <w:tab w:val="left" w:pos="426"/>
        </w:tabs>
        <w:ind w:firstLineChars="0"/>
        <w:rPr>
          <w:rFonts w:asciiTheme="minorEastAsia" w:eastAsiaTheme="minorEastAsia" w:hAnsiTheme="minorEastAsia"/>
          <w:sz w:val="30"/>
          <w:szCs w:val="30"/>
        </w:rPr>
      </w:pPr>
      <w:bookmarkStart w:id="347" w:name="_Toc121307868"/>
      <w:bookmarkStart w:id="348" w:name="_Toc144174768"/>
      <w:bookmarkStart w:id="349" w:name="_Toc239332478"/>
      <w:bookmarkStart w:id="350" w:name="_Toc315910361"/>
      <w:bookmarkStart w:id="351" w:name="_Toc430761900"/>
      <w:bookmarkStart w:id="352" w:name="_Toc501549059"/>
      <w:r w:rsidRPr="00973270">
        <w:t>项目</w:t>
      </w:r>
      <w:r w:rsidRPr="00973270">
        <w:rPr>
          <w:rFonts w:hint="eastAsia"/>
        </w:rPr>
        <w:t>管理协调</w:t>
      </w:r>
      <w:r w:rsidRPr="00973270">
        <w:t>机制</w:t>
      </w:r>
      <w:bookmarkEnd w:id="347"/>
      <w:bookmarkEnd w:id="348"/>
      <w:bookmarkEnd w:id="349"/>
      <w:bookmarkEnd w:id="350"/>
      <w:bookmarkEnd w:id="351"/>
      <w:bookmarkEnd w:id="352"/>
    </w:p>
    <w:p w14:paraId="25B00A31" w14:textId="77777777" w:rsidR="00BF47A7" w:rsidRPr="00836C0A"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项目管理执行“PDCA”管理流程。这个流程从制订计划开始，落实并执行计划，通过循环检查上一阶段计划的执行情况，找出计划偏离，对偏离进行修正，形成下一阶段工作计划</w:t>
      </w:r>
      <w:r w:rsidRPr="00963A70">
        <w:rPr>
          <w:rFonts w:ascii="宋体" w:hAnsi="宋体" w:cs="Arial" w:hint="eastAsia"/>
          <w:sz w:val="24"/>
          <w:szCs w:val="21"/>
        </w:rPr>
        <w:t>，</w:t>
      </w:r>
      <w:r w:rsidRPr="00963A70">
        <w:rPr>
          <w:rFonts w:ascii="宋体" w:hAnsi="宋体" w:cs="Arial"/>
          <w:sz w:val="24"/>
          <w:szCs w:val="21"/>
        </w:rPr>
        <w:t>在项目实施过程中的每一个阶段均需要遵照</w:t>
      </w:r>
      <w:r w:rsidRPr="00963A70">
        <w:rPr>
          <w:rFonts w:ascii="宋体" w:hAnsi="宋体" w:cs="Arial" w:hint="eastAsia"/>
          <w:sz w:val="24"/>
          <w:szCs w:val="21"/>
        </w:rPr>
        <w:t>此管理流程</w:t>
      </w:r>
      <w:r w:rsidRPr="00963A70">
        <w:rPr>
          <w:rFonts w:ascii="宋体" w:hAnsi="宋体" w:cs="Arial"/>
          <w:sz w:val="24"/>
          <w:szCs w:val="21"/>
        </w:rPr>
        <w:t>执行。</w:t>
      </w:r>
      <w:bookmarkStart w:id="353" w:name="_Toc121307869"/>
      <w:bookmarkStart w:id="354" w:name="_Toc144174769"/>
      <w:bookmarkStart w:id="355" w:name="_Toc239332479"/>
      <w:bookmarkStart w:id="356" w:name="_Toc315910362"/>
      <w:bookmarkStart w:id="357" w:name="_Toc430761901"/>
    </w:p>
    <w:p w14:paraId="6D83C866" w14:textId="77777777" w:rsidR="00BF47A7" w:rsidRPr="00B6629F" w:rsidRDefault="00BF47A7" w:rsidP="00761147">
      <w:pPr>
        <w:pStyle w:val="3"/>
        <w:numPr>
          <w:ilvl w:val="1"/>
          <w:numId w:val="10"/>
        </w:numPr>
        <w:spacing w:line="360" w:lineRule="auto"/>
        <w:ind w:firstLineChars="0"/>
        <w:rPr>
          <w:rFonts w:asciiTheme="minorEastAsia" w:eastAsiaTheme="minorEastAsia" w:hAnsiTheme="minorEastAsia"/>
          <w:color w:val="000000" w:themeColor="text1"/>
          <w:sz w:val="28"/>
          <w:szCs w:val="28"/>
        </w:rPr>
      </w:pPr>
      <w:bookmarkStart w:id="358" w:name="_Toc501549060"/>
      <w:r w:rsidRPr="00B6629F">
        <w:rPr>
          <w:rFonts w:asciiTheme="minorEastAsia" w:eastAsiaTheme="minorEastAsia" w:hAnsiTheme="minorEastAsia"/>
          <w:color w:val="000000" w:themeColor="text1"/>
          <w:sz w:val="28"/>
          <w:szCs w:val="28"/>
        </w:rPr>
        <w:t>计划</w:t>
      </w:r>
      <w:bookmarkEnd w:id="353"/>
      <w:bookmarkEnd w:id="354"/>
      <w:bookmarkEnd w:id="355"/>
      <w:bookmarkEnd w:id="356"/>
      <w:bookmarkEnd w:id="357"/>
      <w:bookmarkEnd w:id="358"/>
    </w:p>
    <w:p w14:paraId="73ABDFA5"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在</w:t>
      </w:r>
      <w:r>
        <w:rPr>
          <w:rFonts w:ascii="宋体" w:hAnsi="宋体" w:cs="Arial" w:hint="eastAsia"/>
          <w:sz w:val="24"/>
          <w:szCs w:val="21"/>
        </w:rPr>
        <w:t>项目</w:t>
      </w:r>
      <w:r w:rsidRPr="00963A70">
        <w:rPr>
          <w:rFonts w:ascii="宋体" w:hAnsi="宋体" w:cs="Arial"/>
          <w:sz w:val="24"/>
          <w:szCs w:val="21"/>
        </w:rPr>
        <w:t>实施过程中，计划有三种主要形式：总体计划、专题计划、实施顾问工作计划。</w:t>
      </w:r>
    </w:p>
    <w:p w14:paraId="23AFC10B"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1</w:t>
      </w:r>
      <w:r>
        <w:rPr>
          <w:rFonts w:ascii="宋体" w:hAnsi="宋体" w:cs="Arial" w:hint="eastAsia"/>
          <w:sz w:val="24"/>
          <w:szCs w:val="21"/>
        </w:rPr>
        <w:t>）</w:t>
      </w:r>
      <w:r w:rsidRPr="00963A70">
        <w:rPr>
          <w:rFonts w:ascii="宋体" w:hAnsi="宋体" w:cs="Arial"/>
          <w:sz w:val="24"/>
          <w:szCs w:val="21"/>
        </w:rPr>
        <w:t>、总体计划的制订与生效</w:t>
      </w:r>
    </w:p>
    <w:p w14:paraId="288D7F77"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总体计划指整体项目实施计划大纲。这是双方项目小组的行动纲要，是制订</w:t>
      </w:r>
      <w:r w:rsidRPr="00963A70">
        <w:rPr>
          <w:rFonts w:ascii="宋体" w:hAnsi="宋体" w:cs="Arial"/>
          <w:sz w:val="24"/>
          <w:szCs w:val="21"/>
        </w:rPr>
        <w:lastRenderedPageBreak/>
        <w:t>月度实施计划和专项任务实施计划的依据。</w:t>
      </w:r>
    </w:p>
    <w:p w14:paraId="575FC21C"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整体项目实施计划大纲由项目经理提出方案建议，经双方专题讨论，项目领导小组做最终决策。整体项目实施计划大纲经双方领导小组签字后生效。</w:t>
      </w:r>
    </w:p>
    <w:p w14:paraId="0FA689C3"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2</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专题计划</w:t>
      </w:r>
    </w:p>
    <w:p w14:paraId="02FFAC4D"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专题计划包括：月度实施计划的制订、周实施计划的制订、专项任务实施计划。</w:t>
      </w:r>
    </w:p>
    <w:p w14:paraId="2581AAC4"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双方项目经理必须根据实施计划大纲，协商确定月度实施计划并落实具体工作任务执行负责人。由项目经理于每月</w:t>
      </w:r>
      <w:r>
        <w:rPr>
          <w:rFonts w:ascii="宋体" w:hAnsi="宋体" w:cs="Arial" w:hint="eastAsia"/>
          <w:sz w:val="24"/>
          <w:szCs w:val="21"/>
        </w:rPr>
        <w:t>30</w:t>
      </w:r>
      <w:r w:rsidRPr="00963A70">
        <w:rPr>
          <w:rFonts w:ascii="宋体" w:hAnsi="宋体" w:cs="Arial"/>
          <w:sz w:val="24"/>
          <w:szCs w:val="21"/>
        </w:rPr>
        <w:t>日前，提交双方项目领导小组审批；</w:t>
      </w:r>
    </w:p>
    <w:p w14:paraId="7A80DBCC"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双方项目经理根据审批的月度实施计划，分解任务制订周实施计划并落实计划执行负责人；有关实施计划经双方项目经理确认后，由</w:t>
      </w:r>
      <w:r w:rsidRPr="00963A70">
        <w:rPr>
          <w:rFonts w:ascii="宋体" w:hAnsi="宋体" w:cs="Arial" w:hint="eastAsia"/>
          <w:sz w:val="24"/>
          <w:szCs w:val="21"/>
        </w:rPr>
        <w:t>系统</w:t>
      </w:r>
      <w:r w:rsidRPr="00963A70">
        <w:rPr>
          <w:rFonts w:ascii="宋体" w:hAnsi="宋体" w:cs="Arial"/>
          <w:sz w:val="24"/>
          <w:szCs w:val="21"/>
        </w:rPr>
        <w:t>项目经理于每周五向双方项目领导小组报送；</w:t>
      </w:r>
    </w:p>
    <w:p w14:paraId="3C7D139A"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专项实施任务计划包括：网络专项计划；技术专项计划；二次开发等；</w:t>
      </w:r>
    </w:p>
    <w:p w14:paraId="2565C367"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专项实施任务计划由双方成立的专题小组协商制订并落实执行负责人，并由双方小组负责人商定，经双方项目经理审核后，由项目经理报双方领导小组审批。双方项目领导小组负责人需要在2个工作日内书面核复、批复。</w:t>
      </w:r>
    </w:p>
    <w:p w14:paraId="4C0612B2"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3</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实施顾问工作计划</w:t>
      </w:r>
    </w:p>
    <w:p w14:paraId="20080D0F"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根据经双方项目经理获准的周工作计划，项目经理对周工作安排的结果形成《项目现场专业服务计划》。实施顾问根据现场专业服务计划的要求进行工作。工作完毕后，由项目经理或其授权人确认工作完成的进度和质量并签署《现场专业服务明细表》。该文档存入项目实施档案。</w:t>
      </w:r>
    </w:p>
    <w:p w14:paraId="6FE9BC7B"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4</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计划变更</w:t>
      </w:r>
    </w:p>
    <w:p w14:paraId="74F0B830"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w:t>
      </w:r>
      <w:r w:rsidRPr="00963A70">
        <w:rPr>
          <w:rFonts w:ascii="宋体" w:hAnsi="宋体" w:cs="Arial"/>
          <w:sz w:val="24"/>
          <w:szCs w:val="21"/>
        </w:rPr>
        <w:tab/>
        <w:t>总体计划的变更：</w:t>
      </w:r>
    </w:p>
    <w:p w14:paraId="51D6ECDE" w14:textId="77777777" w:rsidR="00BF47A7" w:rsidRPr="00963A70" w:rsidRDefault="00BF47A7" w:rsidP="00D11694">
      <w:pPr>
        <w:numPr>
          <w:ilvl w:val="0"/>
          <w:numId w:val="50"/>
        </w:numPr>
        <w:spacing w:beforeLines="50" w:before="156" w:afterLines="50" w:after="156"/>
        <w:ind w:firstLineChars="0"/>
        <w:rPr>
          <w:rFonts w:ascii="宋体" w:hAnsi="宋体" w:cs="Arial"/>
          <w:sz w:val="24"/>
          <w:szCs w:val="21"/>
        </w:rPr>
      </w:pPr>
      <w:r w:rsidRPr="00963A70">
        <w:rPr>
          <w:rFonts w:ascii="宋体" w:hAnsi="宋体" w:cs="Arial"/>
          <w:sz w:val="24"/>
          <w:szCs w:val="21"/>
        </w:rPr>
        <w:t>由变更申请方的项目经理，向双方领导小组提出书面变更申请，说明变更原因、变更后的项目实施方案。双方领导小组或授权代表需在6个工作日内，做出书面批复；</w:t>
      </w:r>
    </w:p>
    <w:p w14:paraId="3D49DBFD" w14:textId="77777777" w:rsidR="00BF47A7" w:rsidRPr="00963A70" w:rsidRDefault="00BF47A7" w:rsidP="00D11694">
      <w:pPr>
        <w:numPr>
          <w:ilvl w:val="0"/>
          <w:numId w:val="50"/>
        </w:numPr>
        <w:spacing w:beforeLines="50" w:before="156" w:afterLines="50" w:after="156"/>
        <w:ind w:firstLineChars="0"/>
        <w:rPr>
          <w:rFonts w:ascii="宋体" w:hAnsi="宋体" w:cs="Arial"/>
          <w:sz w:val="24"/>
          <w:szCs w:val="21"/>
        </w:rPr>
      </w:pPr>
      <w:r w:rsidRPr="00963A70">
        <w:rPr>
          <w:rFonts w:ascii="宋体" w:hAnsi="宋体" w:cs="Arial"/>
          <w:sz w:val="24"/>
          <w:szCs w:val="21"/>
        </w:rPr>
        <w:lastRenderedPageBreak/>
        <w:t>总体实施计划的关键节点延迟2周，必须由责任方项目经理或授权代表书面向双方领导小组解释并提出计划变更需求。双方领导小组或授权代表需在6个工作日内，做出书面批复。</w:t>
      </w:r>
    </w:p>
    <w:p w14:paraId="55893C7F"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w:t>
      </w:r>
      <w:r w:rsidRPr="00963A70">
        <w:rPr>
          <w:rFonts w:ascii="宋体" w:hAnsi="宋体" w:cs="Arial"/>
          <w:sz w:val="24"/>
          <w:szCs w:val="21"/>
        </w:rPr>
        <w:tab/>
        <w:t>专题计划的变更：</w:t>
      </w:r>
    </w:p>
    <w:p w14:paraId="0CE2A7D6" w14:textId="77777777" w:rsidR="00BF47A7" w:rsidRPr="00963A70" w:rsidRDefault="00BF47A7" w:rsidP="00D11694">
      <w:pPr>
        <w:numPr>
          <w:ilvl w:val="0"/>
          <w:numId w:val="51"/>
        </w:numPr>
        <w:spacing w:beforeLines="50" w:before="156" w:afterLines="50" w:after="156"/>
        <w:ind w:firstLineChars="0"/>
        <w:rPr>
          <w:rFonts w:ascii="宋体" w:hAnsi="宋体" w:cs="Arial"/>
          <w:sz w:val="24"/>
          <w:szCs w:val="21"/>
        </w:rPr>
      </w:pPr>
      <w:r w:rsidRPr="00963A70">
        <w:rPr>
          <w:rFonts w:ascii="宋体" w:hAnsi="宋体" w:cs="Arial"/>
          <w:sz w:val="24"/>
          <w:szCs w:val="21"/>
        </w:rPr>
        <w:t>由专题小组负责人，向双方项目经理提出书面变更申请，说明变更原因、变更后的项目实施方案。双方项目经理需在6个工作日内，做出书面批复；</w:t>
      </w:r>
    </w:p>
    <w:p w14:paraId="6E4D6C18" w14:textId="77777777" w:rsidR="00BF47A7" w:rsidRPr="00963A70" w:rsidRDefault="00BF47A7" w:rsidP="00D11694">
      <w:pPr>
        <w:numPr>
          <w:ilvl w:val="0"/>
          <w:numId w:val="51"/>
        </w:numPr>
        <w:spacing w:beforeLines="50" w:before="156" w:afterLines="50" w:after="156"/>
        <w:ind w:firstLineChars="0"/>
        <w:rPr>
          <w:rFonts w:ascii="宋体" w:hAnsi="宋体" w:cs="Arial"/>
          <w:sz w:val="24"/>
          <w:szCs w:val="21"/>
        </w:rPr>
      </w:pPr>
      <w:r w:rsidRPr="00963A70">
        <w:rPr>
          <w:rFonts w:ascii="宋体" w:hAnsi="宋体" w:cs="Arial"/>
          <w:sz w:val="24"/>
          <w:szCs w:val="21"/>
        </w:rPr>
        <w:t>专题计划的实施任务延迟1周，必须由责任方小组负责人或授权代表书面向双方项目经理解释并提出计划变更需求 。双方项目经理或授权代表需在6个工作日内，做出书面批复。</w:t>
      </w:r>
    </w:p>
    <w:p w14:paraId="2B38CD21" w14:textId="77777777" w:rsidR="00BF47A7" w:rsidRPr="00B6629F" w:rsidRDefault="00BF47A7" w:rsidP="00761147">
      <w:pPr>
        <w:pStyle w:val="3"/>
        <w:numPr>
          <w:ilvl w:val="1"/>
          <w:numId w:val="10"/>
        </w:numPr>
        <w:spacing w:line="360" w:lineRule="auto"/>
        <w:ind w:firstLineChars="0"/>
        <w:rPr>
          <w:rFonts w:asciiTheme="minorEastAsia" w:eastAsiaTheme="minorEastAsia" w:hAnsiTheme="minorEastAsia"/>
          <w:color w:val="000000" w:themeColor="text1"/>
          <w:sz w:val="28"/>
          <w:szCs w:val="28"/>
        </w:rPr>
      </w:pPr>
      <w:bookmarkStart w:id="359" w:name="_Toc121307870"/>
      <w:bookmarkStart w:id="360" w:name="_Toc144174770"/>
      <w:bookmarkStart w:id="361" w:name="_Toc239332480"/>
      <w:bookmarkStart w:id="362" w:name="_Toc315910363"/>
      <w:bookmarkStart w:id="363" w:name="_Toc430761902"/>
      <w:bookmarkStart w:id="364" w:name="_Toc501549061"/>
      <w:r w:rsidRPr="00B6629F">
        <w:rPr>
          <w:rFonts w:asciiTheme="minorEastAsia" w:eastAsiaTheme="minorEastAsia" w:hAnsiTheme="minorEastAsia"/>
          <w:color w:val="000000" w:themeColor="text1"/>
          <w:sz w:val="28"/>
          <w:szCs w:val="28"/>
        </w:rPr>
        <w:t>执行</w:t>
      </w:r>
      <w:bookmarkEnd w:id="359"/>
      <w:bookmarkEnd w:id="360"/>
      <w:bookmarkEnd w:id="361"/>
      <w:bookmarkEnd w:id="362"/>
      <w:bookmarkEnd w:id="363"/>
      <w:bookmarkEnd w:id="364"/>
    </w:p>
    <w:p w14:paraId="3D2240EE"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1</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总体实施计划</w:t>
      </w:r>
      <w:r w:rsidRPr="00963A70">
        <w:rPr>
          <w:rFonts w:ascii="宋体" w:hAnsi="宋体" w:cs="Arial" w:hint="eastAsia"/>
          <w:sz w:val="24"/>
          <w:szCs w:val="21"/>
        </w:rPr>
        <w:t>的执行</w:t>
      </w:r>
    </w:p>
    <w:p w14:paraId="6621D169" w14:textId="77777777" w:rsidR="00BF47A7" w:rsidRPr="00963A70" w:rsidRDefault="00BF47A7" w:rsidP="00D11694">
      <w:pPr>
        <w:numPr>
          <w:ilvl w:val="0"/>
          <w:numId w:val="52"/>
        </w:numPr>
        <w:spacing w:beforeLines="50" w:before="156" w:afterLines="50" w:after="156"/>
        <w:ind w:firstLineChars="0"/>
        <w:rPr>
          <w:rFonts w:ascii="宋体" w:hAnsi="宋体" w:cs="Arial"/>
          <w:sz w:val="24"/>
          <w:szCs w:val="21"/>
        </w:rPr>
      </w:pPr>
      <w:r w:rsidRPr="00963A70">
        <w:rPr>
          <w:rFonts w:ascii="宋体" w:hAnsi="宋体" w:cs="Arial"/>
          <w:sz w:val="24"/>
          <w:szCs w:val="21"/>
        </w:rPr>
        <w:t>经双方项目领导小组审批的整体计划实施大纲，为项目最高级别的计划执行依据；并在整体计划实施大纲的指引下安排月度实施工作；</w:t>
      </w:r>
    </w:p>
    <w:p w14:paraId="3A6B9903" w14:textId="77777777" w:rsidR="00BF47A7" w:rsidRPr="00963A70" w:rsidRDefault="00BF47A7" w:rsidP="00D11694">
      <w:pPr>
        <w:numPr>
          <w:ilvl w:val="0"/>
          <w:numId w:val="52"/>
        </w:numPr>
        <w:spacing w:beforeLines="50" w:before="156" w:afterLines="50" w:after="156"/>
        <w:ind w:firstLineChars="0"/>
        <w:rPr>
          <w:rFonts w:ascii="宋体" w:hAnsi="宋体" w:cs="Arial"/>
          <w:sz w:val="24"/>
          <w:szCs w:val="21"/>
        </w:rPr>
      </w:pPr>
      <w:r w:rsidRPr="00963A70">
        <w:rPr>
          <w:rFonts w:ascii="宋体" w:hAnsi="宋体" w:cs="Arial"/>
          <w:sz w:val="24"/>
          <w:szCs w:val="21"/>
        </w:rPr>
        <w:t>总体计划的执行进度，由双方项目经理进行协商确认，经双方确认的本月计划执行情况及下月实施计划总体计划，由项目经理于每月最后一个工作日，报送双方项目领导小组，双方项目领导小组在6个工作日内批阅；</w:t>
      </w:r>
    </w:p>
    <w:p w14:paraId="4CD9E932" w14:textId="77777777" w:rsidR="00BF47A7" w:rsidRPr="00963A70" w:rsidRDefault="00BF47A7" w:rsidP="00D11694">
      <w:pPr>
        <w:numPr>
          <w:ilvl w:val="0"/>
          <w:numId w:val="52"/>
        </w:numPr>
        <w:spacing w:beforeLines="50" w:before="156" w:afterLines="50" w:after="156"/>
        <w:ind w:firstLineChars="0"/>
        <w:rPr>
          <w:rFonts w:ascii="宋体" w:hAnsi="宋体" w:cs="Arial"/>
          <w:sz w:val="24"/>
          <w:szCs w:val="21"/>
        </w:rPr>
      </w:pPr>
      <w:r w:rsidRPr="00963A70">
        <w:rPr>
          <w:rFonts w:ascii="宋体" w:hAnsi="宋体" w:cs="Arial"/>
          <w:sz w:val="24"/>
          <w:szCs w:val="21"/>
        </w:rPr>
        <w:t>双方项目经理，每周五检查本周计划执行情况，并制订下周实施计划。会议由双方项目经理轮换主持并完成会议记录。会议需要对延期任务的影响做充分讨论，并适当调整下周实施计划；</w:t>
      </w:r>
    </w:p>
    <w:p w14:paraId="5ED40C96" w14:textId="77777777" w:rsidR="00BF47A7" w:rsidRPr="00963A70" w:rsidRDefault="00BF47A7" w:rsidP="00D11694">
      <w:pPr>
        <w:numPr>
          <w:ilvl w:val="0"/>
          <w:numId w:val="52"/>
        </w:numPr>
        <w:spacing w:beforeLines="50" w:before="156" w:afterLines="50" w:after="156"/>
        <w:ind w:firstLineChars="0"/>
        <w:rPr>
          <w:rFonts w:ascii="宋体" w:hAnsi="宋体" w:cs="Arial"/>
          <w:sz w:val="24"/>
          <w:szCs w:val="21"/>
        </w:rPr>
      </w:pPr>
      <w:r w:rsidRPr="00963A70">
        <w:rPr>
          <w:rFonts w:ascii="宋体" w:hAnsi="宋体" w:cs="Arial"/>
          <w:sz w:val="24"/>
          <w:szCs w:val="21"/>
        </w:rPr>
        <w:t>双方项目小组必须根据制订的月或周计划，按时、保质完成实施任务。</w:t>
      </w:r>
    </w:p>
    <w:p w14:paraId="07F3C624"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2</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专题实施计划</w:t>
      </w:r>
      <w:r w:rsidRPr="00963A70">
        <w:rPr>
          <w:rFonts w:ascii="宋体" w:hAnsi="宋体" w:cs="Arial" w:hint="eastAsia"/>
          <w:sz w:val="24"/>
          <w:szCs w:val="21"/>
        </w:rPr>
        <w:t>的执行</w:t>
      </w:r>
    </w:p>
    <w:p w14:paraId="2E04F8EB" w14:textId="77777777" w:rsidR="00BF47A7" w:rsidRPr="00963A70" w:rsidRDefault="00BF47A7" w:rsidP="00D11694">
      <w:pPr>
        <w:numPr>
          <w:ilvl w:val="0"/>
          <w:numId w:val="53"/>
        </w:numPr>
        <w:spacing w:beforeLines="50" w:before="156" w:afterLines="50" w:after="156"/>
        <w:ind w:firstLineChars="0"/>
        <w:rPr>
          <w:rFonts w:ascii="宋体" w:hAnsi="宋体" w:cs="Arial"/>
          <w:sz w:val="24"/>
          <w:szCs w:val="21"/>
        </w:rPr>
      </w:pPr>
      <w:r w:rsidRPr="00963A70">
        <w:rPr>
          <w:rFonts w:ascii="宋体" w:hAnsi="宋体" w:cs="Arial"/>
          <w:sz w:val="24"/>
          <w:szCs w:val="21"/>
        </w:rPr>
        <w:t>专项计划的执行进度，由双方专题小组负责人控制；</w:t>
      </w:r>
    </w:p>
    <w:p w14:paraId="0FCE1ECC" w14:textId="77777777" w:rsidR="00BF47A7" w:rsidRPr="00963A70" w:rsidRDefault="00BF47A7" w:rsidP="00D11694">
      <w:pPr>
        <w:numPr>
          <w:ilvl w:val="0"/>
          <w:numId w:val="53"/>
        </w:numPr>
        <w:spacing w:beforeLines="50" w:before="156" w:afterLines="50" w:after="156"/>
        <w:ind w:firstLineChars="0"/>
        <w:rPr>
          <w:rFonts w:ascii="宋体" w:hAnsi="宋体" w:cs="Arial"/>
          <w:sz w:val="24"/>
          <w:szCs w:val="21"/>
        </w:rPr>
      </w:pPr>
      <w:r w:rsidRPr="00963A70">
        <w:rPr>
          <w:rFonts w:ascii="宋体" w:hAnsi="宋体" w:cs="Arial"/>
          <w:sz w:val="24"/>
          <w:szCs w:val="21"/>
        </w:rPr>
        <w:t>专项实施计划的管理流程与总体实施计划一致。亦需要制订与总结月度、周实施工作计划。</w:t>
      </w:r>
    </w:p>
    <w:p w14:paraId="71804043"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lastRenderedPageBreak/>
        <w:t>3</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对进度检查过程中发现的计划偏离，双方项目负责人需要报告计划偏离原因、制订相应调整方案，并按照报告级次，书面报告上级。相关上级需要在4个工作日内书面批复意见。</w:t>
      </w:r>
    </w:p>
    <w:p w14:paraId="602E4778" w14:textId="77777777" w:rsidR="00BF47A7" w:rsidRPr="00B6629F" w:rsidRDefault="00BF47A7" w:rsidP="00761147">
      <w:pPr>
        <w:pStyle w:val="3"/>
        <w:numPr>
          <w:ilvl w:val="1"/>
          <w:numId w:val="10"/>
        </w:numPr>
        <w:spacing w:line="360" w:lineRule="auto"/>
        <w:ind w:firstLineChars="0"/>
        <w:rPr>
          <w:rFonts w:asciiTheme="minorEastAsia" w:eastAsiaTheme="minorEastAsia" w:hAnsiTheme="minorEastAsia"/>
          <w:color w:val="000000" w:themeColor="text1"/>
          <w:sz w:val="28"/>
          <w:szCs w:val="28"/>
        </w:rPr>
      </w:pPr>
      <w:bookmarkStart w:id="365" w:name="_Toc121307871"/>
      <w:bookmarkStart w:id="366" w:name="_Toc144174771"/>
      <w:bookmarkStart w:id="367" w:name="_Toc239332481"/>
      <w:bookmarkStart w:id="368" w:name="_Toc315910364"/>
      <w:bookmarkStart w:id="369" w:name="_Toc430761903"/>
      <w:bookmarkStart w:id="370" w:name="_Toc501549062"/>
      <w:r w:rsidRPr="00B6629F">
        <w:rPr>
          <w:rFonts w:asciiTheme="minorEastAsia" w:eastAsiaTheme="minorEastAsia" w:hAnsiTheme="minorEastAsia"/>
          <w:color w:val="000000" w:themeColor="text1"/>
          <w:sz w:val="28"/>
          <w:szCs w:val="28"/>
        </w:rPr>
        <w:t>会议</w:t>
      </w:r>
      <w:bookmarkEnd w:id="365"/>
      <w:bookmarkEnd w:id="366"/>
      <w:bookmarkEnd w:id="367"/>
      <w:bookmarkEnd w:id="368"/>
      <w:bookmarkEnd w:id="369"/>
      <w:bookmarkEnd w:id="370"/>
    </w:p>
    <w:p w14:paraId="6A78AD9E" w14:textId="77777777" w:rsidR="00BF47A7" w:rsidRPr="00A02E64" w:rsidRDefault="00BF47A7" w:rsidP="00D11694">
      <w:pPr>
        <w:spacing w:beforeLines="50" w:before="156" w:afterLines="50" w:after="156"/>
        <w:ind w:firstLine="480"/>
        <w:rPr>
          <w:rFonts w:ascii="宋体" w:hAnsi="宋体" w:cs="Arial"/>
          <w:b/>
          <w:sz w:val="24"/>
          <w:szCs w:val="21"/>
        </w:rPr>
      </w:pPr>
      <w:r w:rsidRPr="00A02E64">
        <w:rPr>
          <w:rFonts w:ascii="宋体" w:hAnsi="宋体" w:cs="Arial"/>
          <w:b/>
          <w:sz w:val="24"/>
          <w:szCs w:val="21"/>
        </w:rPr>
        <w:t>会议管理通则：</w:t>
      </w:r>
    </w:p>
    <w:p w14:paraId="32A97D3C"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1</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在会议召开前，由会议召集人准备会议议题及相关资料，原则上应提前2个工作日书面（可通过电子邮件方式）知会对方项目组；</w:t>
      </w:r>
    </w:p>
    <w:p w14:paraId="2B3643C9"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2</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会议必须对各项议题进行决议，不能议而无果；</w:t>
      </w:r>
    </w:p>
    <w:p w14:paraId="5BD33974"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3</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会议后3个工作日内，需各方轮换一次完成会议记录，并提交对方项目组确认，确认的时间不超过2个工作日；</w:t>
      </w:r>
    </w:p>
    <w:p w14:paraId="51500343"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4</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在每次会议结束前，由主持会议方会议记录者，书面列示出相关会议议题的决策结论，与会双方最高领导予以再次确认。对确认的会议决策，双方均需遵照执行。</w:t>
      </w:r>
    </w:p>
    <w:p w14:paraId="0599FF4E" w14:textId="77777777" w:rsidR="00BF47A7" w:rsidRPr="00963A70" w:rsidRDefault="00BF47A7" w:rsidP="00D11694">
      <w:pPr>
        <w:spacing w:beforeLines="50" w:before="156" w:afterLines="50" w:after="156"/>
        <w:ind w:firstLine="480"/>
        <w:rPr>
          <w:rFonts w:ascii="宋体" w:hAnsi="宋体" w:cs="Arial"/>
          <w:b/>
          <w:sz w:val="24"/>
          <w:szCs w:val="21"/>
        </w:rPr>
      </w:pPr>
      <w:r w:rsidRPr="00963A70">
        <w:rPr>
          <w:rFonts w:ascii="宋体" w:hAnsi="宋体" w:cs="Arial"/>
          <w:b/>
          <w:sz w:val="24"/>
          <w:szCs w:val="21"/>
        </w:rPr>
        <w:t>项目</w:t>
      </w:r>
      <w:r w:rsidRPr="00963A70">
        <w:rPr>
          <w:rFonts w:ascii="宋体" w:hAnsi="宋体" w:cs="Arial" w:hint="eastAsia"/>
          <w:b/>
          <w:sz w:val="24"/>
          <w:szCs w:val="21"/>
        </w:rPr>
        <w:t>领导小组</w:t>
      </w:r>
      <w:r w:rsidRPr="00963A70">
        <w:rPr>
          <w:rFonts w:ascii="宋体" w:hAnsi="宋体" w:cs="Arial"/>
          <w:b/>
          <w:sz w:val="24"/>
          <w:szCs w:val="21"/>
        </w:rPr>
        <w:t>会议：</w:t>
      </w:r>
    </w:p>
    <w:p w14:paraId="7FE3FE44"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1</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任务</w:t>
      </w:r>
      <w:del w:id="371" w:author="微软用户" w:date="2018-02-07T15:55:00Z">
        <w:r w:rsidRPr="00963A70" w:rsidDel="00DF02A9">
          <w:rPr>
            <w:rFonts w:ascii="宋体" w:hAnsi="宋体" w:cs="Arial"/>
            <w:sz w:val="24"/>
            <w:szCs w:val="21"/>
          </w:rPr>
          <w:delText>：</w:delText>
        </w:r>
      </w:del>
    </w:p>
    <w:p w14:paraId="689E79FA" w14:textId="77777777" w:rsidR="00BF47A7" w:rsidRPr="00963A70" w:rsidRDefault="00BF47A7" w:rsidP="00D11694">
      <w:pPr>
        <w:numPr>
          <w:ilvl w:val="0"/>
          <w:numId w:val="58"/>
        </w:numPr>
        <w:spacing w:beforeLines="50" w:before="156" w:afterLines="50" w:after="156"/>
        <w:ind w:firstLineChars="0"/>
        <w:rPr>
          <w:rFonts w:ascii="宋体" w:hAnsi="宋体" w:cs="Arial"/>
          <w:sz w:val="24"/>
          <w:szCs w:val="21"/>
        </w:rPr>
      </w:pPr>
      <w:r w:rsidRPr="00963A70">
        <w:rPr>
          <w:rFonts w:ascii="宋体" w:hAnsi="宋体" w:cs="Arial" w:hint="eastAsia"/>
          <w:sz w:val="24"/>
          <w:szCs w:val="21"/>
        </w:rPr>
        <w:t>听取项目实施成果汇报；</w:t>
      </w:r>
    </w:p>
    <w:p w14:paraId="22BA4EA7" w14:textId="77777777" w:rsidR="00BF47A7" w:rsidRPr="00963A70" w:rsidRDefault="00BF47A7" w:rsidP="00D11694">
      <w:pPr>
        <w:numPr>
          <w:ilvl w:val="0"/>
          <w:numId w:val="58"/>
        </w:numPr>
        <w:spacing w:beforeLines="50" w:before="156" w:afterLines="50" w:after="156"/>
        <w:ind w:firstLineChars="0"/>
        <w:rPr>
          <w:rFonts w:ascii="宋体" w:hAnsi="宋体" w:cs="Arial"/>
          <w:sz w:val="24"/>
          <w:szCs w:val="21"/>
        </w:rPr>
      </w:pPr>
      <w:r w:rsidRPr="00963A70">
        <w:rPr>
          <w:rFonts w:ascii="宋体" w:hAnsi="宋体" w:cs="Arial" w:hint="eastAsia"/>
          <w:sz w:val="24"/>
          <w:szCs w:val="21"/>
        </w:rPr>
        <w:t>项目实施系统规划确认；</w:t>
      </w:r>
    </w:p>
    <w:p w14:paraId="6068268C" w14:textId="77777777" w:rsidR="00BF47A7" w:rsidRPr="00963A70" w:rsidRDefault="00BF47A7" w:rsidP="00D11694">
      <w:pPr>
        <w:numPr>
          <w:ilvl w:val="0"/>
          <w:numId w:val="58"/>
        </w:numPr>
        <w:spacing w:beforeLines="50" w:before="156" w:afterLines="50" w:after="156"/>
        <w:ind w:firstLineChars="0"/>
        <w:rPr>
          <w:rFonts w:ascii="宋体" w:hAnsi="宋体" w:cs="Arial"/>
          <w:sz w:val="24"/>
          <w:szCs w:val="21"/>
        </w:rPr>
      </w:pPr>
      <w:r w:rsidRPr="00963A70">
        <w:rPr>
          <w:rFonts w:ascii="宋体" w:hAnsi="宋体" w:cs="Arial"/>
          <w:sz w:val="24"/>
          <w:szCs w:val="21"/>
        </w:rPr>
        <w:t>调节双方项目</w:t>
      </w:r>
      <w:r w:rsidRPr="00963A70">
        <w:rPr>
          <w:rFonts w:ascii="宋体" w:hAnsi="宋体" w:cs="Arial" w:hint="eastAsia"/>
          <w:sz w:val="24"/>
          <w:szCs w:val="21"/>
        </w:rPr>
        <w:t>组</w:t>
      </w:r>
      <w:r w:rsidRPr="00963A70">
        <w:rPr>
          <w:rFonts w:ascii="宋体" w:hAnsi="宋体" w:cs="Arial"/>
          <w:sz w:val="24"/>
          <w:szCs w:val="21"/>
        </w:rPr>
        <w:t>出现的分歧与理解差异</w:t>
      </w:r>
      <w:r w:rsidRPr="00963A70">
        <w:rPr>
          <w:rFonts w:ascii="宋体" w:hAnsi="宋体" w:cs="Arial" w:hint="eastAsia"/>
          <w:sz w:val="24"/>
          <w:szCs w:val="21"/>
        </w:rPr>
        <w:t>，达成项目实施共识；</w:t>
      </w:r>
    </w:p>
    <w:p w14:paraId="169BA673" w14:textId="77777777" w:rsidR="00BF47A7" w:rsidRPr="00963A70" w:rsidRDefault="00BF47A7" w:rsidP="00D11694">
      <w:pPr>
        <w:numPr>
          <w:ilvl w:val="0"/>
          <w:numId w:val="58"/>
        </w:numPr>
        <w:spacing w:beforeLines="50" w:before="156" w:afterLines="50" w:after="156"/>
        <w:ind w:firstLineChars="0"/>
        <w:rPr>
          <w:rFonts w:ascii="宋体" w:hAnsi="宋体" w:cs="Arial"/>
          <w:sz w:val="24"/>
          <w:szCs w:val="21"/>
        </w:rPr>
      </w:pPr>
      <w:r w:rsidRPr="00963A70">
        <w:rPr>
          <w:rFonts w:ascii="宋体" w:hAnsi="宋体" w:cs="Arial"/>
          <w:sz w:val="24"/>
          <w:szCs w:val="21"/>
        </w:rPr>
        <w:t>协调相关资源与落实</w:t>
      </w:r>
      <w:r>
        <w:rPr>
          <w:rFonts w:ascii="宋体" w:hAnsi="宋体" w:cs="Arial" w:hint="eastAsia"/>
          <w:sz w:val="24"/>
          <w:szCs w:val="21"/>
        </w:rPr>
        <w:t>项目经理</w:t>
      </w:r>
      <w:r w:rsidRPr="00963A70">
        <w:rPr>
          <w:rFonts w:ascii="宋体" w:hAnsi="宋体" w:cs="Arial" w:hint="eastAsia"/>
          <w:sz w:val="24"/>
          <w:szCs w:val="21"/>
        </w:rPr>
        <w:t>工作职责。</w:t>
      </w:r>
    </w:p>
    <w:p w14:paraId="6C4D383B"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2</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参加人员：双方项目</w:t>
      </w:r>
      <w:r w:rsidRPr="00963A70">
        <w:rPr>
          <w:rFonts w:ascii="宋体" w:hAnsi="宋体" w:cs="Arial" w:hint="eastAsia"/>
          <w:sz w:val="24"/>
          <w:szCs w:val="21"/>
        </w:rPr>
        <w:t>领导小组、项目</w:t>
      </w:r>
      <w:r w:rsidRPr="00963A70">
        <w:rPr>
          <w:rFonts w:ascii="宋体" w:hAnsi="宋体" w:cs="Arial"/>
          <w:sz w:val="24"/>
          <w:szCs w:val="21"/>
        </w:rPr>
        <w:t>经理、项目专</w:t>
      </w:r>
      <w:r w:rsidRPr="00963A70">
        <w:rPr>
          <w:rFonts w:ascii="宋体" w:hAnsi="宋体" w:cs="Arial" w:hint="eastAsia"/>
          <w:sz w:val="24"/>
          <w:szCs w:val="21"/>
        </w:rPr>
        <w:t>项</w:t>
      </w:r>
      <w:r w:rsidRPr="00963A70">
        <w:rPr>
          <w:rFonts w:ascii="宋体" w:hAnsi="宋体" w:cs="Arial"/>
          <w:sz w:val="24"/>
          <w:szCs w:val="21"/>
        </w:rPr>
        <w:t>负责人及双方项目相关成员等。</w:t>
      </w:r>
    </w:p>
    <w:p w14:paraId="697320F3"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3</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会议安排：</w:t>
      </w:r>
    </w:p>
    <w:p w14:paraId="00C3EB50"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一般情况下</w:t>
      </w:r>
      <w:r w:rsidRPr="00963A70">
        <w:rPr>
          <w:rFonts w:ascii="宋体" w:hAnsi="宋体" w:cs="Arial" w:hint="eastAsia"/>
          <w:sz w:val="24"/>
          <w:szCs w:val="21"/>
        </w:rPr>
        <w:t>在项目关键阶段</w:t>
      </w:r>
      <w:r w:rsidRPr="00963A70">
        <w:rPr>
          <w:rFonts w:ascii="宋体" w:hAnsi="宋体" w:cs="Arial"/>
          <w:sz w:val="24"/>
          <w:szCs w:val="21"/>
        </w:rPr>
        <w:t>举行</w:t>
      </w:r>
      <w:r w:rsidRPr="00963A70">
        <w:rPr>
          <w:rFonts w:ascii="宋体" w:hAnsi="宋体" w:cs="Arial" w:hint="eastAsia"/>
          <w:sz w:val="24"/>
          <w:szCs w:val="21"/>
        </w:rPr>
        <w:t>，系统实施关键阶段有：项目启动、阶段验收、项目终验等</w:t>
      </w:r>
      <w:r w:rsidRPr="00963A70">
        <w:rPr>
          <w:rFonts w:ascii="宋体" w:hAnsi="宋体" w:cs="Arial"/>
          <w:sz w:val="24"/>
          <w:szCs w:val="21"/>
        </w:rPr>
        <w:t>（根据实际情况可以双方协商进行调整）。方式可以是现场会议、</w:t>
      </w:r>
      <w:r w:rsidRPr="00963A70">
        <w:rPr>
          <w:rFonts w:ascii="宋体" w:hAnsi="宋体" w:cs="Arial"/>
          <w:sz w:val="24"/>
          <w:szCs w:val="21"/>
        </w:rPr>
        <w:lastRenderedPageBreak/>
        <w:t>电话会议形式；</w:t>
      </w:r>
      <w:r>
        <w:rPr>
          <w:rFonts w:ascii="宋体" w:hAnsi="宋体" w:cs="Arial" w:hint="eastAsia"/>
          <w:sz w:val="24"/>
          <w:szCs w:val="21"/>
        </w:rPr>
        <w:t>可</w:t>
      </w:r>
      <w:r w:rsidRPr="00963A70">
        <w:rPr>
          <w:rFonts w:ascii="宋体" w:hAnsi="宋体" w:cs="Arial"/>
          <w:sz w:val="24"/>
          <w:szCs w:val="21"/>
        </w:rPr>
        <w:t>由双方项目</w:t>
      </w:r>
      <w:r w:rsidRPr="00963A70">
        <w:rPr>
          <w:rFonts w:ascii="宋体" w:hAnsi="宋体" w:cs="Arial" w:hint="eastAsia"/>
          <w:sz w:val="24"/>
          <w:szCs w:val="21"/>
        </w:rPr>
        <w:t>经理</w:t>
      </w:r>
      <w:r w:rsidRPr="00963A70">
        <w:rPr>
          <w:rFonts w:ascii="宋体" w:hAnsi="宋体" w:cs="Arial"/>
          <w:sz w:val="24"/>
          <w:szCs w:val="21"/>
        </w:rPr>
        <w:t>各方轮换召集</w:t>
      </w:r>
      <w:r w:rsidRPr="00963A70">
        <w:rPr>
          <w:rFonts w:ascii="宋体" w:hAnsi="宋体" w:cs="Arial" w:hint="eastAsia"/>
          <w:sz w:val="24"/>
          <w:szCs w:val="21"/>
        </w:rPr>
        <w:t>，领导小组成员</w:t>
      </w:r>
      <w:r w:rsidRPr="00963A70">
        <w:rPr>
          <w:rFonts w:ascii="宋体" w:hAnsi="宋体" w:cs="Arial"/>
          <w:sz w:val="24"/>
          <w:szCs w:val="21"/>
        </w:rPr>
        <w:t>主持；</w:t>
      </w:r>
    </w:p>
    <w:p w14:paraId="77271827"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特殊情况下，也可由任何一方项目</w:t>
      </w:r>
      <w:r w:rsidRPr="00963A70">
        <w:rPr>
          <w:rFonts w:ascii="宋体" w:hAnsi="宋体" w:cs="Arial" w:hint="eastAsia"/>
          <w:sz w:val="24"/>
          <w:szCs w:val="21"/>
        </w:rPr>
        <w:t>领导小组成员</w:t>
      </w:r>
      <w:r w:rsidRPr="00963A70">
        <w:rPr>
          <w:rFonts w:ascii="宋体" w:hAnsi="宋体" w:cs="Arial"/>
          <w:sz w:val="24"/>
          <w:szCs w:val="21"/>
        </w:rPr>
        <w:t>提议召开临时项目</w:t>
      </w:r>
      <w:r w:rsidRPr="00963A70">
        <w:rPr>
          <w:rFonts w:ascii="宋体" w:hAnsi="宋体" w:cs="Arial" w:hint="eastAsia"/>
          <w:sz w:val="24"/>
          <w:szCs w:val="21"/>
        </w:rPr>
        <w:t>领导小组</w:t>
      </w:r>
      <w:r w:rsidRPr="00963A70">
        <w:rPr>
          <w:rFonts w:ascii="宋体" w:hAnsi="宋体" w:cs="Arial"/>
          <w:sz w:val="24"/>
          <w:szCs w:val="21"/>
        </w:rPr>
        <w:t>会议；谁召集，谁主持。</w:t>
      </w:r>
    </w:p>
    <w:p w14:paraId="31D683EF" w14:textId="77777777" w:rsidR="00BF47A7" w:rsidRPr="00963A70" w:rsidRDefault="00BF47A7" w:rsidP="00D11694">
      <w:pPr>
        <w:spacing w:beforeLines="50" w:before="156" w:afterLines="50" w:after="156"/>
        <w:ind w:firstLine="480"/>
        <w:rPr>
          <w:rFonts w:ascii="宋体" w:hAnsi="宋体" w:cs="Arial"/>
          <w:b/>
          <w:sz w:val="24"/>
          <w:szCs w:val="21"/>
        </w:rPr>
      </w:pPr>
      <w:r w:rsidRPr="00963A70">
        <w:rPr>
          <w:rFonts w:ascii="宋体" w:hAnsi="宋体" w:cs="Arial"/>
          <w:b/>
          <w:sz w:val="24"/>
          <w:szCs w:val="21"/>
        </w:rPr>
        <w:t>项目经理会议：</w:t>
      </w:r>
    </w:p>
    <w:p w14:paraId="0D903F45"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1</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任务：</w:t>
      </w:r>
    </w:p>
    <w:p w14:paraId="71D7EC91" w14:textId="77777777" w:rsidR="00BF47A7" w:rsidRPr="00963A70" w:rsidRDefault="00BF47A7" w:rsidP="00D11694">
      <w:pPr>
        <w:numPr>
          <w:ilvl w:val="0"/>
          <w:numId w:val="58"/>
        </w:numPr>
        <w:spacing w:beforeLines="50" w:before="156" w:afterLines="50" w:after="156"/>
        <w:ind w:firstLineChars="0"/>
        <w:rPr>
          <w:rFonts w:ascii="宋体" w:hAnsi="宋体" w:cs="Arial"/>
          <w:sz w:val="24"/>
          <w:szCs w:val="21"/>
        </w:rPr>
      </w:pPr>
      <w:r w:rsidRPr="00963A70">
        <w:rPr>
          <w:rFonts w:ascii="宋体" w:hAnsi="宋体" w:cs="Arial"/>
          <w:sz w:val="24"/>
          <w:szCs w:val="21"/>
        </w:rPr>
        <w:t>专题计划负责人进行工作汇报，双方项目经理进行阶段性工作总结；</w:t>
      </w:r>
    </w:p>
    <w:p w14:paraId="039B60DA" w14:textId="77777777" w:rsidR="00BF47A7" w:rsidRPr="00963A70" w:rsidRDefault="00BF47A7" w:rsidP="00D11694">
      <w:pPr>
        <w:numPr>
          <w:ilvl w:val="0"/>
          <w:numId w:val="58"/>
        </w:numPr>
        <w:spacing w:beforeLines="50" w:before="156" w:afterLines="50" w:after="156"/>
        <w:ind w:firstLineChars="0"/>
        <w:rPr>
          <w:rFonts w:ascii="宋体" w:hAnsi="宋体" w:cs="Arial"/>
          <w:sz w:val="24"/>
          <w:szCs w:val="21"/>
        </w:rPr>
      </w:pPr>
      <w:r w:rsidRPr="00963A70">
        <w:rPr>
          <w:rFonts w:ascii="宋体" w:hAnsi="宋体" w:cs="Arial"/>
          <w:sz w:val="24"/>
          <w:szCs w:val="21"/>
        </w:rPr>
        <w:t>进行风险预测与规避决策；</w:t>
      </w:r>
    </w:p>
    <w:p w14:paraId="7ADF4D81" w14:textId="77777777" w:rsidR="00BF47A7" w:rsidRPr="00963A70" w:rsidRDefault="00BF47A7" w:rsidP="00D11694">
      <w:pPr>
        <w:numPr>
          <w:ilvl w:val="0"/>
          <w:numId w:val="58"/>
        </w:numPr>
        <w:spacing w:beforeLines="50" w:before="156" w:afterLines="50" w:after="156"/>
        <w:ind w:firstLineChars="0"/>
        <w:rPr>
          <w:rFonts w:ascii="宋体" w:hAnsi="宋体" w:cs="Arial"/>
          <w:sz w:val="24"/>
          <w:szCs w:val="21"/>
        </w:rPr>
      </w:pPr>
      <w:r w:rsidRPr="00963A70">
        <w:rPr>
          <w:rFonts w:ascii="宋体" w:hAnsi="宋体" w:cs="Arial"/>
          <w:sz w:val="24"/>
          <w:szCs w:val="21"/>
        </w:rPr>
        <w:t>对实施工作提供必要的指导与帮助；</w:t>
      </w:r>
    </w:p>
    <w:p w14:paraId="63AD448C" w14:textId="77777777" w:rsidR="00BF47A7" w:rsidRPr="00963A70" w:rsidRDefault="00BF47A7" w:rsidP="00D11694">
      <w:pPr>
        <w:numPr>
          <w:ilvl w:val="0"/>
          <w:numId w:val="58"/>
        </w:numPr>
        <w:spacing w:beforeLines="50" w:before="156" w:afterLines="50" w:after="156"/>
        <w:ind w:firstLineChars="0"/>
        <w:rPr>
          <w:rFonts w:ascii="宋体" w:hAnsi="宋体" w:cs="Arial"/>
          <w:sz w:val="24"/>
          <w:szCs w:val="21"/>
        </w:rPr>
      </w:pPr>
      <w:r w:rsidRPr="00963A70">
        <w:rPr>
          <w:rFonts w:ascii="宋体" w:hAnsi="宋体" w:cs="Arial"/>
          <w:sz w:val="24"/>
          <w:szCs w:val="21"/>
        </w:rPr>
        <w:t>协调相关资源与落实专项实施任务负责人；</w:t>
      </w:r>
    </w:p>
    <w:p w14:paraId="092BA447" w14:textId="77777777" w:rsidR="00BF47A7" w:rsidRPr="00963A70" w:rsidRDefault="00BF47A7" w:rsidP="00D11694">
      <w:pPr>
        <w:numPr>
          <w:ilvl w:val="0"/>
          <w:numId w:val="58"/>
        </w:numPr>
        <w:spacing w:beforeLines="50" w:before="156" w:afterLines="50" w:after="156"/>
        <w:ind w:firstLineChars="0"/>
        <w:rPr>
          <w:rFonts w:ascii="宋体" w:hAnsi="宋体" w:cs="Arial"/>
          <w:sz w:val="24"/>
          <w:szCs w:val="21"/>
        </w:rPr>
      </w:pPr>
      <w:r w:rsidRPr="00963A70">
        <w:rPr>
          <w:rFonts w:ascii="宋体" w:hAnsi="宋体" w:cs="Arial"/>
          <w:sz w:val="24"/>
          <w:szCs w:val="21"/>
        </w:rPr>
        <w:t>调节双方项目成员出现的分歧与理解差异。</w:t>
      </w:r>
    </w:p>
    <w:p w14:paraId="6A49DD1B"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2</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参加人员：双方项目经理、项目专题负责人及双方项目相关成员等。</w:t>
      </w:r>
    </w:p>
    <w:p w14:paraId="2EB4402F"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3</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会议安排：</w:t>
      </w:r>
    </w:p>
    <w:p w14:paraId="540F09B7"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一般情况下每月末最后一周举行（根据实际情况可以双方协商进行调整）。方式可以是现场会议、视频会议或电话会议形式；</w:t>
      </w:r>
      <w:r>
        <w:rPr>
          <w:rFonts w:ascii="宋体" w:hAnsi="宋体" w:cs="Arial" w:hint="eastAsia"/>
          <w:sz w:val="24"/>
          <w:szCs w:val="21"/>
        </w:rPr>
        <w:t>可</w:t>
      </w:r>
      <w:r w:rsidRPr="00963A70">
        <w:rPr>
          <w:rFonts w:ascii="宋体" w:hAnsi="宋体" w:cs="Arial"/>
          <w:sz w:val="24"/>
          <w:szCs w:val="21"/>
        </w:rPr>
        <w:t>由双方项目经理各方轮换召集和主持；</w:t>
      </w:r>
    </w:p>
    <w:p w14:paraId="5FF485A0"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特殊情况下，也可由任何一方项目经理提议召开临时项目经理会议；谁召集，谁主持。</w:t>
      </w:r>
    </w:p>
    <w:p w14:paraId="42B7244A" w14:textId="77777777" w:rsidR="00BF47A7" w:rsidRPr="00963A70" w:rsidRDefault="00BF47A7" w:rsidP="00D11694">
      <w:pPr>
        <w:spacing w:beforeLines="50" w:before="156" w:afterLines="50" w:after="156"/>
        <w:ind w:firstLine="480"/>
        <w:rPr>
          <w:rFonts w:ascii="宋体" w:hAnsi="宋体" w:cs="Arial"/>
          <w:b/>
          <w:sz w:val="24"/>
          <w:szCs w:val="21"/>
        </w:rPr>
      </w:pPr>
      <w:r w:rsidRPr="00963A70">
        <w:rPr>
          <w:rFonts w:ascii="宋体" w:hAnsi="宋体" w:cs="Arial"/>
          <w:b/>
          <w:sz w:val="24"/>
          <w:szCs w:val="21"/>
        </w:rPr>
        <w:t>专题会议</w:t>
      </w:r>
    </w:p>
    <w:p w14:paraId="06F80A92"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1</w:t>
      </w:r>
      <w:r>
        <w:rPr>
          <w:rFonts w:ascii="宋体" w:hAnsi="宋体" w:cs="Arial" w:hint="eastAsia"/>
          <w:sz w:val="24"/>
          <w:szCs w:val="21"/>
        </w:rPr>
        <w:t>）</w:t>
      </w:r>
      <w:r w:rsidRPr="00963A70">
        <w:rPr>
          <w:rFonts w:ascii="宋体" w:hAnsi="宋体" w:cs="Arial"/>
          <w:sz w:val="24"/>
          <w:szCs w:val="21"/>
        </w:rPr>
        <w:t>、任务：制订、检查与修正专题实施计划。</w:t>
      </w:r>
    </w:p>
    <w:p w14:paraId="74BA34CA"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2</w:t>
      </w:r>
      <w:r>
        <w:rPr>
          <w:rFonts w:ascii="宋体" w:hAnsi="宋体" w:cs="Arial" w:hint="eastAsia"/>
          <w:sz w:val="24"/>
          <w:szCs w:val="21"/>
        </w:rPr>
        <w:t>）</w:t>
      </w:r>
      <w:r w:rsidRPr="00963A70">
        <w:rPr>
          <w:rFonts w:ascii="宋体" w:hAnsi="宋体" w:cs="Arial"/>
          <w:sz w:val="24"/>
          <w:szCs w:val="21"/>
        </w:rPr>
        <w:t>、参加人员：专题小组组长、成员或项目经理（视不同情况参加）。</w:t>
      </w:r>
    </w:p>
    <w:p w14:paraId="26881A9A"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3</w:t>
      </w:r>
      <w:r>
        <w:rPr>
          <w:rFonts w:ascii="宋体" w:hAnsi="宋体" w:cs="Arial" w:hint="eastAsia"/>
          <w:sz w:val="24"/>
          <w:szCs w:val="21"/>
        </w:rPr>
        <w:t>）</w:t>
      </w:r>
      <w:r w:rsidRPr="00963A70">
        <w:rPr>
          <w:rFonts w:ascii="宋体" w:hAnsi="宋体" w:cs="Arial"/>
          <w:sz w:val="24"/>
          <w:szCs w:val="21"/>
        </w:rPr>
        <w:t>、会议安排：双方专题小组负责人视实际情况可提议随时召开；谁召集谁主持；会议记录需要提交双方项目经理。</w:t>
      </w:r>
    </w:p>
    <w:p w14:paraId="4E714B1B"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4</w:t>
      </w:r>
      <w:r>
        <w:rPr>
          <w:rFonts w:ascii="宋体" w:hAnsi="宋体" w:cs="Arial" w:hint="eastAsia"/>
          <w:sz w:val="24"/>
          <w:szCs w:val="21"/>
        </w:rPr>
        <w:t>）</w:t>
      </w:r>
      <w:r w:rsidRPr="00963A70">
        <w:rPr>
          <w:rFonts w:ascii="宋体" w:hAnsi="宋体" w:cs="Arial"/>
          <w:sz w:val="24"/>
          <w:szCs w:val="21"/>
        </w:rPr>
        <w:t>、分歧解决机制：如果双方出现意见不一致的分歧，可立即向项目经理或项目领导小组申请协调解决问题。</w:t>
      </w:r>
    </w:p>
    <w:p w14:paraId="6B5B1762" w14:textId="77777777" w:rsidR="00BF47A7" w:rsidRPr="00963A70" w:rsidRDefault="00BF47A7" w:rsidP="00D11694">
      <w:pPr>
        <w:spacing w:beforeLines="50" w:before="156" w:afterLines="50" w:after="156"/>
        <w:ind w:firstLine="480"/>
        <w:rPr>
          <w:rFonts w:ascii="宋体" w:hAnsi="宋体" w:cs="Arial"/>
          <w:b/>
          <w:sz w:val="24"/>
          <w:szCs w:val="21"/>
        </w:rPr>
      </w:pPr>
      <w:r w:rsidRPr="00963A70">
        <w:rPr>
          <w:rFonts w:ascii="宋体" w:hAnsi="宋体" w:cs="Arial"/>
          <w:b/>
          <w:sz w:val="24"/>
          <w:szCs w:val="21"/>
        </w:rPr>
        <w:lastRenderedPageBreak/>
        <w:t>项目实施小组例会</w:t>
      </w:r>
    </w:p>
    <w:p w14:paraId="209CFCDF"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1</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任务</w:t>
      </w:r>
      <w:del w:id="372" w:author="微软用户" w:date="2018-02-07T15:55:00Z">
        <w:r w:rsidRPr="00963A70" w:rsidDel="00DF02A9">
          <w:rPr>
            <w:rFonts w:ascii="宋体" w:hAnsi="宋体" w:cs="Arial"/>
            <w:sz w:val="24"/>
            <w:szCs w:val="21"/>
          </w:rPr>
          <w:delText>：</w:delText>
        </w:r>
      </w:del>
    </w:p>
    <w:p w14:paraId="419DAAA3"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双方相关人员进行周工作总结、本周所遇到的问题的解决方案，并共同制订周工作计划相关决策，统一提交给项目经理和项目组长</w:t>
      </w:r>
      <w:r>
        <w:rPr>
          <w:rFonts w:ascii="宋体" w:hAnsi="宋体" w:cs="Arial" w:hint="eastAsia"/>
          <w:sz w:val="24"/>
          <w:szCs w:val="21"/>
        </w:rPr>
        <w:t>、</w:t>
      </w:r>
      <w:r w:rsidRPr="00963A70">
        <w:rPr>
          <w:rFonts w:ascii="宋体" w:hAnsi="宋体" w:cs="Arial"/>
          <w:sz w:val="24"/>
          <w:szCs w:val="21"/>
        </w:rPr>
        <w:t>项目负责人备案。每月最后一周，提交下月详细计划</w:t>
      </w:r>
      <w:r w:rsidRPr="00963A70">
        <w:rPr>
          <w:rFonts w:ascii="宋体" w:hAnsi="宋体" w:cs="Arial" w:hint="eastAsia"/>
          <w:sz w:val="24"/>
          <w:szCs w:val="21"/>
        </w:rPr>
        <w:t>。</w:t>
      </w:r>
    </w:p>
    <w:p w14:paraId="58A80ED2"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2</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参加人员：项目经理、专职负责人及相关人员；每周五由双方项目经理召集和主持（根据实际情况，双方协商确定是否进行）；会议记录在2个工作日内提交双方项目经理备案。</w:t>
      </w:r>
    </w:p>
    <w:p w14:paraId="424D85CD"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sz w:val="24"/>
          <w:szCs w:val="21"/>
        </w:rPr>
        <w:t>3</w:t>
      </w:r>
      <w:r>
        <w:rPr>
          <w:rFonts w:ascii="宋体" w:hAnsi="宋体" w:cs="Arial" w:hint="eastAsia"/>
          <w:sz w:val="24"/>
          <w:szCs w:val="21"/>
        </w:rPr>
        <w:t>）</w:t>
      </w:r>
      <w:r w:rsidRPr="00963A70">
        <w:rPr>
          <w:rFonts w:ascii="宋体" w:hAnsi="宋体" w:cs="Arial"/>
          <w:sz w:val="24"/>
          <w:szCs w:val="21"/>
        </w:rPr>
        <w:t>、</w:t>
      </w:r>
      <w:r w:rsidRPr="00963A70">
        <w:rPr>
          <w:rFonts w:ascii="宋体" w:hAnsi="宋体" w:cs="Arial"/>
          <w:sz w:val="24"/>
          <w:szCs w:val="21"/>
        </w:rPr>
        <w:tab/>
        <w:t>分歧解决机制：如果在周例会上双方出现意见不一致的分歧，通过会议记录的形式提交到项目领导小组协调解决。</w:t>
      </w:r>
    </w:p>
    <w:p w14:paraId="3312D873" w14:textId="77777777" w:rsidR="00BF47A7" w:rsidRPr="00B6629F" w:rsidRDefault="00BF47A7" w:rsidP="00761147">
      <w:pPr>
        <w:pStyle w:val="3"/>
        <w:numPr>
          <w:ilvl w:val="1"/>
          <w:numId w:val="10"/>
        </w:numPr>
        <w:spacing w:line="360" w:lineRule="auto"/>
        <w:ind w:firstLineChars="0"/>
        <w:rPr>
          <w:rFonts w:asciiTheme="minorEastAsia" w:eastAsiaTheme="minorEastAsia" w:hAnsiTheme="minorEastAsia"/>
          <w:color w:val="000000" w:themeColor="text1"/>
          <w:sz w:val="28"/>
          <w:szCs w:val="28"/>
        </w:rPr>
      </w:pPr>
      <w:bookmarkStart w:id="373" w:name="_Toc121307872"/>
      <w:bookmarkStart w:id="374" w:name="_Toc144174772"/>
      <w:bookmarkStart w:id="375" w:name="_Toc239332482"/>
      <w:bookmarkStart w:id="376" w:name="_Toc315910365"/>
      <w:bookmarkStart w:id="377" w:name="_Toc430761904"/>
      <w:bookmarkStart w:id="378" w:name="_Toc501549063"/>
      <w:r w:rsidRPr="00B6629F">
        <w:rPr>
          <w:rFonts w:asciiTheme="minorEastAsia" w:eastAsiaTheme="minorEastAsia" w:hAnsiTheme="minorEastAsia"/>
          <w:color w:val="000000" w:themeColor="text1"/>
          <w:sz w:val="28"/>
          <w:szCs w:val="28"/>
        </w:rPr>
        <w:t>沟通</w:t>
      </w:r>
      <w:bookmarkEnd w:id="373"/>
      <w:bookmarkEnd w:id="374"/>
      <w:bookmarkEnd w:id="375"/>
      <w:bookmarkEnd w:id="376"/>
      <w:bookmarkEnd w:id="377"/>
      <w:bookmarkEnd w:id="378"/>
    </w:p>
    <w:p w14:paraId="7506787C" w14:textId="77777777" w:rsidR="00BF47A7" w:rsidRPr="00963A70" w:rsidRDefault="00BF47A7" w:rsidP="00D11694">
      <w:pPr>
        <w:numPr>
          <w:ilvl w:val="0"/>
          <w:numId w:val="54"/>
        </w:numPr>
        <w:spacing w:beforeLines="50" w:before="156" w:afterLines="50" w:after="156"/>
        <w:ind w:firstLineChars="0"/>
        <w:rPr>
          <w:rFonts w:ascii="宋体" w:hAnsi="宋体" w:cs="Arial"/>
          <w:sz w:val="24"/>
          <w:szCs w:val="21"/>
        </w:rPr>
      </w:pPr>
      <w:r w:rsidRPr="00963A70">
        <w:rPr>
          <w:rFonts w:ascii="宋体" w:hAnsi="宋体" w:cs="Arial"/>
          <w:sz w:val="24"/>
          <w:szCs w:val="21"/>
        </w:rPr>
        <w:t>双方项目领导小组、项目经理、专题计划负责人，保持沟通的方式除了会议外，还可以通过电子邮件、电话、传真等方式保持沟通。</w:t>
      </w:r>
    </w:p>
    <w:p w14:paraId="14491C8B" w14:textId="77777777" w:rsidR="00BF47A7" w:rsidRPr="00963A70" w:rsidRDefault="00BF47A7" w:rsidP="00D11694">
      <w:pPr>
        <w:numPr>
          <w:ilvl w:val="0"/>
          <w:numId w:val="54"/>
        </w:numPr>
        <w:spacing w:beforeLines="50" w:before="156" w:afterLines="50" w:after="156"/>
        <w:ind w:firstLineChars="0"/>
        <w:rPr>
          <w:rFonts w:ascii="宋体" w:hAnsi="宋体" w:cs="Arial"/>
          <w:sz w:val="24"/>
          <w:szCs w:val="21"/>
        </w:rPr>
      </w:pPr>
      <w:r w:rsidRPr="00963A70">
        <w:rPr>
          <w:rFonts w:ascii="宋体" w:hAnsi="宋体" w:cs="Arial"/>
          <w:sz w:val="24"/>
          <w:szCs w:val="21"/>
        </w:rPr>
        <w:t>双方项目经理、专题计划负责人以书面形式所提出，需要对方签署意见的</w:t>
      </w:r>
      <w:r w:rsidRPr="00963A70">
        <w:rPr>
          <w:rFonts w:ascii="宋体" w:hAnsi="宋体" w:cs="Arial" w:hint="eastAsia"/>
          <w:sz w:val="24"/>
          <w:szCs w:val="21"/>
        </w:rPr>
        <w:t>文件</w:t>
      </w:r>
      <w:r w:rsidRPr="00963A70">
        <w:rPr>
          <w:rFonts w:ascii="宋体" w:hAnsi="宋体" w:cs="Arial"/>
          <w:sz w:val="24"/>
          <w:szCs w:val="21"/>
        </w:rPr>
        <w:t>，对方应自收到文挡之日起4个工作日内提出书面回复。若未能在4个工作日内提出任何书面答复，应书面将延误的原因予以说明，并上报双方领导小组审批。</w:t>
      </w:r>
    </w:p>
    <w:p w14:paraId="53D8BEC3" w14:textId="77777777" w:rsidR="00BF47A7" w:rsidRPr="00B6629F" w:rsidRDefault="00BF47A7" w:rsidP="00761147">
      <w:pPr>
        <w:pStyle w:val="3"/>
        <w:numPr>
          <w:ilvl w:val="1"/>
          <w:numId w:val="10"/>
        </w:numPr>
        <w:spacing w:line="360" w:lineRule="auto"/>
        <w:ind w:firstLineChars="0"/>
        <w:rPr>
          <w:rFonts w:asciiTheme="minorEastAsia" w:eastAsiaTheme="minorEastAsia" w:hAnsiTheme="minorEastAsia"/>
          <w:color w:val="000000" w:themeColor="text1"/>
          <w:sz w:val="28"/>
          <w:szCs w:val="28"/>
        </w:rPr>
      </w:pPr>
      <w:bookmarkStart w:id="379" w:name="_Toc121307873"/>
      <w:bookmarkStart w:id="380" w:name="_Toc144174773"/>
      <w:bookmarkStart w:id="381" w:name="_Toc239332483"/>
      <w:bookmarkStart w:id="382" w:name="_Toc315910366"/>
      <w:bookmarkStart w:id="383" w:name="_Toc430761905"/>
      <w:bookmarkStart w:id="384" w:name="_Toc501549064"/>
      <w:r w:rsidRPr="00B6629F">
        <w:rPr>
          <w:rFonts w:asciiTheme="minorEastAsia" w:eastAsiaTheme="minorEastAsia" w:hAnsiTheme="minorEastAsia"/>
          <w:color w:val="000000" w:themeColor="text1"/>
          <w:sz w:val="28"/>
          <w:szCs w:val="28"/>
        </w:rPr>
        <w:t>项目文件</w:t>
      </w:r>
      <w:bookmarkEnd w:id="379"/>
      <w:bookmarkEnd w:id="380"/>
      <w:bookmarkEnd w:id="381"/>
      <w:bookmarkEnd w:id="382"/>
      <w:bookmarkEnd w:id="383"/>
      <w:bookmarkEnd w:id="384"/>
    </w:p>
    <w:p w14:paraId="3D1B1682" w14:textId="77777777" w:rsidR="00BF47A7" w:rsidRPr="00963A70" w:rsidRDefault="00BF47A7" w:rsidP="00D11694">
      <w:pPr>
        <w:spacing w:beforeLines="50" w:before="156" w:afterLines="50" w:after="156"/>
        <w:ind w:firstLine="480"/>
        <w:rPr>
          <w:rFonts w:ascii="宋体" w:hAnsi="宋体" w:cs="Arial"/>
          <w:sz w:val="24"/>
          <w:szCs w:val="21"/>
        </w:rPr>
      </w:pPr>
      <w:r w:rsidRPr="00963A70">
        <w:rPr>
          <w:rFonts w:ascii="宋体" w:hAnsi="宋体" w:cs="Arial" w:hint="eastAsia"/>
          <w:sz w:val="24"/>
          <w:szCs w:val="21"/>
        </w:rPr>
        <w:t>围绕本项目的实施，在</w:t>
      </w:r>
      <w:r w:rsidRPr="00963A70">
        <w:rPr>
          <w:rFonts w:ascii="宋体" w:hAnsi="宋体" w:cs="Arial"/>
          <w:sz w:val="24"/>
          <w:szCs w:val="21"/>
        </w:rPr>
        <w:t>项目</w:t>
      </w:r>
      <w:r w:rsidRPr="00963A70">
        <w:rPr>
          <w:rFonts w:ascii="宋体" w:hAnsi="宋体" w:cs="Arial" w:hint="eastAsia"/>
          <w:sz w:val="24"/>
          <w:szCs w:val="21"/>
        </w:rPr>
        <w:t>实施过程中形成的文件。</w:t>
      </w:r>
      <w:r w:rsidRPr="00963A70">
        <w:rPr>
          <w:rFonts w:ascii="宋体" w:hAnsi="宋体" w:cs="Arial"/>
          <w:sz w:val="24"/>
          <w:szCs w:val="21"/>
        </w:rPr>
        <w:t>包括</w:t>
      </w:r>
      <w:r w:rsidRPr="00963A70">
        <w:rPr>
          <w:rFonts w:ascii="宋体" w:hAnsi="宋体" w:cs="Arial" w:hint="eastAsia"/>
          <w:sz w:val="24"/>
          <w:szCs w:val="21"/>
        </w:rPr>
        <w:t>但不限于</w:t>
      </w:r>
      <w:r w:rsidRPr="00963A70">
        <w:rPr>
          <w:rFonts w:ascii="宋体" w:hAnsi="宋体" w:cs="Arial"/>
          <w:sz w:val="24"/>
          <w:szCs w:val="21"/>
        </w:rPr>
        <w:t>：</w:t>
      </w:r>
    </w:p>
    <w:p w14:paraId="533B40A2"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t>相关合同*</w:t>
      </w:r>
    </w:p>
    <w:p w14:paraId="232B64AA"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t>项目启动大会会议纪要*</w:t>
      </w:r>
    </w:p>
    <w:p w14:paraId="52C1911E"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t>项目经理会议记录</w:t>
      </w:r>
    </w:p>
    <w:p w14:paraId="66E9110D"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t>项目管理公约*</w:t>
      </w:r>
    </w:p>
    <w:p w14:paraId="164001CF"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t>项目实施方案*</w:t>
      </w:r>
    </w:p>
    <w:p w14:paraId="30920CC2"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t>项目实施计划</w:t>
      </w:r>
    </w:p>
    <w:p w14:paraId="6E004EE8"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lastRenderedPageBreak/>
        <w:t>调研报告*</w:t>
      </w:r>
    </w:p>
    <w:p w14:paraId="1CE011B8"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t>系统解决方案</w:t>
      </w:r>
    </w:p>
    <w:p w14:paraId="5B148800"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t>培训方案</w:t>
      </w:r>
    </w:p>
    <w:p w14:paraId="3DB23EC4"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t>系统培训总结报告*</w:t>
      </w:r>
    </w:p>
    <w:p w14:paraId="7A1ECC14"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t>资料准备确认单*</w:t>
      </w:r>
    </w:p>
    <w:p w14:paraId="0A88042B"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t>初始化确认单*</w:t>
      </w:r>
    </w:p>
    <w:p w14:paraId="1F14A47D"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t>项目总结报告*</w:t>
      </w:r>
    </w:p>
    <w:p w14:paraId="75F71218"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t>测试报告</w:t>
      </w:r>
    </w:p>
    <w:p w14:paraId="227E15E3" w14:textId="77777777" w:rsidR="00BF47A7" w:rsidRPr="00963A70" w:rsidRDefault="00BF47A7" w:rsidP="00761147">
      <w:pPr>
        <w:numPr>
          <w:ilvl w:val="0"/>
          <w:numId w:val="55"/>
        </w:numPr>
        <w:ind w:firstLineChars="0"/>
        <w:rPr>
          <w:rFonts w:ascii="宋体" w:hAnsi="宋体" w:cs="Arial"/>
          <w:sz w:val="24"/>
          <w:szCs w:val="21"/>
        </w:rPr>
      </w:pPr>
      <w:r>
        <w:rPr>
          <w:rFonts w:ascii="宋体" w:hAnsi="宋体" w:cs="Arial"/>
          <w:sz w:val="24"/>
          <w:szCs w:val="21"/>
        </w:rPr>
        <w:t>需求分析文</w:t>
      </w:r>
      <w:r>
        <w:rPr>
          <w:rFonts w:ascii="宋体" w:hAnsi="宋体" w:cs="Arial" w:hint="eastAsia"/>
          <w:sz w:val="24"/>
          <w:szCs w:val="21"/>
        </w:rPr>
        <w:t>档</w:t>
      </w:r>
    </w:p>
    <w:p w14:paraId="5A1A5FFC"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t>系统接口方案</w:t>
      </w:r>
    </w:p>
    <w:p w14:paraId="40E11B11" w14:textId="77777777" w:rsidR="00BF47A7" w:rsidRPr="00963A70" w:rsidRDefault="00BF47A7" w:rsidP="00761147">
      <w:pPr>
        <w:numPr>
          <w:ilvl w:val="0"/>
          <w:numId w:val="55"/>
        </w:numPr>
        <w:ind w:firstLineChars="0"/>
        <w:rPr>
          <w:rFonts w:ascii="宋体" w:hAnsi="宋体" w:cs="Arial"/>
          <w:sz w:val="24"/>
          <w:szCs w:val="21"/>
        </w:rPr>
      </w:pPr>
      <w:r w:rsidRPr="00963A70">
        <w:rPr>
          <w:rFonts w:ascii="宋体" w:hAnsi="宋体" w:cs="Arial"/>
          <w:sz w:val="24"/>
          <w:szCs w:val="21"/>
        </w:rPr>
        <w:t>网络方案</w:t>
      </w:r>
    </w:p>
    <w:p w14:paraId="16D830D2" w14:textId="77777777" w:rsidR="00BF47A7" w:rsidRPr="00963A70" w:rsidRDefault="00BF47A7" w:rsidP="00BF47A7">
      <w:pPr>
        <w:ind w:firstLine="480"/>
        <w:rPr>
          <w:rFonts w:ascii="宋体" w:hAnsi="宋体" w:cs="Arial"/>
          <w:sz w:val="24"/>
          <w:szCs w:val="21"/>
        </w:rPr>
      </w:pPr>
      <w:r w:rsidRPr="00963A70">
        <w:rPr>
          <w:rFonts w:ascii="宋体" w:hAnsi="宋体" w:cs="Arial"/>
          <w:sz w:val="24"/>
          <w:szCs w:val="21"/>
        </w:rPr>
        <w:t>说明：以上项目文档中，实施计划关键节点的工作成果以加“*”表示。</w:t>
      </w:r>
    </w:p>
    <w:p w14:paraId="7ED5B35D" w14:textId="77777777" w:rsidR="00BF47A7" w:rsidRPr="00963A70" w:rsidRDefault="00BF47A7" w:rsidP="00BF47A7">
      <w:pPr>
        <w:ind w:firstLine="480"/>
        <w:rPr>
          <w:rFonts w:ascii="宋体" w:hAnsi="宋体" w:cs="Arial"/>
          <w:sz w:val="24"/>
          <w:szCs w:val="21"/>
        </w:rPr>
      </w:pPr>
      <w:r w:rsidRPr="00963A70">
        <w:rPr>
          <w:rFonts w:ascii="宋体" w:hAnsi="宋体" w:cs="Arial"/>
          <w:sz w:val="24"/>
          <w:szCs w:val="21"/>
        </w:rPr>
        <w:t>项目文档策略：</w:t>
      </w:r>
    </w:p>
    <w:p w14:paraId="674EF723" w14:textId="77777777" w:rsidR="00BF47A7" w:rsidRPr="00963A70" w:rsidRDefault="00BF47A7" w:rsidP="00761147">
      <w:pPr>
        <w:numPr>
          <w:ilvl w:val="0"/>
          <w:numId w:val="56"/>
        </w:numPr>
        <w:ind w:firstLineChars="0"/>
        <w:rPr>
          <w:rFonts w:ascii="宋体" w:hAnsi="宋体" w:cs="Arial"/>
          <w:sz w:val="24"/>
          <w:szCs w:val="21"/>
        </w:rPr>
      </w:pPr>
      <w:r w:rsidRPr="00963A70">
        <w:rPr>
          <w:rFonts w:ascii="宋体" w:hAnsi="宋体" w:cs="Arial"/>
          <w:sz w:val="24"/>
          <w:szCs w:val="21"/>
        </w:rPr>
        <w:t>项目小组应将项目文档以提供日期作为编号提交；</w:t>
      </w:r>
    </w:p>
    <w:p w14:paraId="5B6BD966" w14:textId="77777777" w:rsidR="00BF47A7" w:rsidRPr="00963A70" w:rsidRDefault="00BF47A7" w:rsidP="00761147">
      <w:pPr>
        <w:numPr>
          <w:ilvl w:val="0"/>
          <w:numId w:val="56"/>
        </w:numPr>
        <w:ind w:firstLineChars="0"/>
        <w:rPr>
          <w:rFonts w:ascii="宋体" w:hAnsi="宋体" w:cs="Arial"/>
          <w:sz w:val="24"/>
          <w:szCs w:val="21"/>
        </w:rPr>
      </w:pPr>
      <w:r w:rsidRPr="00963A70">
        <w:rPr>
          <w:rFonts w:ascii="宋体" w:hAnsi="宋体" w:cs="Arial"/>
          <w:sz w:val="24"/>
          <w:szCs w:val="21"/>
        </w:rPr>
        <w:t>项目文档需双方各自统一管理，按周和项目实施阶段，收集、归档、备份项目文件资料；</w:t>
      </w:r>
    </w:p>
    <w:p w14:paraId="537FF62B" w14:textId="77777777" w:rsidR="00BF47A7" w:rsidRPr="00963A70" w:rsidRDefault="00BF47A7" w:rsidP="00761147">
      <w:pPr>
        <w:numPr>
          <w:ilvl w:val="0"/>
          <w:numId w:val="56"/>
        </w:numPr>
        <w:ind w:firstLineChars="0"/>
        <w:rPr>
          <w:rFonts w:ascii="宋体" w:hAnsi="宋体" w:cs="Arial"/>
          <w:sz w:val="24"/>
          <w:szCs w:val="21"/>
        </w:rPr>
      </w:pPr>
      <w:r w:rsidRPr="00963A70">
        <w:rPr>
          <w:rFonts w:ascii="宋体" w:hAnsi="宋体" w:cs="Arial" w:hint="eastAsia"/>
          <w:sz w:val="24"/>
          <w:szCs w:val="21"/>
        </w:rPr>
        <w:t>项目组</w:t>
      </w:r>
      <w:r w:rsidRPr="00963A70">
        <w:rPr>
          <w:rFonts w:ascii="宋体" w:hAnsi="宋体" w:cs="Arial"/>
          <w:sz w:val="24"/>
          <w:szCs w:val="21"/>
        </w:rPr>
        <w:t>负责项目文档的人员为：</w:t>
      </w:r>
      <w:r w:rsidRPr="00963A70">
        <w:rPr>
          <w:rFonts w:ascii="宋体" w:hAnsi="宋体" w:cs="Arial" w:hint="eastAsia"/>
          <w:sz w:val="24"/>
          <w:szCs w:val="21"/>
          <w:u w:val="single"/>
        </w:rPr>
        <w:t xml:space="preserve"> 项目经理  </w:t>
      </w:r>
      <w:r w:rsidRPr="00963A70">
        <w:rPr>
          <w:rFonts w:ascii="宋体" w:hAnsi="宋体" w:cs="Arial" w:hint="eastAsia"/>
          <w:sz w:val="24"/>
          <w:szCs w:val="21"/>
        </w:rPr>
        <w:t>。</w:t>
      </w:r>
    </w:p>
    <w:p w14:paraId="6F13C0D6" w14:textId="77777777" w:rsidR="00BF47A7" w:rsidRPr="00963A70" w:rsidRDefault="00BF47A7" w:rsidP="00761147">
      <w:pPr>
        <w:numPr>
          <w:ilvl w:val="0"/>
          <w:numId w:val="56"/>
        </w:numPr>
        <w:ind w:firstLineChars="0"/>
        <w:rPr>
          <w:rFonts w:ascii="宋体" w:hAnsi="宋体" w:cs="Arial"/>
          <w:sz w:val="24"/>
          <w:szCs w:val="21"/>
        </w:rPr>
      </w:pPr>
      <w:r>
        <w:rPr>
          <w:rFonts w:ascii="宋体" w:hAnsi="宋体" w:cs="Arial"/>
          <w:sz w:val="24"/>
          <w:szCs w:val="21"/>
        </w:rPr>
        <w:t>每隔一周备份一次</w:t>
      </w:r>
      <w:r>
        <w:rPr>
          <w:rFonts w:ascii="宋体" w:hAnsi="宋体" w:cs="Arial" w:hint="eastAsia"/>
          <w:sz w:val="24"/>
          <w:szCs w:val="21"/>
        </w:rPr>
        <w:t>。</w:t>
      </w:r>
      <w:r w:rsidRPr="000D019E">
        <w:rPr>
          <w:rFonts w:ascii="宋体" w:hAnsi="宋体" w:cs="Arial"/>
          <w:sz w:val="24"/>
          <w:szCs w:val="21"/>
        </w:rPr>
        <w:t xml:space="preserve"> </w:t>
      </w:r>
    </w:p>
    <w:p w14:paraId="63D9BD30" w14:textId="77777777" w:rsidR="00BF47A7" w:rsidRPr="00B6629F" w:rsidRDefault="00BF47A7" w:rsidP="00761147">
      <w:pPr>
        <w:pStyle w:val="3"/>
        <w:numPr>
          <w:ilvl w:val="1"/>
          <w:numId w:val="10"/>
        </w:numPr>
        <w:spacing w:line="360" w:lineRule="auto"/>
        <w:ind w:firstLineChars="0"/>
        <w:rPr>
          <w:rFonts w:asciiTheme="minorEastAsia" w:eastAsiaTheme="minorEastAsia" w:hAnsiTheme="minorEastAsia"/>
          <w:color w:val="000000" w:themeColor="text1"/>
          <w:sz w:val="28"/>
          <w:szCs w:val="28"/>
        </w:rPr>
      </w:pPr>
      <w:bookmarkStart w:id="385" w:name="_Toc121307874"/>
      <w:bookmarkStart w:id="386" w:name="_Toc144174774"/>
      <w:bookmarkStart w:id="387" w:name="_Toc239332484"/>
      <w:bookmarkStart w:id="388" w:name="_Toc315910367"/>
      <w:bookmarkStart w:id="389" w:name="_Toc430761906"/>
      <w:bookmarkStart w:id="390" w:name="_Toc501549065"/>
      <w:r w:rsidRPr="00B6629F">
        <w:rPr>
          <w:rFonts w:asciiTheme="minorEastAsia" w:eastAsiaTheme="minorEastAsia" w:hAnsiTheme="minorEastAsia"/>
          <w:color w:val="000000" w:themeColor="text1"/>
          <w:sz w:val="28"/>
          <w:szCs w:val="28"/>
        </w:rPr>
        <w:t>项目决策机制</w:t>
      </w:r>
      <w:bookmarkEnd w:id="385"/>
      <w:bookmarkEnd w:id="386"/>
      <w:bookmarkEnd w:id="387"/>
      <w:bookmarkEnd w:id="388"/>
      <w:bookmarkEnd w:id="389"/>
      <w:bookmarkEnd w:id="390"/>
    </w:p>
    <w:p w14:paraId="333BC68F" w14:textId="77777777" w:rsidR="00BF47A7" w:rsidRPr="00963A70" w:rsidRDefault="00BF47A7" w:rsidP="00D11694">
      <w:pPr>
        <w:numPr>
          <w:ilvl w:val="0"/>
          <w:numId w:val="57"/>
        </w:numPr>
        <w:spacing w:beforeLines="50" w:before="156" w:afterLines="50" w:after="156"/>
        <w:ind w:firstLineChars="0"/>
        <w:rPr>
          <w:rFonts w:ascii="宋体" w:hAnsi="宋体" w:cs="Arial"/>
          <w:sz w:val="24"/>
          <w:szCs w:val="21"/>
        </w:rPr>
      </w:pPr>
      <w:r w:rsidRPr="00963A70">
        <w:rPr>
          <w:rFonts w:ascii="宋体" w:hAnsi="宋体" w:cs="Arial"/>
          <w:sz w:val="24"/>
          <w:szCs w:val="21"/>
        </w:rPr>
        <w:t>项目领导小组为项目最高决策者。会议上由双方领导小组协商一致达成的决策，为本项目的最高决策；</w:t>
      </w:r>
    </w:p>
    <w:p w14:paraId="173D39EA" w14:textId="77777777" w:rsidR="00BF47A7" w:rsidRPr="00963A70" w:rsidRDefault="00BF47A7" w:rsidP="00D11694">
      <w:pPr>
        <w:numPr>
          <w:ilvl w:val="0"/>
          <w:numId w:val="57"/>
        </w:numPr>
        <w:spacing w:beforeLines="50" w:before="156" w:afterLines="50" w:after="156"/>
        <w:ind w:firstLineChars="0"/>
        <w:rPr>
          <w:rFonts w:ascii="宋体" w:hAnsi="宋体" w:cs="Arial"/>
          <w:sz w:val="24"/>
          <w:szCs w:val="21"/>
        </w:rPr>
      </w:pPr>
      <w:r w:rsidRPr="00963A70">
        <w:rPr>
          <w:rFonts w:ascii="宋体" w:hAnsi="宋体" w:cs="Arial"/>
          <w:sz w:val="24"/>
          <w:szCs w:val="21"/>
        </w:rPr>
        <w:t>双方项目组必须根据项目经理会议做出的决策事项，安排实施计划。如果项目组成员制订的项目实施计划与双方项目经理协商一致达成的决策不同，则必须由该计划制订人，向双方项目经理做出书面汇报，解释差异相成的原因；</w:t>
      </w:r>
    </w:p>
    <w:p w14:paraId="22E370F2" w14:textId="77777777" w:rsidR="00E216F6" w:rsidRPr="00D77533" w:rsidRDefault="00BF47A7" w:rsidP="00BF47A7">
      <w:pPr>
        <w:ind w:firstLine="480"/>
        <w:rPr>
          <w:rFonts w:asciiTheme="minorEastAsia" w:eastAsiaTheme="minorEastAsia" w:hAnsiTheme="minorEastAsia"/>
          <w:sz w:val="24"/>
          <w:szCs w:val="24"/>
        </w:rPr>
      </w:pPr>
      <w:r w:rsidRPr="00963A70">
        <w:rPr>
          <w:rFonts w:ascii="宋体" w:hAnsi="宋体" w:cs="Arial"/>
          <w:sz w:val="24"/>
          <w:szCs w:val="21"/>
        </w:rPr>
        <w:t>项目经理会议上不能解决的问题，升级到双方领导小组。双方领导小组需要在6个工作日内，相互就产生分歧的问题进行沟通</w:t>
      </w:r>
      <w:r w:rsidRPr="00963A70">
        <w:rPr>
          <w:rFonts w:ascii="宋体" w:hAnsi="宋体" w:cs="Arial" w:hint="eastAsia"/>
          <w:sz w:val="24"/>
          <w:szCs w:val="21"/>
        </w:rPr>
        <w:t>。</w:t>
      </w:r>
    </w:p>
    <w:p w14:paraId="0A70AA77" w14:textId="77777777" w:rsidR="00E216F6" w:rsidRPr="00D77533" w:rsidRDefault="003F62D9" w:rsidP="00761147">
      <w:pPr>
        <w:pStyle w:val="2"/>
        <w:numPr>
          <w:ilvl w:val="0"/>
          <w:numId w:val="10"/>
        </w:numPr>
        <w:tabs>
          <w:tab w:val="clear" w:pos="756"/>
          <w:tab w:val="left" w:pos="426"/>
        </w:tabs>
        <w:ind w:firstLineChars="0"/>
        <w:rPr>
          <w:rFonts w:asciiTheme="minorEastAsia" w:eastAsiaTheme="minorEastAsia" w:hAnsiTheme="minorEastAsia"/>
          <w:sz w:val="30"/>
          <w:szCs w:val="30"/>
        </w:rPr>
      </w:pPr>
      <w:bookmarkStart w:id="391" w:name="_Toc213233843"/>
      <w:bookmarkStart w:id="392" w:name="_Toc214336526"/>
      <w:bookmarkStart w:id="393" w:name="_Toc498058779"/>
      <w:bookmarkStart w:id="394" w:name="_Toc505084909"/>
      <w:r w:rsidRPr="00D77533">
        <w:rPr>
          <w:rFonts w:asciiTheme="minorEastAsia" w:eastAsiaTheme="minorEastAsia" w:hAnsiTheme="minorEastAsia" w:hint="eastAsia"/>
          <w:sz w:val="30"/>
          <w:szCs w:val="30"/>
        </w:rPr>
        <w:lastRenderedPageBreak/>
        <w:t>项目管理内容</w:t>
      </w:r>
      <w:bookmarkEnd w:id="391"/>
      <w:bookmarkEnd w:id="392"/>
      <w:bookmarkEnd w:id="393"/>
      <w:bookmarkEnd w:id="394"/>
    </w:p>
    <w:p w14:paraId="1F4853B3" w14:textId="77777777" w:rsidR="00E216F6" w:rsidRPr="00D77533" w:rsidRDefault="003F62D9" w:rsidP="00761147">
      <w:pPr>
        <w:pStyle w:val="3"/>
        <w:numPr>
          <w:ilvl w:val="1"/>
          <w:numId w:val="10"/>
        </w:numPr>
        <w:spacing w:line="360" w:lineRule="auto"/>
        <w:ind w:firstLineChars="0"/>
        <w:rPr>
          <w:rFonts w:asciiTheme="minorEastAsia" w:eastAsiaTheme="minorEastAsia" w:hAnsiTheme="minorEastAsia"/>
          <w:sz w:val="28"/>
          <w:szCs w:val="28"/>
        </w:rPr>
      </w:pPr>
      <w:bookmarkStart w:id="395" w:name="_Toc214336527"/>
      <w:bookmarkStart w:id="396" w:name="_Toc213233844"/>
      <w:bookmarkStart w:id="397" w:name="_Toc505084910"/>
      <w:r w:rsidRPr="00D77533">
        <w:rPr>
          <w:rFonts w:asciiTheme="minorEastAsia" w:eastAsiaTheme="minorEastAsia" w:hAnsiTheme="minorEastAsia" w:hint="eastAsia"/>
          <w:sz w:val="28"/>
          <w:szCs w:val="28"/>
        </w:rPr>
        <w:t>项目管理模型</w:t>
      </w:r>
      <w:bookmarkEnd w:id="395"/>
      <w:bookmarkEnd w:id="396"/>
      <w:bookmarkEnd w:id="397"/>
    </w:p>
    <w:p w14:paraId="34BFC3E8" w14:textId="77777777" w:rsidR="000936D4" w:rsidRPr="00D77533" w:rsidRDefault="003F62D9" w:rsidP="00D11694">
      <w:pPr>
        <w:pStyle w:val="12"/>
        <w:spacing w:beforeLines="50" w:before="156" w:afterLines="50" w:after="156"/>
        <w:ind w:firstLine="480"/>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项目生命周期划分为6个阶段，分别为：</w:t>
      </w:r>
    </w:p>
    <w:p w14:paraId="3BCB78DE" w14:textId="77777777" w:rsidR="000936D4" w:rsidRPr="00D77533" w:rsidRDefault="003F62D9" w:rsidP="00761147">
      <w:pPr>
        <w:pStyle w:val="12"/>
        <w:numPr>
          <w:ilvl w:val="0"/>
          <w:numId w:val="22"/>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项目概念阶段，记为PH0。</w:t>
      </w:r>
    </w:p>
    <w:p w14:paraId="07E8B179" w14:textId="77777777" w:rsidR="000936D4" w:rsidRPr="00D77533" w:rsidRDefault="003F62D9" w:rsidP="00761147">
      <w:pPr>
        <w:pStyle w:val="12"/>
        <w:numPr>
          <w:ilvl w:val="0"/>
          <w:numId w:val="22"/>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项目定义阶段，记为PH1。</w:t>
      </w:r>
    </w:p>
    <w:p w14:paraId="04ED13C0" w14:textId="77777777" w:rsidR="000936D4" w:rsidRPr="00D77533" w:rsidRDefault="003F62D9" w:rsidP="00761147">
      <w:pPr>
        <w:pStyle w:val="12"/>
        <w:numPr>
          <w:ilvl w:val="0"/>
          <w:numId w:val="22"/>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项目开发阶段，记为PH2。</w:t>
      </w:r>
    </w:p>
    <w:p w14:paraId="161B6759" w14:textId="77777777" w:rsidR="000936D4" w:rsidRPr="00D77533" w:rsidRDefault="003F62D9" w:rsidP="00761147">
      <w:pPr>
        <w:pStyle w:val="12"/>
        <w:numPr>
          <w:ilvl w:val="0"/>
          <w:numId w:val="22"/>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项目测试阶段，记为PH3。</w:t>
      </w:r>
    </w:p>
    <w:p w14:paraId="34587675" w14:textId="77777777" w:rsidR="000936D4" w:rsidRPr="00D77533" w:rsidRDefault="003F62D9" w:rsidP="00761147">
      <w:pPr>
        <w:pStyle w:val="12"/>
        <w:numPr>
          <w:ilvl w:val="0"/>
          <w:numId w:val="22"/>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项目验收阶段，记为PH4。</w:t>
      </w:r>
    </w:p>
    <w:p w14:paraId="40C53807" w14:textId="77777777" w:rsidR="000936D4" w:rsidRPr="00D77533" w:rsidRDefault="003F62D9" w:rsidP="00761147">
      <w:pPr>
        <w:pStyle w:val="12"/>
        <w:numPr>
          <w:ilvl w:val="0"/>
          <w:numId w:val="22"/>
        </w:numPr>
        <w:spacing w:before="156"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项目维护阶段，记为PH5。</w:t>
      </w:r>
    </w:p>
    <w:p w14:paraId="69032FFE" w14:textId="77777777" w:rsidR="00E216F6" w:rsidRPr="00D77533" w:rsidRDefault="003F62D9" w:rsidP="00D11694">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在模型中，软件项目的过程有三大类：项目管理过程、项目研发过程和机构支持过程。上述三类过程可以细分为19个主要过程域，分布在PH0到PH5的各个阶段。</w:t>
      </w:r>
    </w:p>
    <w:p w14:paraId="3A55201B" w14:textId="77777777" w:rsidR="000936D4" w:rsidRPr="00D77533" w:rsidRDefault="003F62D9" w:rsidP="00D11694">
      <w:pPr>
        <w:pStyle w:val="12"/>
        <w:spacing w:beforeLines="50" w:before="156" w:afterLines="50" w:after="156"/>
        <w:ind w:firstLine="480"/>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项目管理过程包含6个过程域，分别为：</w:t>
      </w:r>
    </w:p>
    <w:p w14:paraId="6EBD76CF" w14:textId="77777777" w:rsidR="000936D4" w:rsidRPr="00D77533" w:rsidRDefault="003F62D9" w:rsidP="00D11694">
      <w:pPr>
        <w:pStyle w:val="12"/>
        <w:numPr>
          <w:ilvl w:val="0"/>
          <w:numId w:val="23"/>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立项管理</w:t>
      </w:r>
    </w:p>
    <w:p w14:paraId="7583DC95" w14:textId="77777777" w:rsidR="000936D4" w:rsidRPr="00D77533" w:rsidRDefault="003F62D9" w:rsidP="00D11694">
      <w:pPr>
        <w:pStyle w:val="12"/>
        <w:numPr>
          <w:ilvl w:val="0"/>
          <w:numId w:val="23"/>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结项管理</w:t>
      </w:r>
    </w:p>
    <w:p w14:paraId="5EB223DB" w14:textId="77777777" w:rsidR="000936D4" w:rsidRPr="00D77533" w:rsidRDefault="003F62D9" w:rsidP="00D11694">
      <w:pPr>
        <w:pStyle w:val="12"/>
        <w:numPr>
          <w:ilvl w:val="0"/>
          <w:numId w:val="23"/>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项目规划</w:t>
      </w:r>
    </w:p>
    <w:p w14:paraId="73167FC4" w14:textId="77777777" w:rsidR="000936D4" w:rsidRPr="00D77533" w:rsidRDefault="003F62D9" w:rsidP="00D11694">
      <w:pPr>
        <w:pStyle w:val="12"/>
        <w:numPr>
          <w:ilvl w:val="0"/>
          <w:numId w:val="23"/>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项目监控</w:t>
      </w:r>
    </w:p>
    <w:p w14:paraId="41308208" w14:textId="77777777" w:rsidR="000936D4" w:rsidRPr="00D77533" w:rsidRDefault="003F62D9" w:rsidP="00D11694">
      <w:pPr>
        <w:pStyle w:val="12"/>
        <w:numPr>
          <w:ilvl w:val="0"/>
          <w:numId w:val="23"/>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风险管理</w:t>
      </w:r>
    </w:p>
    <w:p w14:paraId="7CF9423F" w14:textId="77777777" w:rsidR="000936D4" w:rsidRPr="00D77533" w:rsidRDefault="003F62D9" w:rsidP="00D11694">
      <w:pPr>
        <w:pStyle w:val="12"/>
        <w:numPr>
          <w:ilvl w:val="0"/>
          <w:numId w:val="23"/>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需求管理</w:t>
      </w:r>
    </w:p>
    <w:p w14:paraId="016F66D3" w14:textId="77777777" w:rsidR="000936D4" w:rsidRPr="00D77533" w:rsidRDefault="003F62D9" w:rsidP="00D11694">
      <w:pPr>
        <w:pStyle w:val="12"/>
        <w:spacing w:beforeLines="50" w:before="156" w:afterLines="50" w:after="156"/>
        <w:ind w:firstLine="480"/>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项目研发过程包含8个过程域，分别为：</w:t>
      </w:r>
    </w:p>
    <w:p w14:paraId="29C84A8D" w14:textId="77777777" w:rsidR="000936D4" w:rsidRPr="00D77533" w:rsidRDefault="003F62D9" w:rsidP="00D11694">
      <w:pPr>
        <w:pStyle w:val="12"/>
        <w:numPr>
          <w:ilvl w:val="0"/>
          <w:numId w:val="23"/>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需求开发</w:t>
      </w:r>
    </w:p>
    <w:p w14:paraId="03E0C8E9" w14:textId="77777777" w:rsidR="000936D4" w:rsidRPr="00D77533" w:rsidRDefault="003F62D9" w:rsidP="00D11694">
      <w:pPr>
        <w:pStyle w:val="12"/>
        <w:numPr>
          <w:ilvl w:val="0"/>
          <w:numId w:val="23"/>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技术预研</w:t>
      </w:r>
    </w:p>
    <w:p w14:paraId="61884EC6" w14:textId="77777777" w:rsidR="000936D4" w:rsidRPr="00D77533" w:rsidRDefault="003F62D9" w:rsidP="00D11694">
      <w:pPr>
        <w:pStyle w:val="12"/>
        <w:numPr>
          <w:ilvl w:val="0"/>
          <w:numId w:val="23"/>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lastRenderedPageBreak/>
        <w:t>系统设计</w:t>
      </w:r>
    </w:p>
    <w:p w14:paraId="4542E5FF" w14:textId="77777777" w:rsidR="000936D4" w:rsidRPr="00D77533" w:rsidRDefault="003F62D9" w:rsidP="00D11694">
      <w:pPr>
        <w:pStyle w:val="12"/>
        <w:numPr>
          <w:ilvl w:val="0"/>
          <w:numId w:val="23"/>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实现与测试</w:t>
      </w:r>
    </w:p>
    <w:p w14:paraId="327E448D" w14:textId="77777777" w:rsidR="000936D4" w:rsidRPr="00D77533" w:rsidRDefault="003F62D9" w:rsidP="00D11694">
      <w:pPr>
        <w:pStyle w:val="12"/>
        <w:numPr>
          <w:ilvl w:val="0"/>
          <w:numId w:val="23"/>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系统测试</w:t>
      </w:r>
    </w:p>
    <w:p w14:paraId="311891B1" w14:textId="77777777" w:rsidR="000936D4" w:rsidRPr="00D77533" w:rsidRDefault="003F62D9" w:rsidP="00D11694">
      <w:pPr>
        <w:pStyle w:val="12"/>
        <w:numPr>
          <w:ilvl w:val="0"/>
          <w:numId w:val="23"/>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Beta测试</w:t>
      </w:r>
    </w:p>
    <w:p w14:paraId="1699FD2F" w14:textId="77777777" w:rsidR="000936D4" w:rsidRPr="00D77533" w:rsidRDefault="003F62D9" w:rsidP="00D11694">
      <w:pPr>
        <w:pStyle w:val="12"/>
        <w:numPr>
          <w:ilvl w:val="0"/>
          <w:numId w:val="23"/>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客户验收</w:t>
      </w:r>
    </w:p>
    <w:p w14:paraId="2C92AB4C" w14:textId="77777777" w:rsidR="000936D4" w:rsidRPr="00D77533" w:rsidRDefault="003F62D9" w:rsidP="00D11694">
      <w:pPr>
        <w:pStyle w:val="12"/>
        <w:numPr>
          <w:ilvl w:val="0"/>
          <w:numId w:val="23"/>
        </w:numPr>
        <w:spacing w:beforeLines="50" w:before="156" w:afterLines="50" w:after="156"/>
        <w:ind w:left="0"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技术评审</w:t>
      </w:r>
    </w:p>
    <w:p w14:paraId="11C2576E" w14:textId="77777777" w:rsidR="000936D4" w:rsidRPr="00D77533" w:rsidRDefault="003F62D9" w:rsidP="00D11694">
      <w:pPr>
        <w:pStyle w:val="12"/>
        <w:spacing w:beforeLines="50" w:before="156" w:afterLines="50" w:after="156"/>
        <w:ind w:firstLine="480"/>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机构支撑过程包含4个过程域，分别为：</w:t>
      </w:r>
    </w:p>
    <w:p w14:paraId="67A0E21D" w14:textId="77777777" w:rsidR="000936D4" w:rsidRPr="00D77533" w:rsidRDefault="003F62D9" w:rsidP="00D11694">
      <w:pPr>
        <w:pStyle w:val="12"/>
        <w:numPr>
          <w:ilvl w:val="0"/>
          <w:numId w:val="24"/>
        </w:numPr>
        <w:spacing w:beforeLines="50" w:before="156" w:afterLines="50" w:after="156"/>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配置管理</w:t>
      </w:r>
    </w:p>
    <w:p w14:paraId="220F537F" w14:textId="77777777" w:rsidR="000936D4" w:rsidRPr="00D77533" w:rsidRDefault="003F62D9" w:rsidP="00D11694">
      <w:pPr>
        <w:pStyle w:val="12"/>
        <w:numPr>
          <w:ilvl w:val="0"/>
          <w:numId w:val="24"/>
        </w:numPr>
        <w:spacing w:beforeLines="50" w:before="156" w:afterLines="50" w:after="156"/>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质量保证</w:t>
      </w:r>
    </w:p>
    <w:p w14:paraId="4102E443" w14:textId="77777777" w:rsidR="000936D4" w:rsidRPr="00D77533" w:rsidRDefault="003F62D9" w:rsidP="00D11694">
      <w:pPr>
        <w:pStyle w:val="12"/>
        <w:numPr>
          <w:ilvl w:val="0"/>
          <w:numId w:val="24"/>
        </w:numPr>
        <w:spacing w:beforeLines="50" w:before="156" w:afterLines="50" w:after="156"/>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培训管理</w:t>
      </w:r>
    </w:p>
    <w:p w14:paraId="26FBAFDD" w14:textId="77777777" w:rsidR="000936D4" w:rsidRPr="00D77533" w:rsidRDefault="003F62D9" w:rsidP="00D11694">
      <w:pPr>
        <w:pStyle w:val="12"/>
        <w:numPr>
          <w:ilvl w:val="0"/>
          <w:numId w:val="24"/>
        </w:numPr>
        <w:spacing w:beforeLines="50" w:before="156" w:afterLines="50" w:after="156"/>
        <w:ind w:firstLineChars="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服务与维护</w:t>
      </w:r>
    </w:p>
    <w:p w14:paraId="20967CBD" w14:textId="77777777" w:rsidR="000936D4" w:rsidRPr="00D77533" w:rsidRDefault="003F62D9" w:rsidP="00D11694">
      <w:pPr>
        <w:pStyle w:val="12"/>
        <w:spacing w:beforeLines="50" w:before="156" w:afterLines="50" w:after="156"/>
        <w:ind w:firstLine="480"/>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项目管理模型如图所示。主要特征和优点有：</w:t>
      </w:r>
    </w:p>
    <w:p w14:paraId="483C3521" w14:textId="77777777" w:rsidR="000936D4" w:rsidRPr="00D77533" w:rsidRDefault="003F62D9" w:rsidP="00761147">
      <w:pPr>
        <w:pStyle w:val="12"/>
        <w:numPr>
          <w:ilvl w:val="0"/>
          <w:numId w:val="25"/>
        </w:numPr>
        <w:ind w:firstLineChars="0"/>
        <w:rPr>
          <w:rFonts w:asciiTheme="minorEastAsia" w:eastAsiaTheme="minorEastAsia" w:hAnsiTheme="minorEastAsia"/>
          <w:bCs/>
          <w:sz w:val="24"/>
          <w:szCs w:val="24"/>
        </w:rPr>
      </w:pPr>
      <w:r w:rsidRPr="00D77533">
        <w:rPr>
          <w:rFonts w:asciiTheme="minorEastAsia" w:eastAsiaTheme="minorEastAsia" w:hAnsiTheme="minorEastAsia" w:hint="eastAsia"/>
          <w:bCs/>
          <w:sz w:val="24"/>
          <w:szCs w:val="24"/>
        </w:rPr>
        <w:t>直观的过程模型</w:t>
      </w:r>
    </w:p>
    <w:p w14:paraId="48CEFDFE" w14:textId="77777777" w:rsidR="00E216F6" w:rsidRPr="00D77533" w:rsidRDefault="003F62D9" w:rsidP="00D11694">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模型将项目管理、项目研发、机构支撑所包含的工作划分为相对独立的三类过程，各个过程域之间的关系直观明了。这样，机构领导、项目经理、开发人员、测试人员、质量保证人员、外包与采购管理人员等人根据模型，很容易知道自己“应该在什么时候、按照什么规范做什么事情”，有助于使机构内的各个职能单位有条不紊地开展工作。</w:t>
      </w:r>
    </w:p>
    <w:p w14:paraId="47F2CC4B" w14:textId="77777777" w:rsidR="000936D4" w:rsidRPr="00D77533" w:rsidRDefault="003F62D9" w:rsidP="00761147">
      <w:pPr>
        <w:pStyle w:val="12"/>
        <w:numPr>
          <w:ilvl w:val="0"/>
          <w:numId w:val="26"/>
        </w:numPr>
        <w:ind w:firstLineChars="0"/>
        <w:rPr>
          <w:rFonts w:asciiTheme="minorEastAsia" w:eastAsiaTheme="minorEastAsia" w:hAnsiTheme="minorEastAsia"/>
          <w:bCs/>
          <w:sz w:val="24"/>
          <w:szCs w:val="24"/>
        </w:rPr>
      </w:pPr>
      <w:r w:rsidRPr="00D77533">
        <w:rPr>
          <w:rFonts w:asciiTheme="minorEastAsia" w:eastAsiaTheme="minorEastAsia" w:hAnsiTheme="minorEastAsia" w:hint="eastAsia"/>
          <w:bCs/>
          <w:sz w:val="24"/>
          <w:szCs w:val="24"/>
        </w:rPr>
        <w:t>容易裁剪与扩充</w:t>
      </w:r>
    </w:p>
    <w:p w14:paraId="48943CFA" w14:textId="77777777" w:rsidR="00E216F6" w:rsidRPr="00D77533" w:rsidRDefault="003F62D9" w:rsidP="00D11694">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管理模型的三类过程贯穿了产品的整个生命周期，19个最常见的过程域都合理地安排在产品生命周期中的某些阶段。</w:t>
      </w:r>
    </w:p>
    <w:p w14:paraId="79F41397" w14:textId="77777777" w:rsidR="00E216F6" w:rsidRPr="00D77533" w:rsidRDefault="003F62D9" w:rsidP="003B2FE3">
      <w:pPr>
        <w:ind w:leftChars="-202" w:hangingChars="202" w:hanging="424"/>
        <w:jc w:val="center"/>
        <w:rPr>
          <w:rFonts w:asciiTheme="minorEastAsia" w:eastAsiaTheme="minorEastAsia" w:hAnsiTheme="minorEastAsia"/>
        </w:rPr>
      </w:pPr>
      <w:r w:rsidRPr="00D77533">
        <w:rPr>
          <w:rFonts w:asciiTheme="minorEastAsia" w:eastAsiaTheme="minorEastAsia" w:hAnsiTheme="minorEastAsia" w:hint="eastAsia"/>
          <w:noProof/>
        </w:rPr>
        <w:lastRenderedPageBreak/>
        <w:drawing>
          <wp:inline distT="0" distB="0" distL="0" distR="0" wp14:anchorId="25F60909" wp14:editId="6AC56F1D">
            <wp:extent cx="5760085" cy="374332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760085" cy="3743325"/>
                    </a:xfrm>
                    <a:prstGeom prst="rect">
                      <a:avLst/>
                    </a:prstGeom>
                    <a:noFill/>
                    <a:ln>
                      <a:noFill/>
                    </a:ln>
                  </pic:spPr>
                </pic:pic>
              </a:graphicData>
            </a:graphic>
          </wp:inline>
        </w:drawing>
      </w:r>
    </w:p>
    <w:p w14:paraId="23A080B8" w14:textId="77777777" w:rsidR="00E216F6" w:rsidRPr="00D77533" w:rsidRDefault="00BF47A7" w:rsidP="003B2FE3">
      <w:pPr>
        <w:ind w:firstLineChars="202" w:firstLine="364"/>
        <w:jc w:val="center"/>
        <w:rPr>
          <w:rFonts w:asciiTheme="minorEastAsia" w:eastAsiaTheme="minorEastAsia" w:hAnsiTheme="minorEastAsia"/>
        </w:rPr>
      </w:pPr>
      <w:r>
        <w:rPr>
          <w:rFonts w:asciiTheme="minorEastAsia" w:eastAsiaTheme="minorEastAsia" w:hAnsiTheme="minorEastAsia" w:hint="eastAsia"/>
          <w:sz w:val="18"/>
        </w:rPr>
        <w:t>上</w:t>
      </w:r>
      <w:r w:rsidR="003F62D9" w:rsidRPr="00D77533">
        <w:rPr>
          <w:rFonts w:asciiTheme="minorEastAsia" w:eastAsiaTheme="minorEastAsia" w:hAnsiTheme="minorEastAsia" w:hint="eastAsia"/>
          <w:sz w:val="18"/>
        </w:rPr>
        <w:t>图  项目管理模型</w:t>
      </w:r>
    </w:p>
    <w:p w14:paraId="5F76C5DE" w14:textId="77777777" w:rsidR="00E216F6" w:rsidRPr="00D77533" w:rsidRDefault="003F62D9" w:rsidP="00761147">
      <w:pPr>
        <w:pStyle w:val="3"/>
        <w:numPr>
          <w:ilvl w:val="1"/>
          <w:numId w:val="10"/>
        </w:numPr>
        <w:spacing w:line="360" w:lineRule="auto"/>
        <w:ind w:firstLineChars="0"/>
        <w:rPr>
          <w:rFonts w:asciiTheme="minorEastAsia" w:eastAsiaTheme="minorEastAsia" w:hAnsiTheme="minorEastAsia"/>
          <w:sz w:val="28"/>
          <w:szCs w:val="28"/>
        </w:rPr>
      </w:pPr>
      <w:bookmarkStart w:id="398" w:name="_Toc213233845"/>
      <w:bookmarkStart w:id="399" w:name="_Toc214336528"/>
      <w:bookmarkStart w:id="400" w:name="_Toc505084911"/>
      <w:bookmarkStart w:id="401" w:name="_Toc483623460"/>
      <w:bookmarkStart w:id="402" w:name="_Toc487595598"/>
      <w:bookmarkStart w:id="403" w:name="_Toc131262820"/>
      <w:bookmarkStart w:id="404" w:name="_Toc131330473"/>
      <w:bookmarkStart w:id="405" w:name="_Toc202345567"/>
      <w:r w:rsidRPr="00DF02A9">
        <w:rPr>
          <w:rFonts w:asciiTheme="minorEastAsia" w:eastAsiaTheme="minorEastAsia" w:hAnsiTheme="minorEastAsia" w:hint="eastAsia"/>
          <w:sz w:val="28"/>
          <w:szCs w:val="28"/>
          <w:highlight w:val="yellow"/>
          <w:rPrChange w:id="406" w:author="微软用户" w:date="2018-02-07T15:56:00Z">
            <w:rPr>
              <w:rFonts w:asciiTheme="minorEastAsia" w:eastAsiaTheme="minorEastAsia" w:hAnsiTheme="minorEastAsia" w:hint="eastAsia"/>
              <w:sz w:val="28"/>
              <w:szCs w:val="28"/>
            </w:rPr>
          </w:rPrChange>
        </w:rPr>
        <w:t>过程域</w:t>
      </w:r>
      <w:r w:rsidRPr="00D77533">
        <w:rPr>
          <w:rFonts w:asciiTheme="minorEastAsia" w:eastAsiaTheme="minorEastAsia" w:hAnsiTheme="minorEastAsia" w:hint="eastAsia"/>
          <w:sz w:val="28"/>
          <w:szCs w:val="28"/>
        </w:rPr>
        <w:t>的目的</w:t>
      </w:r>
      <w:bookmarkEnd w:id="398"/>
      <w:bookmarkEnd w:id="399"/>
      <w:bookmarkEnd w:id="400"/>
    </w:p>
    <w:p w14:paraId="6A91CA3C" w14:textId="77777777" w:rsidR="00E216F6" w:rsidRPr="00D77533" w:rsidRDefault="003F62D9" w:rsidP="00D11694">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所有19个过程域的目的如表2-1所示。</w:t>
      </w:r>
    </w:p>
    <w:tbl>
      <w:tblPr>
        <w:tblW w:w="9428"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6876"/>
      </w:tblGrid>
      <w:tr w:rsidR="00E216F6" w:rsidRPr="00BF47A7" w14:paraId="55922994" w14:textId="77777777" w:rsidTr="009626E4">
        <w:tc>
          <w:tcPr>
            <w:tcW w:w="2552" w:type="dxa"/>
            <w:shd w:val="clear" w:color="auto" w:fill="D9D9D9"/>
          </w:tcPr>
          <w:p w14:paraId="760851E9" w14:textId="77777777" w:rsidR="00E216F6" w:rsidRPr="00BF47A7" w:rsidRDefault="003F62D9" w:rsidP="00BF47A7">
            <w:pPr>
              <w:spacing w:line="240" w:lineRule="auto"/>
              <w:ind w:firstLine="420"/>
              <w:jc w:val="center"/>
              <w:rPr>
                <w:rFonts w:asciiTheme="minorEastAsia" w:eastAsiaTheme="minorEastAsia" w:hAnsiTheme="minorEastAsia"/>
                <w:b/>
                <w:bCs/>
                <w:szCs w:val="21"/>
              </w:rPr>
            </w:pPr>
            <w:r w:rsidRPr="00BF47A7">
              <w:rPr>
                <w:rFonts w:asciiTheme="minorEastAsia" w:eastAsiaTheme="minorEastAsia" w:hAnsiTheme="minorEastAsia" w:hint="eastAsia"/>
                <w:b/>
                <w:bCs/>
                <w:szCs w:val="21"/>
              </w:rPr>
              <w:t>项目</w:t>
            </w:r>
            <w:r w:rsidRPr="00DF02A9">
              <w:rPr>
                <w:rFonts w:asciiTheme="minorEastAsia" w:eastAsiaTheme="minorEastAsia" w:hAnsiTheme="minorEastAsia" w:hint="eastAsia"/>
                <w:b/>
                <w:bCs/>
                <w:szCs w:val="21"/>
                <w:highlight w:val="yellow"/>
                <w:rPrChange w:id="407" w:author="微软用户" w:date="2018-02-07T15:56:00Z">
                  <w:rPr>
                    <w:rFonts w:asciiTheme="minorEastAsia" w:eastAsiaTheme="minorEastAsia" w:hAnsiTheme="minorEastAsia" w:hint="eastAsia"/>
                    <w:b/>
                    <w:bCs/>
                    <w:szCs w:val="21"/>
                  </w:rPr>
                </w:rPrChange>
              </w:rPr>
              <w:t>管理过程域</w:t>
            </w:r>
          </w:p>
        </w:tc>
        <w:tc>
          <w:tcPr>
            <w:tcW w:w="6876" w:type="dxa"/>
            <w:shd w:val="clear" w:color="auto" w:fill="D9D9D9"/>
          </w:tcPr>
          <w:p w14:paraId="383B49FC" w14:textId="77777777" w:rsidR="00E216F6" w:rsidRPr="00BF47A7" w:rsidRDefault="003F62D9" w:rsidP="00BF47A7">
            <w:pPr>
              <w:spacing w:line="240" w:lineRule="auto"/>
              <w:ind w:firstLine="420"/>
              <w:jc w:val="center"/>
              <w:rPr>
                <w:rFonts w:asciiTheme="minorEastAsia" w:eastAsiaTheme="minorEastAsia" w:hAnsiTheme="minorEastAsia"/>
                <w:b/>
                <w:bCs/>
                <w:szCs w:val="21"/>
              </w:rPr>
            </w:pPr>
            <w:r w:rsidRPr="00BF47A7">
              <w:rPr>
                <w:rFonts w:asciiTheme="minorEastAsia" w:eastAsiaTheme="minorEastAsia" w:hAnsiTheme="minorEastAsia" w:hint="eastAsia"/>
                <w:b/>
                <w:bCs/>
                <w:szCs w:val="21"/>
              </w:rPr>
              <w:t>目的</w:t>
            </w:r>
          </w:p>
        </w:tc>
      </w:tr>
      <w:tr w:rsidR="00E216F6" w:rsidRPr="00BF47A7" w14:paraId="651C52FF" w14:textId="77777777" w:rsidTr="009626E4">
        <w:tc>
          <w:tcPr>
            <w:tcW w:w="2552" w:type="dxa"/>
            <w:vAlign w:val="center"/>
          </w:tcPr>
          <w:p w14:paraId="6351F538"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立项管理</w:t>
            </w:r>
          </w:p>
        </w:tc>
        <w:tc>
          <w:tcPr>
            <w:tcW w:w="6876" w:type="dxa"/>
            <w:vAlign w:val="center"/>
          </w:tcPr>
          <w:p w14:paraId="5A39591B"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采纳符合机构最大利益的立项建议，通过立项管理使该建议成为正式的项目。杜绝不符合机构最大利益的立项建议被采纳，避免浪费机构的资源、资金、时间等。</w:t>
            </w:r>
          </w:p>
        </w:tc>
      </w:tr>
      <w:tr w:rsidR="00E216F6" w:rsidRPr="00BF47A7" w14:paraId="2C3FE2BE" w14:textId="77777777" w:rsidTr="009626E4">
        <w:tc>
          <w:tcPr>
            <w:tcW w:w="2552" w:type="dxa"/>
            <w:vAlign w:val="center"/>
          </w:tcPr>
          <w:p w14:paraId="0AA8F9F3"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结项管理</w:t>
            </w:r>
          </w:p>
        </w:tc>
        <w:tc>
          <w:tcPr>
            <w:tcW w:w="6876" w:type="dxa"/>
            <w:vAlign w:val="center"/>
          </w:tcPr>
          <w:p w14:paraId="0F8995AE"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在项目开发工作结束后，对项目的有形资产和无形资产进行清算、对项目进行综合评估以及总结经验教训等。</w:t>
            </w:r>
          </w:p>
        </w:tc>
      </w:tr>
      <w:tr w:rsidR="00E216F6" w:rsidRPr="00BF47A7" w14:paraId="7CD194A7" w14:textId="77777777" w:rsidTr="009626E4">
        <w:tc>
          <w:tcPr>
            <w:tcW w:w="2552" w:type="dxa"/>
            <w:vAlign w:val="center"/>
          </w:tcPr>
          <w:p w14:paraId="29EA6526"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项目规划</w:t>
            </w:r>
          </w:p>
        </w:tc>
        <w:tc>
          <w:tcPr>
            <w:tcW w:w="6876" w:type="dxa"/>
            <w:vAlign w:val="center"/>
          </w:tcPr>
          <w:p w14:paraId="20371948"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为项目的研发和管理工作制定合理的行动纲领（即项目计划），以便所有相关人员按照该计划有条不紊地开展工作。</w:t>
            </w:r>
          </w:p>
        </w:tc>
      </w:tr>
      <w:tr w:rsidR="00E216F6" w:rsidRPr="00BF47A7" w14:paraId="4D68FE1C" w14:textId="77777777" w:rsidTr="009626E4">
        <w:tc>
          <w:tcPr>
            <w:tcW w:w="2552" w:type="dxa"/>
            <w:tcBorders>
              <w:bottom w:val="single" w:sz="4" w:space="0" w:color="auto"/>
            </w:tcBorders>
            <w:vAlign w:val="center"/>
          </w:tcPr>
          <w:p w14:paraId="0F40BF09"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项目监控</w:t>
            </w:r>
          </w:p>
        </w:tc>
        <w:tc>
          <w:tcPr>
            <w:tcW w:w="6876" w:type="dxa"/>
            <w:tcBorders>
              <w:bottom w:val="single" w:sz="4" w:space="0" w:color="auto"/>
            </w:tcBorders>
            <w:vAlign w:val="center"/>
          </w:tcPr>
          <w:p w14:paraId="41ED7331"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周期性地跟踪项目计划的各种参数如进度、工作量、费用、资源等，不断地了解项目的进展情况，以便当项目实际进展显著偏离计划时能够及时采取纠正措施。</w:t>
            </w:r>
          </w:p>
        </w:tc>
      </w:tr>
      <w:tr w:rsidR="00E216F6" w:rsidRPr="00BF47A7" w14:paraId="6B69159A" w14:textId="77777777" w:rsidTr="009626E4">
        <w:tc>
          <w:tcPr>
            <w:tcW w:w="2552" w:type="dxa"/>
            <w:tcBorders>
              <w:bottom w:val="single" w:sz="4" w:space="0" w:color="auto"/>
            </w:tcBorders>
            <w:vAlign w:val="center"/>
          </w:tcPr>
          <w:p w14:paraId="4FE953CF"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风险管理</w:t>
            </w:r>
          </w:p>
        </w:tc>
        <w:tc>
          <w:tcPr>
            <w:tcW w:w="6876" w:type="dxa"/>
            <w:tcBorders>
              <w:bottom w:val="single" w:sz="4" w:space="0" w:color="auto"/>
            </w:tcBorders>
            <w:vAlign w:val="center"/>
          </w:tcPr>
          <w:p w14:paraId="45410BA8"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在风险产生危害之前识别它们，从而有计划地消除或削弱风险。</w:t>
            </w:r>
          </w:p>
        </w:tc>
      </w:tr>
      <w:tr w:rsidR="00E216F6" w:rsidRPr="00BF47A7" w14:paraId="7B375B89" w14:textId="77777777" w:rsidTr="009626E4">
        <w:tc>
          <w:tcPr>
            <w:tcW w:w="2552" w:type="dxa"/>
            <w:tcBorders>
              <w:bottom w:val="single" w:sz="4" w:space="0" w:color="auto"/>
            </w:tcBorders>
            <w:vAlign w:val="center"/>
          </w:tcPr>
          <w:p w14:paraId="396EB287"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需求管理</w:t>
            </w:r>
          </w:p>
        </w:tc>
        <w:tc>
          <w:tcPr>
            <w:tcW w:w="6876" w:type="dxa"/>
            <w:tcBorders>
              <w:bottom w:val="single" w:sz="4" w:space="0" w:color="auto"/>
            </w:tcBorders>
            <w:vAlign w:val="center"/>
          </w:tcPr>
          <w:p w14:paraId="66C3A900"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在客户与开发方之间建立对需求的共同理解，维护需求与其它工作成果的一致性，并控制需求的变更。</w:t>
            </w:r>
          </w:p>
        </w:tc>
      </w:tr>
      <w:tr w:rsidR="00E216F6" w:rsidRPr="00BF47A7" w14:paraId="35BD4B55" w14:textId="77777777" w:rsidTr="009626E4">
        <w:tc>
          <w:tcPr>
            <w:tcW w:w="2552" w:type="dxa"/>
            <w:shd w:val="clear" w:color="auto" w:fill="D9D9D9"/>
          </w:tcPr>
          <w:p w14:paraId="15BF7E40" w14:textId="77777777" w:rsidR="00E216F6" w:rsidRPr="00BF47A7" w:rsidRDefault="003F62D9" w:rsidP="00BF47A7">
            <w:pPr>
              <w:spacing w:line="240" w:lineRule="auto"/>
              <w:ind w:firstLine="420"/>
              <w:jc w:val="center"/>
              <w:rPr>
                <w:rFonts w:asciiTheme="minorEastAsia" w:eastAsiaTheme="minorEastAsia" w:hAnsiTheme="minorEastAsia"/>
                <w:b/>
                <w:bCs/>
                <w:szCs w:val="21"/>
              </w:rPr>
            </w:pPr>
            <w:r w:rsidRPr="00BF47A7">
              <w:rPr>
                <w:rFonts w:asciiTheme="minorEastAsia" w:eastAsiaTheme="minorEastAsia" w:hAnsiTheme="minorEastAsia" w:hint="eastAsia"/>
                <w:b/>
                <w:bCs/>
                <w:szCs w:val="21"/>
              </w:rPr>
              <w:t>项目研发</w:t>
            </w:r>
            <w:r w:rsidRPr="00DF02A9">
              <w:rPr>
                <w:rFonts w:asciiTheme="minorEastAsia" w:eastAsiaTheme="minorEastAsia" w:hAnsiTheme="minorEastAsia" w:hint="eastAsia"/>
                <w:b/>
                <w:bCs/>
                <w:szCs w:val="21"/>
                <w:highlight w:val="yellow"/>
                <w:rPrChange w:id="408" w:author="微软用户" w:date="2018-02-07T15:56:00Z">
                  <w:rPr>
                    <w:rFonts w:asciiTheme="minorEastAsia" w:eastAsiaTheme="minorEastAsia" w:hAnsiTheme="minorEastAsia" w:hint="eastAsia"/>
                    <w:b/>
                    <w:bCs/>
                    <w:szCs w:val="21"/>
                  </w:rPr>
                </w:rPrChange>
              </w:rPr>
              <w:t>过程域</w:t>
            </w:r>
          </w:p>
        </w:tc>
        <w:tc>
          <w:tcPr>
            <w:tcW w:w="6876" w:type="dxa"/>
            <w:shd w:val="clear" w:color="auto" w:fill="D9D9D9"/>
          </w:tcPr>
          <w:p w14:paraId="6E5B0AE1" w14:textId="77777777" w:rsidR="00E216F6" w:rsidRPr="00BF47A7" w:rsidRDefault="003F62D9" w:rsidP="00BF47A7">
            <w:pPr>
              <w:spacing w:line="240" w:lineRule="auto"/>
              <w:ind w:firstLine="420"/>
              <w:jc w:val="center"/>
              <w:rPr>
                <w:rFonts w:asciiTheme="minorEastAsia" w:eastAsiaTheme="minorEastAsia" w:hAnsiTheme="minorEastAsia"/>
                <w:b/>
                <w:bCs/>
                <w:szCs w:val="21"/>
              </w:rPr>
            </w:pPr>
            <w:r w:rsidRPr="00BF47A7">
              <w:rPr>
                <w:rFonts w:asciiTheme="minorEastAsia" w:eastAsiaTheme="minorEastAsia" w:hAnsiTheme="minorEastAsia" w:hint="eastAsia"/>
                <w:b/>
                <w:bCs/>
                <w:szCs w:val="21"/>
              </w:rPr>
              <w:t>目的</w:t>
            </w:r>
          </w:p>
        </w:tc>
      </w:tr>
      <w:tr w:rsidR="00E216F6" w:rsidRPr="00BF47A7" w14:paraId="3BA62DC5" w14:textId="77777777" w:rsidTr="009626E4">
        <w:tc>
          <w:tcPr>
            <w:tcW w:w="2552" w:type="dxa"/>
            <w:vAlign w:val="center"/>
          </w:tcPr>
          <w:p w14:paraId="39FFBD71"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需求开发</w:t>
            </w:r>
          </w:p>
        </w:tc>
        <w:tc>
          <w:tcPr>
            <w:tcW w:w="6876" w:type="dxa"/>
            <w:vAlign w:val="center"/>
          </w:tcPr>
          <w:p w14:paraId="23136F6B"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通过调查与分析，获取用户需求并定义产品需求。</w:t>
            </w:r>
          </w:p>
        </w:tc>
      </w:tr>
      <w:tr w:rsidR="00E216F6" w:rsidRPr="00BF47A7" w14:paraId="49CB42BC" w14:textId="77777777" w:rsidTr="009626E4">
        <w:tc>
          <w:tcPr>
            <w:tcW w:w="2552" w:type="dxa"/>
            <w:tcBorders>
              <w:bottom w:val="single" w:sz="4" w:space="0" w:color="auto"/>
            </w:tcBorders>
            <w:vAlign w:val="center"/>
          </w:tcPr>
          <w:p w14:paraId="7136A67F"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技术预研</w:t>
            </w:r>
          </w:p>
        </w:tc>
        <w:tc>
          <w:tcPr>
            <w:tcW w:w="6876" w:type="dxa"/>
            <w:tcBorders>
              <w:bottom w:val="single" w:sz="4" w:space="0" w:color="auto"/>
            </w:tcBorders>
            <w:vAlign w:val="center"/>
          </w:tcPr>
          <w:p w14:paraId="589E3E5C"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在立项之后到开发工作完成之前的时间内，对项目将采用的关键技术提前学习和研究，尽可能早地发现并解决开发过程中将会遇到的技术障碍。</w:t>
            </w:r>
          </w:p>
        </w:tc>
      </w:tr>
      <w:tr w:rsidR="00E216F6" w:rsidRPr="00BF47A7" w14:paraId="06F4E6DA" w14:textId="77777777" w:rsidTr="009626E4">
        <w:tc>
          <w:tcPr>
            <w:tcW w:w="2552" w:type="dxa"/>
            <w:tcBorders>
              <w:bottom w:val="single" w:sz="4" w:space="0" w:color="auto"/>
            </w:tcBorders>
            <w:vAlign w:val="center"/>
          </w:tcPr>
          <w:p w14:paraId="15CC150B"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lastRenderedPageBreak/>
              <w:t>系统设计</w:t>
            </w:r>
          </w:p>
        </w:tc>
        <w:tc>
          <w:tcPr>
            <w:tcW w:w="6876" w:type="dxa"/>
            <w:tcBorders>
              <w:bottom w:val="single" w:sz="4" w:space="0" w:color="auto"/>
            </w:tcBorders>
            <w:vAlign w:val="center"/>
          </w:tcPr>
          <w:p w14:paraId="51500C4E"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设计软件系统的体系结构、用户界面、数据库、模块等，从而在需求与代码之间建立桥梁，指导开发人员去实现能满足用户需求的软件产品。</w:t>
            </w:r>
          </w:p>
        </w:tc>
      </w:tr>
      <w:tr w:rsidR="00E216F6" w:rsidRPr="00BF47A7" w14:paraId="3D8EB474" w14:textId="77777777" w:rsidTr="009626E4">
        <w:tc>
          <w:tcPr>
            <w:tcW w:w="2552" w:type="dxa"/>
            <w:tcBorders>
              <w:bottom w:val="single" w:sz="4" w:space="0" w:color="auto"/>
            </w:tcBorders>
            <w:vAlign w:val="center"/>
          </w:tcPr>
          <w:p w14:paraId="7C48FCDA"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实现与测试</w:t>
            </w:r>
          </w:p>
        </w:tc>
        <w:tc>
          <w:tcPr>
            <w:tcW w:w="6876" w:type="dxa"/>
            <w:tcBorders>
              <w:bottom w:val="single" w:sz="4" w:space="0" w:color="auto"/>
            </w:tcBorders>
            <w:vAlign w:val="center"/>
          </w:tcPr>
          <w:p w14:paraId="1719383A"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依据系统设计文档，编写并测试整个系统的代码。实现与测试是“编程、代码审查、单元测试、集成测试、缺陷管理与改错”的综合表述。</w:t>
            </w:r>
          </w:p>
        </w:tc>
      </w:tr>
      <w:tr w:rsidR="00E216F6" w:rsidRPr="00BF47A7" w14:paraId="20767470" w14:textId="77777777" w:rsidTr="009626E4">
        <w:tc>
          <w:tcPr>
            <w:tcW w:w="2552" w:type="dxa"/>
            <w:tcBorders>
              <w:bottom w:val="single" w:sz="4" w:space="0" w:color="auto"/>
            </w:tcBorders>
            <w:vAlign w:val="center"/>
          </w:tcPr>
          <w:p w14:paraId="26ADA680"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系统测试</w:t>
            </w:r>
          </w:p>
        </w:tc>
        <w:tc>
          <w:tcPr>
            <w:tcW w:w="6876" w:type="dxa"/>
            <w:tcBorders>
              <w:bottom w:val="single" w:sz="4" w:space="0" w:color="auto"/>
            </w:tcBorders>
            <w:vAlign w:val="center"/>
          </w:tcPr>
          <w:p w14:paraId="6ED9469A"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对最终系统进行全面的测试，确保最终系统满足产品需求并且遵循系统设计。</w:t>
            </w:r>
          </w:p>
        </w:tc>
      </w:tr>
      <w:tr w:rsidR="00E216F6" w:rsidRPr="00BF47A7" w14:paraId="3FF02163" w14:textId="77777777" w:rsidTr="009626E4">
        <w:tc>
          <w:tcPr>
            <w:tcW w:w="2552" w:type="dxa"/>
            <w:tcBorders>
              <w:bottom w:val="single" w:sz="4" w:space="0" w:color="auto"/>
            </w:tcBorders>
            <w:vAlign w:val="center"/>
          </w:tcPr>
          <w:p w14:paraId="7B5DB524"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Beta测试</w:t>
            </w:r>
          </w:p>
        </w:tc>
        <w:tc>
          <w:tcPr>
            <w:tcW w:w="6876" w:type="dxa"/>
            <w:tcBorders>
              <w:bottom w:val="single" w:sz="4" w:space="0" w:color="auto"/>
            </w:tcBorders>
            <w:vAlign w:val="center"/>
          </w:tcPr>
          <w:p w14:paraId="54FB18B8"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在产品正式销售之前，开发方将产品交付给一些潜在的客户免费试用，请他们对产品进行测试，并获取他们对产品的建议。</w:t>
            </w:r>
          </w:p>
        </w:tc>
      </w:tr>
      <w:tr w:rsidR="00E216F6" w:rsidRPr="00BF47A7" w14:paraId="11A5E22D" w14:textId="77777777" w:rsidTr="009626E4">
        <w:tc>
          <w:tcPr>
            <w:tcW w:w="2552" w:type="dxa"/>
            <w:tcBorders>
              <w:bottom w:val="single" w:sz="4" w:space="0" w:color="auto"/>
            </w:tcBorders>
            <w:vAlign w:val="center"/>
          </w:tcPr>
          <w:p w14:paraId="7A3DA4EF"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客户验收</w:t>
            </w:r>
          </w:p>
        </w:tc>
        <w:tc>
          <w:tcPr>
            <w:tcW w:w="6876" w:type="dxa"/>
            <w:tcBorders>
              <w:bottom w:val="single" w:sz="4" w:space="0" w:color="auto"/>
            </w:tcBorders>
            <w:vAlign w:val="center"/>
          </w:tcPr>
          <w:p w14:paraId="29ED5A17"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客户依据合同对产品进行审查和测试，确保产品满足客户需求。</w:t>
            </w:r>
          </w:p>
        </w:tc>
      </w:tr>
      <w:tr w:rsidR="00E216F6" w:rsidRPr="00BF47A7" w14:paraId="66BB16BD" w14:textId="77777777" w:rsidTr="009626E4">
        <w:tc>
          <w:tcPr>
            <w:tcW w:w="2552" w:type="dxa"/>
            <w:tcBorders>
              <w:bottom w:val="single" w:sz="4" w:space="0" w:color="auto"/>
            </w:tcBorders>
            <w:vAlign w:val="center"/>
          </w:tcPr>
          <w:p w14:paraId="23E28635"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技术评审</w:t>
            </w:r>
          </w:p>
        </w:tc>
        <w:tc>
          <w:tcPr>
            <w:tcW w:w="6876" w:type="dxa"/>
            <w:tcBorders>
              <w:bottom w:val="single" w:sz="4" w:space="0" w:color="auto"/>
            </w:tcBorders>
            <w:vAlign w:val="center"/>
          </w:tcPr>
          <w:p w14:paraId="44435906"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尽早地发现工作成果中的缺陷，并帮助开发人员及时消除缺陷，从而有效地提高产品的质量。</w:t>
            </w:r>
          </w:p>
        </w:tc>
      </w:tr>
      <w:tr w:rsidR="00E216F6" w:rsidRPr="00BF47A7" w14:paraId="5B3AC15C" w14:textId="77777777" w:rsidTr="009626E4">
        <w:tc>
          <w:tcPr>
            <w:tcW w:w="2552" w:type="dxa"/>
            <w:shd w:val="clear" w:color="auto" w:fill="D9D9D9"/>
          </w:tcPr>
          <w:p w14:paraId="32644F84" w14:textId="77777777" w:rsidR="00E216F6" w:rsidRPr="00BF47A7" w:rsidRDefault="003F62D9" w:rsidP="00BF47A7">
            <w:pPr>
              <w:spacing w:line="240" w:lineRule="auto"/>
              <w:ind w:firstLine="420"/>
              <w:jc w:val="center"/>
              <w:rPr>
                <w:rFonts w:asciiTheme="minorEastAsia" w:eastAsiaTheme="minorEastAsia" w:hAnsiTheme="minorEastAsia"/>
                <w:b/>
                <w:bCs/>
                <w:szCs w:val="21"/>
              </w:rPr>
            </w:pPr>
            <w:r w:rsidRPr="00BF47A7">
              <w:rPr>
                <w:rFonts w:asciiTheme="minorEastAsia" w:eastAsiaTheme="minorEastAsia" w:hAnsiTheme="minorEastAsia" w:hint="eastAsia"/>
                <w:b/>
                <w:bCs/>
                <w:szCs w:val="21"/>
              </w:rPr>
              <w:t>机构支撑</w:t>
            </w:r>
            <w:r w:rsidRPr="00DF02A9">
              <w:rPr>
                <w:rFonts w:asciiTheme="minorEastAsia" w:eastAsiaTheme="minorEastAsia" w:hAnsiTheme="minorEastAsia" w:hint="eastAsia"/>
                <w:b/>
                <w:bCs/>
                <w:szCs w:val="21"/>
                <w:highlight w:val="yellow"/>
                <w:rPrChange w:id="409" w:author="微软用户" w:date="2018-02-07T15:56:00Z">
                  <w:rPr>
                    <w:rFonts w:asciiTheme="minorEastAsia" w:eastAsiaTheme="minorEastAsia" w:hAnsiTheme="minorEastAsia" w:hint="eastAsia"/>
                    <w:b/>
                    <w:bCs/>
                    <w:szCs w:val="21"/>
                  </w:rPr>
                </w:rPrChange>
              </w:rPr>
              <w:t>过程域</w:t>
            </w:r>
          </w:p>
        </w:tc>
        <w:tc>
          <w:tcPr>
            <w:tcW w:w="6876" w:type="dxa"/>
            <w:shd w:val="clear" w:color="auto" w:fill="D9D9D9"/>
          </w:tcPr>
          <w:p w14:paraId="4D4B4249" w14:textId="77777777" w:rsidR="00E216F6" w:rsidRPr="00BF47A7" w:rsidRDefault="003F62D9" w:rsidP="00BF47A7">
            <w:pPr>
              <w:spacing w:line="240" w:lineRule="auto"/>
              <w:ind w:firstLine="420"/>
              <w:jc w:val="center"/>
              <w:rPr>
                <w:rFonts w:asciiTheme="minorEastAsia" w:eastAsiaTheme="minorEastAsia" w:hAnsiTheme="minorEastAsia"/>
                <w:b/>
                <w:bCs/>
                <w:szCs w:val="21"/>
              </w:rPr>
            </w:pPr>
            <w:r w:rsidRPr="00BF47A7">
              <w:rPr>
                <w:rFonts w:asciiTheme="minorEastAsia" w:eastAsiaTheme="minorEastAsia" w:hAnsiTheme="minorEastAsia" w:hint="eastAsia"/>
                <w:b/>
                <w:bCs/>
                <w:szCs w:val="21"/>
              </w:rPr>
              <w:t>目的</w:t>
            </w:r>
          </w:p>
        </w:tc>
      </w:tr>
      <w:tr w:rsidR="00E216F6" w:rsidRPr="00BF47A7" w14:paraId="2BA2695D" w14:textId="77777777" w:rsidTr="009626E4">
        <w:tc>
          <w:tcPr>
            <w:tcW w:w="2552" w:type="dxa"/>
            <w:vAlign w:val="center"/>
          </w:tcPr>
          <w:p w14:paraId="7818D443"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配置管理</w:t>
            </w:r>
          </w:p>
        </w:tc>
        <w:tc>
          <w:tcPr>
            <w:tcW w:w="6876" w:type="dxa"/>
            <w:vAlign w:val="center"/>
          </w:tcPr>
          <w:p w14:paraId="6B94197B"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通过执行版本控制、变更控制等规程，以及使用配置管理软件来保证所有配置项的完整性和可跟踪性。配置管理是对工作成果的一种有效保护。</w:t>
            </w:r>
          </w:p>
        </w:tc>
      </w:tr>
      <w:tr w:rsidR="00E216F6" w:rsidRPr="00BF47A7" w14:paraId="5E3BA925" w14:textId="77777777" w:rsidTr="009626E4">
        <w:tc>
          <w:tcPr>
            <w:tcW w:w="2552" w:type="dxa"/>
            <w:vAlign w:val="center"/>
          </w:tcPr>
          <w:p w14:paraId="10B0DAFF"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质量保证</w:t>
            </w:r>
          </w:p>
        </w:tc>
        <w:tc>
          <w:tcPr>
            <w:tcW w:w="6876" w:type="dxa"/>
            <w:vAlign w:val="center"/>
          </w:tcPr>
          <w:p w14:paraId="6BCE23AE"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提供一种有效的人员组织形式和管理方法，通过客观地检查和监控“过程质量”与“产品质量”，从而实现持续地改进质量。</w:t>
            </w:r>
          </w:p>
        </w:tc>
      </w:tr>
      <w:tr w:rsidR="00E216F6" w:rsidRPr="00BF47A7" w14:paraId="66C44F88" w14:textId="77777777" w:rsidTr="009626E4">
        <w:tc>
          <w:tcPr>
            <w:tcW w:w="2552" w:type="dxa"/>
            <w:vAlign w:val="center"/>
          </w:tcPr>
          <w:p w14:paraId="31D4CFAD"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培训管理</w:t>
            </w:r>
          </w:p>
        </w:tc>
        <w:tc>
          <w:tcPr>
            <w:tcW w:w="6876" w:type="dxa"/>
            <w:vAlign w:val="center"/>
          </w:tcPr>
          <w:p w14:paraId="4C2FF484"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根据机构（或项目）的需求来制定培训计划，并监督该计划的实施，确保培训取得预期效果。</w:t>
            </w:r>
          </w:p>
        </w:tc>
      </w:tr>
      <w:tr w:rsidR="00E216F6" w:rsidRPr="00BF47A7" w14:paraId="659AEAEC" w14:textId="77777777" w:rsidTr="009626E4">
        <w:tc>
          <w:tcPr>
            <w:tcW w:w="2552" w:type="dxa"/>
            <w:vAlign w:val="center"/>
          </w:tcPr>
          <w:p w14:paraId="142BFD9C"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服务与维护</w:t>
            </w:r>
          </w:p>
        </w:tc>
        <w:tc>
          <w:tcPr>
            <w:tcW w:w="6876" w:type="dxa"/>
            <w:vAlign w:val="center"/>
          </w:tcPr>
          <w:p w14:paraId="76ACFE0B" w14:textId="77777777" w:rsidR="00E216F6" w:rsidRPr="00BF47A7" w:rsidRDefault="003F62D9" w:rsidP="00BF47A7">
            <w:pPr>
              <w:spacing w:line="240" w:lineRule="auto"/>
              <w:ind w:firstLineChars="0" w:firstLine="0"/>
              <w:rPr>
                <w:rFonts w:asciiTheme="minorEastAsia" w:eastAsiaTheme="minorEastAsia" w:hAnsiTheme="minorEastAsia"/>
                <w:szCs w:val="21"/>
              </w:rPr>
            </w:pPr>
            <w:r w:rsidRPr="00BF47A7">
              <w:rPr>
                <w:rFonts w:asciiTheme="minorEastAsia" w:eastAsiaTheme="minorEastAsia" w:hAnsiTheme="minorEastAsia" w:hint="eastAsia"/>
                <w:szCs w:val="21"/>
              </w:rPr>
              <w:t>是指产品销售之后的客户服务和产品维护，其宗旨是提高客户对产品以及对开发方的满意度。</w:t>
            </w:r>
          </w:p>
        </w:tc>
      </w:tr>
    </w:tbl>
    <w:p w14:paraId="0333548D" w14:textId="77777777" w:rsidR="00BF47A7" w:rsidRDefault="00BF47A7" w:rsidP="003B2FE3">
      <w:pPr>
        <w:ind w:firstLine="480"/>
        <w:jc w:val="center"/>
        <w:rPr>
          <w:rFonts w:asciiTheme="minorEastAsia" w:eastAsiaTheme="minorEastAsia" w:hAnsiTheme="minorEastAsia"/>
          <w:b/>
          <w:sz w:val="24"/>
          <w:szCs w:val="24"/>
        </w:rPr>
      </w:pPr>
      <w:bookmarkStart w:id="410" w:name="_Toc214336529"/>
      <w:bookmarkStart w:id="411" w:name="_Toc213233846"/>
    </w:p>
    <w:p w14:paraId="633F5F84" w14:textId="77777777" w:rsidR="000936D4" w:rsidRPr="00D77533" w:rsidRDefault="00703BF4" w:rsidP="003B2FE3">
      <w:pPr>
        <w:ind w:firstLine="480"/>
        <w:jc w:val="center"/>
        <w:rPr>
          <w:rFonts w:asciiTheme="minorEastAsia" w:eastAsiaTheme="minorEastAsia" w:hAnsiTheme="minorEastAsia"/>
          <w:b/>
          <w:sz w:val="24"/>
          <w:szCs w:val="24"/>
        </w:rPr>
      </w:pPr>
      <w:r w:rsidRPr="00D77533">
        <w:rPr>
          <w:rFonts w:asciiTheme="minorEastAsia" w:eastAsiaTheme="minorEastAsia" w:hAnsiTheme="minorEastAsia" w:hint="eastAsia"/>
          <w:b/>
          <w:sz w:val="24"/>
          <w:szCs w:val="24"/>
        </w:rPr>
        <w:t>文档结构与规范</w:t>
      </w:r>
      <w:bookmarkEnd w:id="410"/>
      <w:bookmarkEnd w:id="411"/>
    </w:p>
    <w:p w14:paraId="114030F0" w14:textId="77777777" w:rsidR="00E216F6" w:rsidRDefault="003F62D9" w:rsidP="00D11694">
      <w:pPr>
        <w:spacing w:beforeLines="50" w:before="156" w:afterLines="50" w:after="156"/>
        <w:ind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文档结构如图所示，包含19个过程域、40余个规程、近60个文档模板，规范细分如表所示。</w:t>
      </w:r>
    </w:p>
    <w:p w14:paraId="66A21378" w14:textId="77777777" w:rsidR="00BF47A7" w:rsidRPr="00D77533" w:rsidRDefault="00BF47A7" w:rsidP="00D11694">
      <w:pPr>
        <w:spacing w:beforeLines="50" w:before="156" w:afterLines="50" w:after="156"/>
        <w:ind w:firstLine="480"/>
        <w:rPr>
          <w:rFonts w:asciiTheme="minorEastAsia" w:eastAsiaTheme="minorEastAsia" w:hAnsiTheme="minorEastAsia"/>
          <w:sz w:val="24"/>
          <w:szCs w:val="24"/>
        </w:rPr>
      </w:pPr>
    </w:p>
    <w:p w14:paraId="72D1C9D8" w14:textId="4C14BF90" w:rsidR="00E216F6" w:rsidRPr="00D77533" w:rsidRDefault="003A1D9C" w:rsidP="003B2FE3">
      <w:pPr>
        <w:framePr w:w="8717" w:h="2264" w:hSpace="180" w:wrap="around" w:vAnchor="text" w:hAnchor="page" w:x="1590" w:y="193"/>
        <w:shd w:val="solid" w:color="FFFFFF" w:fill="FFFFFF"/>
        <w:ind w:firstLine="400"/>
        <w:rPr>
          <w:rFonts w:asciiTheme="minorEastAsia" w:eastAsiaTheme="minorEastAsia" w:hAnsiTheme="minorEastAsia"/>
        </w:rPr>
      </w:pPr>
      <w:r>
        <w:rPr>
          <w:rFonts w:asciiTheme="minorEastAsia" w:eastAsiaTheme="minorEastAsia" w:hAnsiTheme="minorEastAsia"/>
          <w:noProof/>
          <w:sz w:val="20"/>
        </w:rPr>
        <mc:AlternateContent>
          <mc:Choice Requires="wps">
            <w:drawing>
              <wp:anchor distT="0" distB="0" distL="114300" distR="114300" simplePos="0" relativeHeight="251557888" behindDoc="0" locked="0" layoutInCell="1" allowOverlap="1" wp14:anchorId="3344AB5D" wp14:editId="74E68F4F">
                <wp:simplePos x="0" y="0"/>
                <wp:positionH relativeFrom="column">
                  <wp:posOffset>568960</wp:posOffset>
                </wp:positionH>
                <wp:positionV relativeFrom="paragraph">
                  <wp:posOffset>518795</wp:posOffset>
                </wp:positionV>
                <wp:extent cx="1493520" cy="287655"/>
                <wp:effectExtent l="86360" t="86995" r="109220" b="10795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287655"/>
                        </a:xfrm>
                        <a:prstGeom prst="rect">
                          <a:avLst/>
                        </a:prstGeom>
                        <a:gradFill rotWithShape="0">
                          <a:gsLst>
                            <a:gs pos="0">
                              <a:srgbClr val="FFFF99"/>
                            </a:gs>
                            <a:gs pos="100000">
                              <a:srgbClr val="FFFFFF"/>
                            </a:gs>
                          </a:gsLst>
                          <a:lin ang="5400000" scaled="1"/>
                        </a:gradFill>
                        <a:ln w="9525">
                          <a:solidFill>
                            <a:srgbClr val="000000"/>
                          </a:solidFill>
                          <a:miter lim="800000"/>
                          <a:headEnd/>
                          <a:tailEnd/>
                        </a:ln>
                        <a:effectLst>
                          <a:outerShdw blurRad="63500" dist="38097" dir="2700000" algn="ctr" rotWithShape="0">
                            <a:srgbClr val="000000">
                              <a:alpha val="74997"/>
                            </a:srgbClr>
                          </a:outerShdw>
                        </a:effectLst>
                      </wps:spPr>
                      <wps:txbx>
                        <w:txbxContent>
                          <w:p w14:paraId="639ACCC4" w14:textId="77777777" w:rsidR="00A04004" w:rsidRDefault="00A04004">
                            <w:pPr>
                              <w:ind w:firstLine="360"/>
                              <w:jc w:val="center"/>
                              <w:rPr>
                                <w:sz w:val="18"/>
                              </w:rPr>
                            </w:pPr>
                            <w:r>
                              <w:rPr>
                                <w:rFonts w:hint="eastAsia"/>
                                <w:sz w:val="18"/>
                              </w:rPr>
                              <w:t>过程域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4AB5D" id="_x0000_t202" coordsize="21600,21600" o:spt="202" path="m0,0l0,21600,21600,21600,21600,0xe">
                <v:stroke joinstyle="miter"/>
                <v:path gradientshapeok="t" o:connecttype="rect"/>
              </v:shapetype>
              <v:shape id="Text Box 3" o:spid="_x0000_s1026" type="#_x0000_t202" style="position:absolute;left:0;text-align:left;margin-left:44.8pt;margin-top:40.85pt;width:117.6pt;height:22.6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" fillcolor="#ff9">
                <v:fill focus="100%" type="gradient"/>
                <v:shadow on="t" opacity="49150f" offset="26939emu,26939emu"/>
                <v:textbox>
                  <w:txbxContent>
                    <w:p w14:paraId="639ACCC4" w14:textId="77777777" w:rsidR="00A04004" w:rsidRDefault="00A04004">
                      <w:pPr>
                        <w:ind w:firstLine="360"/>
                        <w:jc w:val="center"/>
                        <w:rPr>
                          <w:sz w:val="18"/>
                        </w:rPr>
                      </w:pPr>
                      <w:r>
                        <w:rPr>
                          <w:rFonts w:hint="eastAsia"/>
                          <w:sz w:val="18"/>
                        </w:rPr>
                        <w:t>过程域</w:t>
                      </w:r>
                    </w:p>
                  </w:txbxContent>
                </v:textbox>
              </v:shape>
            </w:pict>
          </mc:Fallback>
        </mc:AlternateContent>
      </w:r>
      <w:r>
        <w:rPr>
          <w:rFonts w:asciiTheme="minorEastAsia" w:eastAsiaTheme="minorEastAsia" w:hAnsiTheme="minorEastAsia"/>
          <w:noProof/>
          <w:sz w:val="20"/>
        </w:rPr>
        <mc:AlternateContent>
          <mc:Choice Requires="wps">
            <w:drawing>
              <wp:anchor distT="0" distB="0" distL="114300" distR="114300" simplePos="0" relativeHeight="251590656" behindDoc="0" locked="0" layoutInCell="1" allowOverlap="1" wp14:anchorId="6C6EE420" wp14:editId="3E24427E">
                <wp:simplePos x="0" y="0"/>
                <wp:positionH relativeFrom="column">
                  <wp:posOffset>3342640</wp:posOffset>
                </wp:positionH>
                <wp:positionV relativeFrom="paragraph">
                  <wp:posOffset>518795</wp:posOffset>
                </wp:positionV>
                <wp:extent cx="1493520" cy="287655"/>
                <wp:effectExtent l="91440" t="86995" r="116840" b="10795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287655"/>
                        </a:xfrm>
                        <a:prstGeom prst="rect">
                          <a:avLst/>
                        </a:prstGeom>
                        <a:gradFill rotWithShape="0">
                          <a:gsLst>
                            <a:gs pos="0">
                              <a:srgbClr val="FFFF99"/>
                            </a:gs>
                            <a:gs pos="100000">
                              <a:srgbClr val="FFFFFF"/>
                            </a:gs>
                          </a:gsLst>
                          <a:lin ang="5400000" scaled="1"/>
                        </a:gradFill>
                        <a:ln w="9525">
                          <a:solidFill>
                            <a:srgbClr val="000000"/>
                          </a:solidFill>
                          <a:miter lim="800000"/>
                          <a:headEnd/>
                          <a:tailEnd/>
                        </a:ln>
                        <a:effectLst>
                          <a:outerShdw blurRad="63500" dist="38097" dir="2700000" algn="ctr" rotWithShape="0">
                            <a:srgbClr val="000000">
                              <a:alpha val="74997"/>
                            </a:srgbClr>
                          </a:outerShdw>
                        </a:effectLst>
                      </wps:spPr>
                      <wps:txbx>
                        <w:txbxContent>
                          <w:p w14:paraId="7439FC87" w14:textId="77777777" w:rsidR="00A04004" w:rsidRDefault="00A04004">
                            <w:pPr>
                              <w:ind w:firstLine="360"/>
                              <w:jc w:val="center"/>
                              <w:rPr>
                                <w:sz w:val="18"/>
                              </w:rPr>
                            </w:pPr>
                            <w:r>
                              <w:rPr>
                                <w:rFonts w:hint="eastAsia"/>
                                <w:sz w:val="18"/>
                              </w:rPr>
                              <w:t>Processes Areas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EE420" id="Text Box 7" o:spid="_x0000_s1027" type="#_x0000_t202" style="position:absolute;left:0;text-align:left;margin-left:263.2pt;margin-top:40.85pt;width:117.6pt;height:22.6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" fillcolor="#ff9">
                <v:fill focus="100%" type="gradient"/>
                <v:shadow on="t" opacity="49150f" offset="26939emu,26939emu"/>
                <v:textbox>
                  <w:txbxContent>
                    <w:p w14:paraId="7439FC87" w14:textId="77777777" w:rsidR="00A04004" w:rsidRDefault="00A04004">
                      <w:pPr>
                        <w:ind w:firstLine="360"/>
                        <w:jc w:val="center"/>
                        <w:rPr>
                          <w:sz w:val="18"/>
                        </w:rPr>
                      </w:pPr>
                      <w:r>
                        <w:rPr>
                          <w:rFonts w:hint="eastAsia"/>
                          <w:sz w:val="18"/>
                        </w:rPr>
                        <w:t>Processes Areas</w:t>
                      </w:r>
                    </w:p>
                  </w:txbxContent>
                </v:textbox>
              </v:shape>
            </w:pict>
          </mc:Fallback>
        </mc:AlternateContent>
      </w:r>
      <w:r>
        <w:rPr>
          <w:rFonts w:asciiTheme="minorEastAsia" w:eastAsiaTheme="minorEastAsia" w:hAnsiTheme="minorEastAsia"/>
          <w:noProof/>
          <w:sz w:val="20"/>
        </w:rPr>
        <mc:AlternateContent>
          <mc:Choice Requires="wps">
            <w:drawing>
              <wp:anchor distT="0" distB="0" distL="114300" distR="114300" simplePos="0" relativeHeight="251624448" behindDoc="0" locked="0" layoutInCell="1" allowOverlap="1" wp14:anchorId="75329B8E" wp14:editId="63EF7859">
                <wp:simplePos x="0" y="0"/>
                <wp:positionH relativeFrom="column">
                  <wp:posOffset>3627120</wp:posOffset>
                </wp:positionH>
                <wp:positionV relativeFrom="paragraph">
                  <wp:posOffset>231140</wp:posOffset>
                </wp:positionV>
                <wp:extent cx="924560" cy="287655"/>
                <wp:effectExtent l="83820" t="91440" r="109220" b="116205"/>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87655"/>
                        </a:xfrm>
                        <a:prstGeom prst="rect">
                          <a:avLst/>
                        </a:prstGeom>
                        <a:gradFill rotWithShape="0">
                          <a:gsLst>
                            <a:gs pos="0">
                              <a:srgbClr val="FF99CC"/>
                            </a:gs>
                            <a:gs pos="100000">
                              <a:srgbClr val="FFFFFF"/>
                            </a:gs>
                          </a:gsLst>
                          <a:lin ang="5400000" scaled="1"/>
                        </a:gradFill>
                        <a:ln w="9525">
                          <a:solidFill>
                            <a:srgbClr val="000000"/>
                          </a:solidFill>
                          <a:miter lim="800000"/>
                          <a:headEnd/>
                          <a:tailEnd/>
                        </a:ln>
                        <a:effectLst>
                          <a:outerShdw blurRad="63500" dist="38097" dir="2700000" algn="ctr" rotWithShape="0">
                            <a:srgbClr val="000000">
                              <a:alpha val="74997"/>
                            </a:srgbClr>
                          </a:outerShdw>
                        </a:effectLst>
                      </wps:spPr>
                      <wps:txbx>
                        <w:txbxContent>
                          <w:p w14:paraId="79B42B3F" w14:textId="77777777" w:rsidR="00A04004" w:rsidRDefault="00A04004">
                            <w:pPr>
                              <w:ind w:firstLine="360"/>
                              <w:jc w:val="center"/>
                              <w:rPr>
                                <w:sz w:val="18"/>
                              </w:rPr>
                            </w:pPr>
                            <w:r>
                              <w:rPr>
                                <w:rFonts w:hint="eastAsia"/>
                                <w:sz w:val="18"/>
                              </w:rPr>
                              <w:t>SPI Policies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29B8E" id="Text Box 6" o:spid="_x0000_s1028" type="#_x0000_t202" style="position:absolute;left:0;text-align:left;margin-left:285.6pt;margin-top:18.2pt;width:72.8pt;height:22.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" fillcolor="#f9c">
                <v:fill focus="100%" type="gradient"/>
                <v:shadow on="t" opacity="49150f" offset="26939emu,26939emu"/>
                <v:textbox>
                  <w:txbxContent>
                    <w:p w14:paraId="79B42B3F" w14:textId="77777777" w:rsidR="00A04004" w:rsidRDefault="00A04004">
                      <w:pPr>
                        <w:ind w:firstLine="360"/>
                        <w:jc w:val="center"/>
                        <w:rPr>
                          <w:sz w:val="18"/>
                        </w:rPr>
                      </w:pPr>
                      <w:r>
                        <w:rPr>
                          <w:rFonts w:hint="eastAsia"/>
                          <w:sz w:val="18"/>
                        </w:rPr>
                        <w:t>SPI Policies</w:t>
                      </w:r>
                    </w:p>
                  </w:txbxContent>
                </v:textbox>
              </v:shape>
            </w:pict>
          </mc:Fallback>
        </mc:AlternateContent>
      </w:r>
      <w:r>
        <w:rPr>
          <w:rFonts w:asciiTheme="minorEastAsia" w:eastAsiaTheme="minorEastAsia" w:hAnsiTheme="minorEastAsia"/>
          <w:noProof/>
          <w:sz w:val="20"/>
        </w:rPr>
        <mc:AlternateContent>
          <mc:Choice Requires="wps">
            <w:drawing>
              <wp:anchor distT="0" distB="0" distL="114300" distR="114300" simplePos="0" relativeHeight="251657216" behindDoc="0" locked="0" layoutInCell="1" allowOverlap="1" wp14:anchorId="31868136" wp14:editId="5C4EFEEC">
                <wp:simplePos x="0" y="0"/>
                <wp:positionH relativeFrom="column">
                  <wp:posOffset>3058160</wp:posOffset>
                </wp:positionH>
                <wp:positionV relativeFrom="paragraph">
                  <wp:posOffset>806450</wp:posOffset>
                </wp:positionV>
                <wp:extent cx="2062480" cy="287655"/>
                <wp:effectExtent l="86360" t="95250" r="111760" b="112395"/>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287655"/>
                        </a:xfrm>
                        <a:prstGeom prst="rect">
                          <a:avLst/>
                        </a:prstGeom>
                        <a:gradFill rotWithShape="0">
                          <a:gsLst>
                            <a:gs pos="0">
                              <a:srgbClr val="CCFFCC"/>
                            </a:gs>
                            <a:gs pos="100000">
                              <a:srgbClr val="FFFFFF"/>
                            </a:gs>
                          </a:gsLst>
                          <a:lin ang="5400000" scaled="1"/>
                        </a:gradFill>
                        <a:ln w="9525">
                          <a:solidFill>
                            <a:srgbClr val="000000"/>
                          </a:solidFill>
                          <a:miter lim="800000"/>
                          <a:headEnd/>
                          <a:tailEnd/>
                        </a:ln>
                        <a:effectLst>
                          <a:outerShdw blurRad="63500" dist="38097" dir="2700000" algn="ctr" rotWithShape="0">
                            <a:srgbClr val="000000">
                              <a:alpha val="74997"/>
                            </a:srgbClr>
                          </a:outerShdw>
                        </a:effectLst>
                      </wps:spPr>
                      <wps:txbx>
                        <w:txbxContent>
                          <w:p w14:paraId="6FFDFF68" w14:textId="77777777" w:rsidR="00A04004" w:rsidRDefault="00A04004">
                            <w:pPr>
                              <w:ind w:firstLine="360"/>
                              <w:jc w:val="center"/>
                              <w:rPr>
                                <w:sz w:val="18"/>
                              </w:rPr>
                            </w:pPr>
                            <w:r>
                              <w:rPr>
                                <w:rFonts w:hint="eastAsia"/>
                                <w:sz w:val="18"/>
                              </w:rPr>
                              <w:t>Procedures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68136" id="Text Box 8" o:spid="_x0000_s1029" type="#_x0000_t202" style="position:absolute;left:0;text-align:left;margin-left:240.8pt;margin-top:63.5pt;width:162.4pt;height:22.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" fillcolor="#cfc">
                <v:fill focus="100%" type="gradient"/>
                <v:shadow on="t" opacity="49150f" offset="26939emu,26939emu"/>
                <v:textbox>
                  <w:txbxContent>
                    <w:p w14:paraId="6FFDFF68" w14:textId="77777777" w:rsidR="00A04004" w:rsidRDefault="00A04004">
                      <w:pPr>
                        <w:ind w:firstLine="360"/>
                        <w:jc w:val="center"/>
                        <w:rPr>
                          <w:sz w:val="18"/>
                        </w:rPr>
                      </w:pPr>
                      <w:r>
                        <w:rPr>
                          <w:rFonts w:hint="eastAsia"/>
                          <w:sz w:val="18"/>
                        </w:rPr>
                        <w:t>Procedures</w:t>
                      </w:r>
                    </w:p>
                  </w:txbxContent>
                </v:textbox>
              </v:shape>
            </w:pict>
          </mc:Fallback>
        </mc:AlternateContent>
      </w:r>
      <w:r>
        <w:rPr>
          <w:rFonts w:asciiTheme="minorEastAsia" w:eastAsiaTheme="minorEastAsia" w:hAnsiTheme="minorEastAsia"/>
          <w:noProof/>
          <w:sz w:val="20"/>
        </w:rPr>
        <mc:AlternateContent>
          <mc:Choice Requires="wps">
            <w:drawing>
              <wp:anchor distT="0" distB="0" distL="114300" distR="114300" simplePos="0" relativeHeight="251688960" behindDoc="0" locked="0" layoutInCell="1" allowOverlap="1" wp14:anchorId="1017BA61" wp14:editId="2718D1D2">
                <wp:simplePos x="0" y="0"/>
                <wp:positionH relativeFrom="column">
                  <wp:posOffset>2844800</wp:posOffset>
                </wp:positionH>
                <wp:positionV relativeFrom="paragraph">
                  <wp:posOffset>1094105</wp:posOffset>
                </wp:positionV>
                <wp:extent cx="2489200" cy="287655"/>
                <wp:effectExtent l="88900" t="90805" r="114300" b="11684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287655"/>
                        </a:xfrm>
                        <a:prstGeom prst="rect">
                          <a:avLst/>
                        </a:prstGeom>
                        <a:gradFill rotWithShape="0">
                          <a:gsLst>
                            <a:gs pos="0">
                              <a:srgbClr val="FFFFFF"/>
                            </a:gs>
                            <a:gs pos="100000">
                              <a:srgbClr val="99CCFF"/>
                            </a:gs>
                          </a:gsLst>
                          <a:lin ang="5400000" scaled="1"/>
                        </a:gradFill>
                        <a:ln w="9525">
                          <a:solidFill>
                            <a:srgbClr val="000000"/>
                          </a:solidFill>
                          <a:miter lim="800000"/>
                          <a:headEnd/>
                          <a:tailEnd/>
                        </a:ln>
                        <a:effectLst>
                          <a:outerShdw blurRad="63500" dist="38097" dir="2700000" algn="ctr" rotWithShape="0">
                            <a:srgbClr val="000000">
                              <a:alpha val="74997"/>
                            </a:srgbClr>
                          </a:outerShdw>
                        </a:effectLst>
                      </wps:spPr>
                      <wps:txbx>
                        <w:txbxContent>
                          <w:p w14:paraId="67490E88" w14:textId="77777777" w:rsidR="00A04004" w:rsidRDefault="00A04004">
                            <w:pPr>
                              <w:ind w:firstLine="360"/>
                              <w:jc w:val="center"/>
                              <w:rPr>
                                <w:sz w:val="18"/>
                              </w:rPr>
                            </w:pPr>
                            <w:r>
                              <w:rPr>
                                <w:rFonts w:hint="eastAsia"/>
                                <w:sz w:val="18"/>
                              </w:rPr>
                              <w:t>Templates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7BA61" id="Text Box 9" o:spid="_x0000_s1030" type="#_x0000_t202" style="position:absolute;left:0;text-align:left;margin-left:224pt;margin-top:86.15pt;width:196pt;height:22.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">
                <v:fill color2="#9cf" focus="100%" type="gradient"/>
                <v:shadow on="t" opacity="49150f" offset="26939emu,26939emu"/>
                <v:textbox>
                  <w:txbxContent>
                    <w:p w14:paraId="67490E88" w14:textId="77777777" w:rsidR="00A04004" w:rsidRDefault="00A04004">
                      <w:pPr>
                        <w:ind w:firstLine="360"/>
                        <w:jc w:val="center"/>
                        <w:rPr>
                          <w:sz w:val="18"/>
                        </w:rPr>
                      </w:pPr>
                      <w:r>
                        <w:rPr>
                          <w:rFonts w:hint="eastAsia"/>
                          <w:sz w:val="18"/>
                        </w:rPr>
                        <w:t>Templates</w:t>
                      </w:r>
                    </w:p>
                  </w:txbxContent>
                </v:textbox>
              </v:shape>
            </w:pict>
          </mc:Fallback>
        </mc:AlternateContent>
      </w:r>
      <w:r>
        <w:rPr>
          <w:rFonts w:asciiTheme="minorEastAsia" w:eastAsiaTheme="minorEastAsia" w:hAnsiTheme="minorEastAsia"/>
          <w:noProof/>
          <w:sz w:val="20"/>
        </w:rPr>
        <mc:AlternateContent>
          <mc:Choice Requires="wps">
            <w:drawing>
              <wp:anchor distT="0" distB="0" distL="114300" distR="114300" simplePos="0" relativeHeight="251721728" behindDoc="0" locked="0" layoutInCell="1" allowOverlap="1" wp14:anchorId="7955D2D5" wp14:editId="05CDC352">
                <wp:simplePos x="0" y="0"/>
                <wp:positionH relativeFrom="column">
                  <wp:posOffset>713105</wp:posOffset>
                </wp:positionH>
                <wp:positionV relativeFrom="paragraph">
                  <wp:posOffset>231140</wp:posOffset>
                </wp:positionV>
                <wp:extent cx="1209040" cy="287655"/>
                <wp:effectExtent l="90805" t="91440" r="109855" b="1162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287655"/>
                        </a:xfrm>
                        <a:prstGeom prst="rect">
                          <a:avLst/>
                        </a:prstGeom>
                        <a:gradFill rotWithShape="0">
                          <a:gsLst>
                            <a:gs pos="0">
                              <a:srgbClr val="FF99CC"/>
                            </a:gs>
                            <a:gs pos="100000">
                              <a:srgbClr val="FFFFFF"/>
                            </a:gs>
                          </a:gsLst>
                          <a:lin ang="5400000" scaled="1"/>
                        </a:gradFill>
                        <a:ln w="9525">
                          <a:solidFill>
                            <a:srgbClr val="000000"/>
                          </a:solidFill>
                          <a:miter lim="800000"/>
                          <a:headEnd/>
                          <a:tailEnd/>
                        </a:ln>
                        <a:effectLst>
                          <a:outerShdw blurRad="63500" dist="38097" dir="2700000" algn="ctr" rotWithShape="0">
                            <a:srgbClr val="000000">
                              <a:alpha val="74997"/>
                            </a:srgbClr>
                          </a:outerShdw>
                        </a:effectLst>
                      </wps:spPr>
                      <wps:txbx>
                        <w:txbxContent>
                          <w:p w14:paraId="60741A59" w14:textId="77777777" w:rsidR="00A04004" w:rsidRDefault="00A04004">
                            <w:pPr>
                              <w:ind w:firstLine="360"/>
                              <w:jc w:val="center"/>
                              <w:rPr>
                                <w:sz w:val="18"/>
                              </w:rPr>
                            </w:pPr>
                            <w:r>
                              <w:rPr>
                                <w:rFonts w:hint="eastAsia"/>
                                <w:sz w:val="18"/>
                              </w:rPr>
                              <w:t>过程改进政策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5D2D5" id="Text Box 2" o:spid="_x0000_s1031" type="#_x0000_t202" style="position:absolute;left:0;text-align:left;margin-left:56.15pt;margin-top:18.2pt;width:95.2pt;height:2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" fillcolor="#f9c">
                <v:fill focus="100%" type="gradient"/>
                <v:shadow on="t" opacity="49150f" offset="26939emu,26939emu"/>
                <v:textbox>
                  <w:txbxContent>
                    <w:p w14:paraId="60741A59" w14:textId="77777777" w:rsidR="00A04004" w:rsidRDefault="00A04004">
                      <w:pPr>
                        <w:ind w:firstLine="360"/>
                        <w:jc w:val="center"/>
                        <w:rPr>
                          <w:sz w:val="18"/>
                        </w:rPr>
                      </w:pPr>
                      <w:r>
                        <w:rPr>
                          <w:rFonts w:hint="eastAsia"/>
                          <w:sz w:val="18"/>
                        </w:rPr>
                        <w:t>过程改进政策</w:t>
                      </w:r>
                    </w:p>
                  </w:txbxContent>
                </v:textbox>
              </v:shape>
            </w:pict>
          </mc:Fallback>
        </mc:AlternateContent>
      </w:r>
      <w:r>
        <w:rPr>
          <w:rFonts w:asciiTheme="minorEastAsia" w:eastAsiaTheme="minorEastAsia" w:hAnsiTheme="minorEastAsia"/>
          <w:noProof/>
          <w:sz w:val="20"/>
        </w:rPr>
        <mc:AlternateContent>
          <mc:Choice Requires="wps">
            <w:drawing>
              <wp:anchor distT="0" distB="0" distL="114300" distR="114300" simplePos="0" relativeHeight="251754496" behindDoc="0" locked="0" layoutInCell="1" allowOverlap="1" wp14:anchorId="6C862D09" wp14:editId="3BEB6AFA">
                <wp:simplePos x="0" y="0"/>
                <wp:positionH relativeFrom="column">
                  <wp:posOffset>71120</wp:posOffset>
                </wp:positionH>
                <wp:positionV relativeFrom="paragraph">
                  <wp:posOffset>1094105</wp:posOffset>
                </wp:positionV>
                <wp:extent cx="2489200" cy="287655"/>
                <wp:effectExtent l="83820" t="90805" r="119380" b="1168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287655"/>
                        </a:xfrm>
                        <a:prstGeom prst="rect">
                          <a:avLst/>
                        </a:prstGeom>
                        <a:gradFill rotWithShape="0">
                          <a:gsLst>
                            <a:gs pos="0">
                              <a:srgbClr val="FFFFFF"/>
                            </a:gs>
                            <a:gs pos="100000">
                              <a:srgbClr val="99CCFF"/>
                            </a:gs>
                          </a:gsLst>
                          <a:lin ang="5400000" scaled="1"/>
                        </a:gradFill>
                        <a:ln w="9525">
                          <a:solidFill>
                            <a:srgbClr val="000000"/>
                          </a:solidFill>
                          <a:miter lim="800000"/>
                          <a:headEnd/>
                          <a:tailEnd/>
                        </a:ln>
                        <a:effectLst>
                          <a:outerShdw blurRad="63500" dist="38097" dir="2700000" algn="ctr" rotWithShape="0">
                            <a:srgbClr val="000000">
                              <a:alpha val="74997"/>
                            </a:srgbClr>
                          </a:outerShdw>
                        </a:effectLst>
                      </wps:spPr>
                      <wps:txbx>
                        <w:txbxContent>
                          <w:p w14:paraId="31392AD4" w14:textId="77777777" w:rsidR="00A04004" w:rsidRDefault="00A04004">
                            <w:pPr>
                              <w:ind w:firstLine="360"/>
                              <w:jc w:val="center"/>
                              <w:rPr>
                                <w:sz w:val="18"/>
                              </w:rPr>
                            </w:pPr>
                            <w:r>
                              <w:rPr>
                                <w:rFonts w:hint="eastAsia"/>
                                <w:sz w:val="18"/>
                              </w:rPr>
                              <w:t>文档模板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62D09" id="Text Box 5" o:spid="_x0000_s1032" type="#_x0000_t202" style="position:absolute;left:0;text-align:left;margin-left:5.6pt;margin-top:86.15pt;width:196pt;height:22.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">
                <v:fill color2="#9cf" focus="100%" type="gradient"/>
                <v:shadow on="t" opacity="49150f" offset="26939emu,26939emu"/>
                <v:textbox>
                  <w:txbxContent>
                    <w:p w14:paraId="31392AD4" w14:textId="77777777" w:rsidR="00A04004" w:rsidRDefault="00A04004">
                      <w:pPr>
                        <w:ind w:firstLine="360"/>
                        <w:jc w:val="center"/>
                        <w:rPr>
                          <w:sz w:val="18"/>
                        </w:rPr>
                      </w:pPr>
                      <w:r>
                        <w:rPr>
                          <w:rFonts w:hint="eastAsia"/>
                          <w:sz w:val="18"/>
                        </w:rPr>
                        <w:t>文档模板</w:t>
                      </w:r>
                    </w:p>
                  </w:txbxContent>
                </v:textbox>
              </v:shape>
            </w:pict>
          </mc:Fallback>
        </mc:AlternateContent>
      </w:r>
      <w:r>
        <w:rPr>
          <w:rFonts w:asciiTheme="minorEastAsia" w:eastAsiaTheme="minorEastAsia" w:hAnsiTheme="minorEastAsia"/>
          <w:noProof/>
          <w:sz w:val="20"/>
        </w:rPr>
        <mc:AlternateContent>
          <mc:Choice Requires="wps">
            <w:drawing>
              <wp:anchor distT="0" distB="0" distL="114300" distR="114300" simplePos="0" relativeHeight="251787264" behindDoc="0" locked="0" layoutInCell="1" allowOverlap="1" wp14:anchorId="727AB59E" wp14:editId="61B8D692">
                <wp:simplePos x="0" y="0"/>
                <wp:positionH relativeFrom="column">
                  <wp:posOffset>284480</wp:posOffset>
                </wp:positionH>
                <wp:positionV relativeFrom="paragraph">
                  <wp:posOffset>806450</wp:posOffset>
                </wp:positionV>
                <wp:extent cx="2062480" cy="287655"/>
                <wp:effectExtent l="93980" t="95250" r="116840" b="112395"/>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287655"/>
                        </a:xfrm>
                        <a:prstGeom prst="rect">
                          <a:avLst/>
                        </a:prstGeom>
                        <a:gradFill rotWithShape="0">
                          <a:gsLst>
                            <a:gs pos="0">
                              <a:srgbClr val="CCFFCC"/>
                            </a:gs>
                            <a:gs pos="100000">
                              <a:srgbClr val="FFFFFF"/>
                            </a:gs>
                          </a:gsLst>
                          <a:lin ang="5400000" scaled="1"/>
                        </a:gradFill>
                        <a:ln w="9525">
                          <a:solidFill>
                            <a:srgbClr val="000000"/>
                          </a:solidFill>
                          <a:miter lim="800000"/>
                          <a:headEnd/>
                          <a:tailEnd/>
                        </a:ln>
                        <a:effectLst>
                          <a:outerShdw blurRad="63500" dist="38097" dir="2700000" algn="ctr" rotWithShape="0">
                            <a:srgbClr val="000000">
                              <a:alpha val="74997"/>
                            </a:srgbClr>
                          </a:outerShdw>
                        </a:effectLst>
                      </wps:spPr>
                      <wps:txbx>
                        <w:txbxContent>
                          <w:p w14:paraId="4611ED64" w14:textId="77777777" w:rsidR="00A04004" w:rsidRDefault="00A04004">
                            <w:pPr>
                              <w:ind w:firstLine="360"/>
                              <w:jc w:val="center"/>
                              <w:rPr>
                                <w:sz w:val="18"/>
                              </w:rPr>
                            </w:pPr>
                            <w:r>
                              <w:rPr>
                                <w:rFonts w:hint="eastAsia"/>
                                <w:sz w:val="18"/>
                              </w:rPr>
                              <w:t>规程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AB59E" id="Text Box 4" o:spid="_x0000_s1033" type="#_x0000_t202" style="position:absolute;left:0;text-align:left;margin-left:22.4pt;margin-top:63.5pt;width:162.4pt;height:22.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" fillcolor="#cfc">
                <v:fill focus="100%" type="gradient"/>
                <v:shadow on="t" opacity="49150f" offset="26939emu,26939emu"/>
                <v:textbox>
                  <w:txbxContent>
                    <w:p w14:paraId="4611ED64" w14:textId="77777777" w:rsidR="00A04004" w:rsidRDefault="00A04004">
                      <w:pPr>
                        <w:ind w:firstLine="360"/>
                        <w:jc w:val="center"/>
                        <w:rPr>
                          <w:sz w:val="18"/>
                        </w:rPr>
                      </w:pPr>
                      <w:r>
                        <w:rPr>
                          <w:rFonts w:hint="eastAsia"/>
                          <w:sz w:val="18"/>
                        </w:rPr>
                        <w:t>规程</w:t>
                      </w:r>
                    </w:p>
                  </w:txbxContent>
                </v:textbox>
              </v:shape>
            </w:pict>
          </mc:Fallback>
        </mc:AlternateContent>
      </w:r>
    </w:p>
    <w:p w14:paraId="753948D8" w14:textId="77777777" w:rsidR="00E216F6" w:rsidRPr="00D77533" w:rsidRDefault="00BF47A7" w:rsidP="003B2FE3">
      <w:pPr>
        <w:ind w:firstLine="360"/>
        <w:jc w:val="center"/>
        <w:rPr>
          <w:rFonts w:asciiTheme="minorEastAsia" w:eastAsiaTheme="minorEastAsia" w:hAnsiTheme="minorEastAsia"/>
          <w:sz w:val="18"/>
        </w:rPr>
      </w:pPr>
      <w:r>
        <w:rPr>
          <w:rFonts w:asciiTheme="minorEastAsia" w:eastAsiaTheme="minorEastAsia" w:hAnsiTheme="minorEastAsia" w:hint="eastAsia"/>
          <w:sz w:val="18"/>
        </w:rPr>
        <w:t>上</w:t>
      </w:r>
      <w:r w:rsidR="003F62D9" w:rsidRPr="00D77533">
        <w:rPr>
          <w:rFonts w:asciiTheme="minorEastAsia" w:eastAsiaTheme="minorEastAsia" w:hAnsiTheme="minorEastAsia" w:hint="eastAsia"/>
          <w:sz w:val="18"/>
        </w:rPr>
        <w:t>图  SPP文档结构</w:t>
      </w:r>
    </w:p>
    <w:p w14:paraId="31AC7D88" w14:textId="77777777" w:rsidR="00E216F6" w:rsidRDefault="00E216F6" w:rsidP="003B2FE3">
      <w:pPr>
        <w:ind w:firstLine="420"/>
        <w:rPr>
          <w:rFonts w:asciiTheme="minorEastAsia" w:eastAsiaTheme="minorEastAsia" w:hAnsiTheme="minorEastAsia"/>
        </w:rPr>
      </w:pPr>
    </w:p>
    <w:p w14:paraId="41589602" w14:textId="77777777" w:rsidR="00BF47A7" w:rsidRDefault="00BF47A7" w:rsidP="003B2FE3">
      <w:pPr>
        <w:ind w:firstLine="420"/>
        <w:rPr>
          <w:rFonts w:asciiTheme="minorEastAsia" w:eastAsiaTheme="minorEastAsia" w:hAnsiTheme="minorEastAsia"/>
        </w:rPr>
      </w:pPr>
    </w:p>
    <w:p w14:paraId="7E7FAF21" w14:textId="77777777" w:rsidR="00BF47A7" w:rsidRDefault="00BF47A7" w:rsidP="003B2FE3">
      <w:pPr>
        <w:ind w:firstLine="420"/>
        <w:rPr>
          <w:rFonts w:asciiTheme="minorEastAsia" w:eastAsiaTheme="minorEastAsia" w:hAnsiTheme="minorEastAsia"/>
        </w:rPr>
      </w:pPr>
    </w:p>
    <w:p w14:paraId="036E6E1E" w14:textId="77777777" w:rsidR="00BF47A7" w:rsidRPr="00D77533" w:rsidRDefault="00BF47A7" w:rsidP="003B2FE3">
      <w:pPr>
        <w:ind w:firstLine="420"/>
        <w:rPr>
          <w:rFonts w:asciiTheme="minorEastAsia" w:eastAsiaTheme="minorEastAsia" w:hAnsiTheme="minorEastAsia"/>
        </w:rPr>
      </w:pPr>
    </w:p>
    <w:p w14:paraId="3E832261" w14:textId="77777777" w:rsidR="009626E4" w:rsidRPr="00D61203" w:rsidRDefault="00D61203" w:rsidP="00D61203">
      <w:pPr>
        <w:ind w:firstLine="480"/>
        <w:jc w:val="center"/>
        <w:rPr>
          <w:rFonts w:asciiTheme="minorEastAsia" w:eastAsiaTheme="minorEastAsia" w:hAnsiTheme="minorEastAsia"/>
          <w:b/>
          <w:sz w:val="24"/>
          <w:szCs w:val="24"/>
        </w:rPr>
      </w:pPr>
      <w:r w:rsidRPr="00D61203">
        <w:rPr>
          <w:rFonts w:asciiTheme="minorEastAsia" w:eastAsiaTheme="minorEastAsia" w:hAnsiTheme="minorEastAsia" w:hint="eastAsia"/>
          <w:b/>
          <w:sz w:val="24"/>
          <w:szCs w:val="24"/>
        </w:rPr>
        <w:lastRenderedPageBreak/>
        <w:t>表规范细分</w:t>
      </w:r>
    </w:p>
    <w:tbl>
      <w:tblPr>
        <w:tblW w:w="8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2941"/>
        <w:gridCol w:w="3260"/>
      </w:tblGrid>
      <w:tr w:rsidR="00E216F6" w:rsidRPr="00BF47A7" w14:paraId="1863978E" w14:textId="77777777" w:rsidTr="009626E4">
        <w:trPr>
          <w:cantSplit/>
        </w:trPr>
        <w:tc>
          <w:tcPr>
            <w:tcW w:w="2660" w:type="dxa"/>
            <w:shd w:val="clear" w:color="auto" w:fill="D9D9D9"/>
          </w:tcPr>
          <w:p w14:paraId="47CAC6E5" w14:textId="77777777" w:rsidR="00E216F6" w:rsidRPr="00BF47A7" w:rsidRDefault="003F62D9" w:rsidP="00BF47A7">
            <w:pPr>
              <w:spacing w:line="240" w:lineRule="auto"/>
              <w:ind w:firstLine="420"/>
              <w:jc w:val="center"/>
              <w:rPr>
                <w:rFonts w:asciiTheme="minorEastAsia" w:eastAsiaTheme="minorEastAsia" w:hAnsiTheme="minorEastAsia"/>
                <w:b/>
                <w:bCs/>
                <w:szCs w:val="21"/>
              </w:rPr>
            </w:pPr>
            <w:r w:rsidRPr="00BF47A7">
              <w:rPr>
                <w:rFonts w:asciiTheme="minorEastAsia" w:eastAsiaTheme="minorEastAsia" w:hAnsiTheme="minorEastAsia" w:hint="eastAsia"/>
                <w:b/>
                <w:bCs/>
                <w:szCs w:val="21"/>
              </w:rPr>
              <w:t>项目管理过程域</w:t>
            </w:r>
          </w:p>
        </w:tc>
        <w:tc>
          <w:tcPr>
            <w:tcW w:w="2941" w:type="dxa"/>
            <w:shd w:val="clear" w:color="auto" w:fill="D9D9D9"/>
          </w:tcPr>
          <w:p w14:paraId="493D08FF" w14:textId="77777777" w:rsidR="00E216F6" w:rsidRPr="00BF47A7" w:rsidRDefault="003F62D9" w:rsidP="00BF47A7">
            <w:pPr>
              <w:spacing w:line="240" w:lineRule="auto"/>
              <w:ind w:firstLine="420"/>
              <w:jc w:val="center"/>
              <w:rPr>
                <w:rFonts w:asciiTheme="minorEastAsia" w:eastAsiaTheme="minorEastAsia" w:hAnsiTheme="minorEastAsia"/>
                <w:b/>
                <w:bCs/>
                <w:szCs w:val="21"/>
              </w:rPr>
            </w:pPr>
            <w:r w:rsidRPr="00BF47A7">
              <w:rPr>
                <w:rFonts w:asciiTheme="minorEastAsia" w:eastAsiaTheme="minorEastAsia" w:hAnsiTheme="minorEastAsia" w:hint="eastAsia"/>
                <w:b/>
                <w:bCs/>
                <w:szCs w:val="21"/>
              </w:rPr>
              <w:t>主要规程</w:t>
            </w:r>
          </w:p>
        </w:tc>
        <w:tc>
          <w:tcPr>
            <w:tcW w:w="3260" w:type="dxa"/>
            <w:shd w:val="clear" w:color="auto" w:fill="D9D9D9"/>
          </w:tcPr>
          <w:p w14:paraId="458EF541" w14:textId="77777777" w:rsidR="00E216F6" w:rsidRPr="00BF47A7" w:rsidRDefault="003F62D9" w:rsidP="00BF47A7">
            <w:pPr>
              <w:spacing w:line="240" w:lineRule="auto"/>
              <w:ind w:firstLine="420"/>
              <w:jc w:val="center"/>
              <w:rPr>
                <w:rFonts w:asciiTheme="minorEastAsia" w:eastAsiaTheme="minorEastAsia" w:hAnsiTheme="minorEastAsia"/>
                <w:b/>
                <w:bCs/>
                <w:szCs w:val="21"/>
              </w:rPr>
            </w:pPr>
            <w:r w:rsidRPr="00BF47A7">
              <w:rPr>
                <w:rFonts w:asciiTheme="minorEastAsia" w:eastAsiaTheme="minorEastAsia" w:hAnsiTheme="minorEastAsia" w:hint="eastAsia"/>
                <w:b/>
                <w:bCs/>
                <w:szCs w:val="21"/>
              </w:rPr>
              <w:t>文档模板</w:t>
            </w:r>
          </w:p>
        </w:tc>
      </w:tr>
      <w:tr w:rsidR="00E216F6" w:rsidRPr="00BF47A7" w14:paraId="0EEC7115" w14:textId="77777777" w:rsidTr="009626E4">
        <w:trPr>
          <w:cantSplit/>
        </w:trPr>
        <w:tc>
          <w:tcPr>
            <w:tcW w:w="2660" w:type="dxa"/>
            <w:vAlign w:val="center"/>
          </w:tcPr>
          <w:p w14:paraId="3FB9ED5D"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立项管理</w:t>
            </w:r>
          </w:p>
          <w:p w14:paraId="5AD3ED43"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w:t>
            </w:r>
            <w:r w:rsidRPr="00BF47A7">
              <w:rPr>
                <w:rFonts w:asciiTheme="minorEastAsia" w:eastAsiaTheme="minorEastAsia" w:hAnsiTheme="minorEastAsia" w:hint="eastAsia"/>
                <w:szCs w:val="21"/>
              </w:rPr>
              <w:t>PIM</w:t>
            </w:r>
          </w:p>
        </w:tc>
        <w:tc>
          <w:tcPr>
            <w:tcW w:w="2941" w:type="dxa"/>
            <w:vAlign w:val="center"/>
          </w:tcPr>
          <w:p w14:paraId="0F421370"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立项建议</w:t>
            </w:r>
          </w:p>
          <w:p w14:paraId="74F058F8"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立项评审</w:t>
            </w:r>
          </w:p>
          <w:p w14:paraId="43922585"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项目筹备</w:t>
            </w:r>
          </w:p>
        </w:tc>
        <w:tc>
          <w:tcPr>
            <w:tcW w:w="3260" w:type="dxa"/>
            <w:vAlign w:val="center"/>
          </w:tcPr>
          <w:p w14:paraId="58B629DE"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《立项建议书》</w:t>
            </w:r>
          </w:p>
          <w:p w14:paraId="5F711F95"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《立项调查报告书》</w:t>
            </w:r>
          </w:p>
          <w:p w14:paraId="11D59397"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《立项可行性分析报告》</w:t>
            </w:r>
          </w:p>
          <w:p w14:paraId="498BB004"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《立项评审报告》</w:t>
            </w:r>
          </w:p>
        </w:tc>
      </w:tr>
      <w:tr w:rsidR="00E216F6" w:rsidRPr="00BF47A7" w14:paraId="0276C6FE" w14:textId="77777777" w:rsidTr="009626E4">
        <w:trPr>
          <w:cantSplit/>
        </w:trPr>
        <w:tc>
          <w:tcPr>
            <w:tcW w:w="2660" w:type="dxa"/>
            <w:vAlign w:val="center"/>
          </w:tcPr>
          <w:p w14:paraId="1FBAEE20"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结项管理</w:t>
            </w:r>
          </w:p>
          <w:p w14:paraId="614DFDA4"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w:t>
            </w:r>
            <w:r w:rsidRPr="00BF47A7">
              <w:rPr>
                <w:rFonts w:asciiTheme="minorEastAsia" w:eastAsiaTheme="minorEastAsia" w:hAnsiTheme="minorEastAsia" w:hint="eastAsia"/>
                <w:szCs w:val="21"/>
              </w:rPr>
              <w:t>PCM</w:t>
            </w:r>
          </w:p>
        </w:tc>
        <w:tc>
          <w:tcPr>
            <w:tcW w:w="2941" w:type="dxa"/>
            <w:vAlign w:val="center"/>
          </w:tcPr>
          <w:p w14:paraId="08086961"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结项管理</w:t>
            </w:r>
          </w:p>
        </w:tc>
        <w:tc>
          <w:tcPr>
            <w:tcW w:w="3260" w:type="dxa"/>
            <w:vAlign w:val="center"/>
          </w:tcPr>
          <w:p w14:paraId="45BF57D3"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《结项申请书》</w:t>
            </w:r>
          </w:p>
          <w:p w14:paraId="58990C39"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《结项评审报告》</w:t>
            </w:r>
          </w:p>
        </w:tc>
      </w:tr>
      <w:tr w:rsidR="00E216F6" w:rsidRPr="00BF47A7" w14:paraId="2E496E2E" w14:textId="77777777" w:rsidTr="009626E4">
        <w:trPr>
          <w:cantSplit/>
        </w:trPr>
        <w:tc>
          <w:tcPr>
            <w:tcW w:w="2660" w:type="dxa"/>
            <w:vAlign w:val="center"/>
          </w:tcPr>
          <w:p w14:paraId="21BCC169"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项目规划</w:t>
            </w:r>
          </w:p>
          <w:p w14:paraId="6154A965"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-PROC-PP</w:t>
            </w:r>
          </w:p>
        </w:tc>
        <w:tc>
          <w:tcPr>
            <w:tcW w:w="2941" w:type="dxa"/>
            <w:vAlign w:val="center"/>
          </w:tcPr>
          <w:p w14:paraId="07F366C7"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项目估计</w:t>
            </w:r>
          </w:p>
          <w:p w14:paraId="1FBAA707"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制定项目计划</w:t>
            </w:r>
          </w:p>
          <w:p w14:paraId="56A67D00"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审批项目计划</w:t>
            </w:r>
          </w:p>
          <w:p w14:paraId="4C165173"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项目计划变更控制</w:t>
            </w:r>
          </w:p>
        </w:tc>
        <w:tc>
          <w:tcPr>
            <w:tcW w:w="3260" w:type="dxa"/>
            <w:vAlign w:val="center"/>
          </w:tcPr>
          <w:p w14:paraId="0F3F8A90"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《项目估计表》</w:t>
            </w:r>
          </w:p>
          <w:p w14:paraId="13B36B5D"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《项目计划》</w:t>
            </w:r>
          </w:p>
          <w:p w14:paraId="652A9956"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《项目计划变更控制报告》</w:t>
            </w:r>
          </w:p>
        </w:tc>
      </w:tr>
      <w:tr w:rsidR="00E216F6" w:rsidRPr="00BF47A7" w14:paraId="6A4E817B" w14:textId="77777777" w:rsidTr="009626E4">
        <w:trPr>
          <w:cantSplit/>
        </w:trPr>
        <w:tc>
          <w:tcPr>
            <w:tcW w:w="2660" w:type="dxa"/>
            <w:vAlign w:val="center"/>
          </w:tcPr>
          <w:p w14:paraId="5214B0CE"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项目监控</w:t>
            </w:r>
          </w:p>
          <w:p w14:paraId="7ECF9D5B"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-PROC-P</w:t>
            </w:r>
            <w:r w:rsidRPr="00BF47A7">
              <w:rPr>
                <w:rFonts w:asciiTheme="minorEastAsia" w:eastAsiaTheme="minorEastAsia" w:hAnsiTheme="minorEastAsia" w:hint="eastAsia"/>
                <w:szCs w:val="21"/>
              </w:rPr>
              <w:t>MC</w:t>
            </w:r>
          </w:p>
        </w:tc>
        <w:tc>
          <w:tcPr>
            <w:tcW w:w="2941" w:type="dxa"/>
            <w:vAlign w:val="center"/>
          </w:tcPr>
          <w:p w14:paraId="7DD4BA0B"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项目计划跟踪</w:t>
            </w:r>
          </w:p>
          <w:p w14:paraId="64F2404A"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偏差控制</w:t>
            </w:r>
          </w:p>
          <w:p w14:paraId="3C99404F"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项目进展总结</w:t>
            </w:r>
          </w:p>
        </w:tc>
        <w:tc>
          <w:tcPr>
            <w:tcW w:w="3260" w:type="dxa"/>
            <w:vAlign w:val="center"/>
          </w:tcPr>
          <w:p w14:paraId="5E44DFFA"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《项目监控数据表》</w:t>
            </w:r>
          </w:p>
          <w:p w14:paraId="13516C64"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《项目偏差控制报告》</w:t>
            </w:r>
          </w:p>
          <w:p w14:paraId="35B7E164"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《项目进展报告》</w:t>
            </w:r>
          </w:p>
        </w:tc>
      </w:tr>
      <w:tr w:rsidR="00E216F6" w:rsidRPr="00BF47A7" w14:paraId="27483325" w14:textId="77777777" w:rsidTr="009626E4">
        <w:trPr>
          <w:cantSplit/>
        </w:trPr>
        <w:tc>
          <w:tcPr>
            <w:tcW w:w="2660" w:type="dxa"/>
            <w:vAlign w:val="center"/>
          </w:tcPr>
          <w:p w14:paraId="60CA48D0"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风险管理</w:t>
            </w:r>
          </w:p>
          <w:p w14:paraId="4B583A70"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w:t>
            </w:r>
            <w:r w:rsidRPr="00BF47A7">
              <w:rPr>
                <w:rFonts w:asciiTheme="minorEastAsia" w:eastAsiaTheme="minorEastAsia" w:hAnsiTheme="minorEastAsia" w:hint="eastAsia"/>
                <w:szCs w:val="21"/>
              </w:rPr>
              <w:t>PM</w:t>
            </w:r>
          </w:p>
        </w:tc>
        <w:tc>
          <w:tcPr>
            <w:tcW w:w="2941" w:type="dxa"/>
            <w:vAlign w:val="center"/>
          </w:tcPr>
          <w:p w14:paraId="12C6C397"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风险管理</w:t>
            </w:r>
          </w:p>
        </w:tc>
        <w:tc>
          <w:tcPr>
            <w:tcW w:w="3260" w:type="dxa"/>
            <w:vAlign w:val="center"/>
          </w:tcPr>
          <w:p w14:paraId="6E4A36B8"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《风险检查表》</w:t>
            </w:r>
          </w:p>
          <w:p w14:paraId="302219E5"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《风险管理报告》</w:t>
            </w:r>
          </w:p>
        </w:tc>
      </w:tr>
      <w:tr w:rsidR="00E216F6" w:rsidRPr="00BF47A7" w14:paraId="782BB46E" w14:textId="77777777" w:rsidTr="009626E4">
        <w:trPr>
          <w:cantSplit/>
        </w:trPr>
        <w:tc>
          <w:tcPr>
            <w:tcW w:w="2660" w:type="dxa"/>
            <w:vAlign w:val="center"/>
          </w:tcPr>
          <w:p w14:paraId="17DEDAD3"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需求管理</w:t>
            </w:r>
          </w:p>
          <w:p w14:paraId="5B7D95F6"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w:t>
            </w:r>
            <w:r w:rsidRPr="00BF47A7">
              <w:rPr>
                <w:rFonts w:asciiTheme="minorEastAsia" w:eastAsiaTheme="minorEastAsia" w:hAnsiTheme="minorEastAsia" w:hint="eastAsia"/>
                <w:szCs w:val="21"/>
              </w:rPr>
              <w:t>RM</w:t>
            </w:r>
          </w:p>
        </w:tc>
        <w:tc>
          <w:tcPr>
            <w:tcW w:w="2941" w:type="dxa"/>
            <w:vAlign w:val="center"/>
          </w:tcPr>
          <w:p w14:paraId="7BEED8E1"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需求确认</w:t>
            </w:r>
          </w:p>
          <w:p w14:paraId="150319C4"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需求跟踪</w:t>
            </w:r>
          </w:p>
          <w:p w14:paraId="33002894"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需求变更控制</w:t>
            </w:r>
          </w:p>
        </w:tc>
        <w:tc>
          <w:tcPr>
            <w:tcW w:w="3260" w:type="dxa"/>
            <w:vAlign w:val="center"/>
          </w:tcPr>
          <w:p w14:paraId="28218E55"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《需求跟踪报告》</w:t>
            </w:r>
          </w:p>
          <w:p w14:paraId="2A5E212E"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《需求变更控制报告》</w:t>
            </w:r>
          </w:p>
        </w:tc>
      </w:tr>
      <w:tr w:rsidR="00E216F6" w:rsidRPr="00BF47A7" w14:paraId="3D34A5A6" w14:textId="77777777" w:rsidTr="009626E4">
        <w:trPr>
          <w:cantSplit/>
          <w:trHeight w:val="144"/>
        </w:trPr>
        <w:tc>
          <w:tcPr>
            <w:tcW w:w="2660" w:type="dxa"/>
            <w:shd w:val="clear" w:color="auto" w:fill="D9D9D9"/>
          </w:tcPr>
          <w:p w14:paraId="3FB5CE2E" w14:textId="77777777" w:rsidR="00E216F6" w:rsidRPr="00BF47A7" w:rsidRDefault="003F62D9" w:rsidP="00BF47A7">
            <w:pPr>
              <w:spacing w:line="240" w:lineRule="auto"/>
              <w:ind w:firstLine="420"/>
              <w:jc w:val="center"/>
              <w:rPr>
                <w:rFonts w:asciiTheme="minorEastAsia" w:eastAsiaTheme="minorEastAsia" w:hAnsiTheme="minorEastAsia"/>
                <w:b/>
                <w:bCs/>
                <w:szCs w:val="21"/>
              </w:rPr>
            </w:pPr>
            <w:r w:rsidRPr="00BF47A7">
              <w:rPr>
                <w:rFonts w:asciiTheme="minorEastAsia" w:eastAsiaTheme="minorEastAsia" w:hAnsiTheme="minorEastAsia" w:hint="eastAsia"/>
                <w:b/>
                <w:bCs/>
                <w:szCs w:val="21"/>
              </w:rPr>
              <w:t>项目</w:t>
            </w:r>
            <w:r w:rsidRPr="00DF02A9">
              <w:rPr>
                <w:rFonts w:asciiTheme="minorEastAsia" w:eastAsiaTheme="minorEastAsia" w:hAnsiTheme="minorEastAsia" w:hint="eastAsia"/>
                <w:b/>
                <w:bCs/>
                <w:szCs w:val="21"/>
                <w:highlight w:val="yellow"/>
                <w:rPrChange w:id="412" w:author="微软用户" w:date="2018-02-07T15:57:00Z">
                  <w:rPr>
                    <w:rFonts w:asciiTheme="minorEastAsia" w:eastAsiaTheme="minorEastAsia" w:hAnsiTheme="minorEastAsia" w:hint="eastAsia"/>
                    <w:b/>
                    <w:bCs/>
                    <w:szCs w:val="21"/>
                  </w:rPr>
                </w:rPrChange>
              </w:rPr>
              <w:t>研发过程域</w:t>
            </w:r>
          </w:p>
        </w:tc>
        <w:tc>
          <w:tcPr>
            <w:tcW w:w="2941" w:type="dxa"/>
            <w:shd w:val="clear" w:color="auto" w:fill="D9D9D9"/>
          </w:tcPr>
          <w:p w14:paraId="3CB39C0B" w14:textId="77777777" w:rsidR="00E216F6" w:rsidRPr="00BF47A7" w:rsidRDefault="003F62D9" w:rsidP="00BF47A7">
            <w:pPr>
              <w:spacing w:line="240" w:lineRule="auto"/>
              <w:ind w:firstLine="420"/>
              <w:jc w:val="center"/>
              <w:rPr>
                <w:rFonts w:asciiTheme="minorEastAsia" w:eastAsiaTheme="minorEastAsia" w:hAnsiTheme="minorEastAsia"/>
                <w:b/>
                <w:bCs/>
                <w:szCs w:val="21"/>
              </w:rPr>
            </w:pPr>
            <w:r w:rsidRPr="00BF47A7">
              <w:rPr>
                <w:rFonts w:asciiTheme="minorEastAsia" w:eastAsiaTheme="minorEastAsia" w:hAnsiTheme="minorEastAsia" w:hint="eastAsia"/>
                <w:b/>
                <w:bCs/>
                <w:szCs w:val="21"/>
              </w:rPr>
              <w:t>主要规程</w:t>
            </w:r>
          </w:p>
        </w:tc>
        <w:tc>
          <w:tcPr>
            <w:tcW w:w="3260" w:type="dxa"/>
            <w:shd w:val="clear" w:color="auto" w:fill="D9D9D9"/>
          </w:tcPr>
          <w:p w14:paraId="517629F6" w14:textId="77777777" w:rsidR="00E216F6" w:rsidRPr="00BF47A7" w:rsidRDefault="003F62D9" w:rsidP="00BF47A7">
            <w:pPr>
              <w:spacing w:line="240" w:lineRule="auto"/>
              <w:ind w:firstLine="420"/>
              <w:jc w:val="center"/>
              <w:rPr>
                <w:rFonts w:asciiTheme="minorEastAsia" w:eastAsiaTheme="minorEastAsia" w:hAnsiTheme="minorEastAsia"/>
                <w:b/>
                <w:bCs/>
                <w:szCs w:val="21"/>
              </w:rPr>
            </w:pPr>
            <w:r w:rsidRPr="00BF47A7">
              <w:rPr>
                <w:rFonts w:asciiTheme="minorEastAsia" w:eastAsiaTheme="minorEastAsia" w:hAnsiTheme="minorEastAsia" w:hint="eastAsia"/>
                <w:b/>
                <w:bCs/>
                <w:szCs w:val="21"/>
              </w:rPr>
              <w:t>文档模板</w:t>
            </w:r>
          </w:p>
        </w:tc>
      </w:tr>
      <w:tr w:rsidR="00E216F6" w:rsidRPr="00BF47A7" w14:paraId="0A60247D" w14:textId="77777777" w:rsidTr="009626E4">
        <w:trPr>
          <w:cantSplit/>
        </w:trPr>
        <w:tc>
          <w:tcPr>
            <w:tcW w:w="2660" w:type="dxa"/>
            <w:vAlign w:val="center"/>
          </w:tcPr>
          <w:p w14:paraId="27C39EA2"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需求开发</w:t>
            </w:r>
          </w:p>
          <w:p w14:paraId="16A971B7"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-PROC-RD</w:t>
            </w:r>
          </w:p>
        </w:tc>
        <w:tc>
          <w:tcPr>
            <w:tcW w:w="2941" w:type="dxa"/>
            <w:vAlign w:val="center"/>
          </w:tcPr>
          <w:p w14:paraId="7D7C2A2E"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需求调查</w:t>
            </w:r>
          </w:p>
          <w:p w14:paraId="1F6B2977"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需求分析</w:t>
            </w:r>
          </w:p>
          <w:p w14:paraId="6D226C5B"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需求定义</w:t>
            </w:r>
          </w:p>
        </w:tc>
        <w:tc>
          <w:tcPr>
            <w:tcW w:w="3260" w:type="dxa"/>
            <w:vAlign w:val="center"/>
          </w:tcPr>
          <w:p w14:paraId="5CA3CCC1"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《用户需求说明书》</w:t>
            </w:r>
          </w:p>
          <w:p w14:paraId="12F2DEF5"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《产品需求规格说明书》</w:t>
            </w:r>
          </w:p>
        </w:tc>
      </w:tr>
      <w:tr w:rsidR="00E216F6" w:rsidRPr="00BF47A7" w14:paraId="2F23FD93" w14:textId="77777777" w:rsidTr="009626E4">
        <w:trPr>
          <w:cantSplit/>
        </w:trPr>
        <w:tc>
          <w:tcPr>
            <w:tcW w:w="2660" w:type="dxa"/>
            <w:vAlign w:val="center"/>
          </w:tcPr>
          <w:p w14:paraId="25648DD4"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技术预研</w:t>
            </w:r>
          </w:p>
          <w:p w14:paraId="1DA1BD42"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SPP-PROC-TPR</w:t>
            </w:r>
          </w:p>
        </w:tc>
        <w:tc>
          <w:tcPr>
            <w:tcW w:w="2941" w:type="dxa"/>
            <w:vAlign w:val="center"/>
          </w:tcPr>
          <w:p w14:paraId="60E64C24"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技术预研</w:t>
            </w:r>
          </w:p>
        </w:tc>
        <w:tc>
          <w:tcPr>
            <w:tcW w:w="3260" w:type="dxa"/>
            <w:vAlign w:val="center"/>
          </w:tcPr>
          <w:p w14:paraId="7E03DFA2"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《技术预研计划》</w:t>
            </w:r>
          </w:p>
          <w:p w14:paraId="75A752E4"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《技术预研报告》</w:t>
            </w:r>
          </w:p>
        </w:tc>
      </w:tr>
      <w:tr w:rsidR="00E216F6" w:rsidRPr="00BF47A7" w14:paraId="28D6976C" w14:textId="77777777" w:rsidTr="009626E4">
        <w:trPr>
          <w:cantSplit/>
        </w:trPr>
        <w:tc>
          <w:tcPr>
            <w:tcW w:w="2660" w:type="dxa"/>
            <w:vAlign w:val="center"/>
          </w:tcPr>
          <w:p w14:paraId="12C3B6EA"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系统设计</w:t>
            </w:r>
          </w:p>
          <w:p w14:paraId="794CDF8F"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w:t>
            </w:r>
            <w:r w:rsidRPr="00BF47A7">
              <w:rPr>
                <w:rFonts w:asciiTheme="minorEastAsia" w:eastAsiaTheme="minorEastAsia" w:hAnsiTheme="minorEastAsia" w:hint="eastAsia"/>
                <w:szCs w:val="21"/>
              </w:rPr>
              <w:t>S</w:t>
            </w:r>
            <w:r w:rsidRPr="00BF47A7">
              <w:rPr>
                <w:rFonts w:asciiTheme="minorEastAsia" w:eastAsiaTheme="minorEastAsia" w:hAnsiTheme="minorEastAsia"/>
                <w:szCs w:val="21"/>
              </w:rPr>
              <w:t>D</w:t>
            </w:r>
          </w:p>
        </w:tc>
        <w:tc>
          <w:tcPr>
            <w:tcW w:w="2941" w:type="dxa"/>
            <w:vAlign w:val="center"/>
          </w:tcPr>
          <w:p w14:paraId="152965C4"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体系结构设计</w:t>
            </w:r>
          </w:p>
          <w:p w14:paraId="7031CA92"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用户界面设计</w:t>
            </w:r>
          </w:p>
          <w:p w14:paraId="41352FFC"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数据库设计</w:t>
            </w:r>
          </w:p>
          <w:p w14:paraId="307EB495"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模块设计</w:t>
            </w:r>
          </w:p>
        </w:tc>
        <w:tc>
          <w:tcPr>
            <w:tcW w:w="3260" w:type="dxa"/>
            <w:vAlign w:val="center"/>
          </w:tcPr>
          <w:p w14:paraId="07E29066"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《体系结构设计报告》</w:t>
            </w:r>
          </w:p>
          <w:p w14:paraId="19CA4B7C"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《用户界面设计报告》</w:t>
            </w:r>
          </w:p>
          <w:p w14:paraId="00BE90E5"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《数据库设计报告》</w:t>
            </w:r>
          </w:p>
          <w:p w14:paraId="29C94130"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《模块设计报告》</w:t>
            </w:r>
          </w:p>
        </w:tc>
      </w:tr>
      <w:tr w:rsidR="00E216F6" w:rsidRPr="00BF47A7" w14:paraId="44D3B48E" w14:textId="77777777" w:rsidTr="009626E4">
        <w:trPr>
          <w:cantSplit/>
        </w:trPr>
        <w:tc>
          <w:tcPr>
            <w:tcW w:w="2660" w:type="dxa"/>
            <w:vAlign w:val="center"/>
          </w:tcPr>
          <w:p w14:paraId="4B7BC610"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实现与测试</w:t>
            </w:r>
          </w:p>
          <w:p w14:paraId="666A425E"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w:t>
            </w:r>
            <w:r w:rsidRPr="00BF47A7">
              <w:rPr>
                <w:rFonts w:asciiTheme="minorEastAsia" w:eastAsiaTheme="minorEastAsia" w:hAnsiTheme="minorEastAsia" w:hint="eastAsia"/>
                <w:szCs w:val="21"/>
              </w:rPr>
              <w:t>IT</w:t>
            </w:r>
          </w:p>
        </w:tc>
        <w:tc>
          <w:tcPr>
            <w:tcW w:w="2941" w:type="dxa"/>
            <w:vAlign w:val="center"/>
          </w:tcPr>
          <w:p w14:paraId="1580FD8C"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实现与测试</w:t>
            </w:r>
          </w:p>
          <w:p w14:paraId="108B9ED5" w14:textId="77777777" w:rsidR="00E216F6" w:rsidRPr="00BF47A7" w:rsidRDefault="00E216F6" w:rsidP="00BF47A7">
            <w:pPr>
              <w:spacing w:line="240" w:lineRule="auto"/>
              <w:ind w:firstLine="420"/>
              <w:rPr>
                <w:rFonts w:asciiTheme="minorEastAsia" w:eastAsiaTheme="minorEastAsia" w:hAnsiTheme="minorEastAsia"/>
                <w:szCs w:val="21"/>
              </w:rPr>
            </w:pPr>
          </w:p>
        </w:tc>
        <w:tc>
          <w:tcPr>
            <w:tcW w:w="3260" w:type="dxa"/>
            <w:vAlign w:val="center"/>
          </w:tcPr>
          <w:p w14:paraId="575902FB"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《实现与测试计划》</w:t>
            </w:r>
          </w:p>
          <w:p w14:paraId="0CD43A78"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《编程文档》</w:t>
            </w:r>
          </w:p>
        </w:tc>
      </w:tr>
      <w:tr w:rsidR="00E216F6" w:rsidRPr="00BF47A7" w14:paraId="4BA9C3B9" w14:textId="77777777" w:rsidTr="009626E4">
        <w:trPr>
          <w:cantSplit/>
        </w:trPr>
        <w:tc>
          <w:tcPr>
            <w:tcW w:w="2660" w:type="dxa"/>
            <w:vAlign w:val="center"/>
          </w:tcPr>
          <w:p w14:paraId="08C296D0"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系统测试</w:t>
            </w:r>
          </w:p>
          <w:p w14:paraId="2C205A44"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w:t>
            </w:r>
            <w:r w:rsidRPr="00BF47A7">
              <w:rPr>
                <w:rFonts w:asciiTheme="minorEastAsia" w:eastAsiaTheme="minorEastAsia" w:hAnsiTheme="minorEastAsia" w:hint="eastAsia"/>
                <w:szCs w:val="21"/>
              </w:rPr>
              <w:t>ST</w:t>
            </w:r>
          </w:p>
        </w:tc>
        <w:tc>
          <w:tcPr>
            <w:tcW w:w="2941" w:type="dxa"/>
            <w:vAlign w:val="center"/>
          </w:tcPr>
          <w:p w14:paraId="7033BF16"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系统测试</w:t>
            </w:r>
          </w:p>
        </w:tc>
        <w:tc>
          <w:tcPr>
            <w:tcW w:w="3260" w:type="dxa"/>
            <w:vAlign w:val="center"/>
          </w:tcPr>
          <w:p w14:paraId="0C36ADC6"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《系统测试计划》</w:t>
            </w:r>
          </w:p>
          <w:p w14:paraId="28B5454B"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《测试用例》</w:t>
            </w:r>
          </w:p>
          <w:p w14:paraId="4D302935"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《测试报告》</w:t>
            </w:r>
          </w:p>
        </w:tc>
      </w:tr>
      <w:tr w:rsidR="00E216F6" w:rsidRPr="00BF47A7" w14:paraId="022D6310" w14:textId="77777777" w:rsidTr="00D61203">
        <w:trPr>
          <w:cantSplit/>
          <w:trHeight w:val="696"/>
        </w:trPr>
        <w:tc>
          <w:tcPr>
            <w:tcW w:w="2660" w:type="dxa"/>
            <w:vAlign w:val="center"/>
          </w:tcPr>
          <w:p w14:paraId="4AC67882"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Beta测试</w:t>
            </w:r>
          </w:p>
          <w:p w14:paraId="3B09E712"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w:t>
            </w:r>
            <w:r w:rsidRPr="00BF47A7">
              <w:rPr>
                <w:rFonts w:asciiTheme="minorEastAsia" w:eastAsiaTheme="minorEastAsia" w:hAnsiTheme="minorEastAsia" w:hint="eastAsia"/>
                <w:szCs w:val="21"/>
              </w:rPr>
              <w:t>BETA</w:t>
            </w:r>
          </w:p>
        </w:tc>
        <w:tc>
          <w:tcPr>
            <w:tcW w:w="2941" w:type="dxa"/>
            <w:vAlign w:val="center"/>
          </w:tcPr>
          <w:p w14:paraId="05F28133"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Beta测试</w:t>
            </w:r>
          </w:p>
        </w:tc>
        <w:tc>
          <w:tcPr>
            <w:tcW w:w="3260" w:type="dxa"/>
            <w:vAlign w:val="center"/>
          </w:tcPr>
          <w:p w14:paraId="435324F8"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《Beta测试协议》</w:t>
            </w:r>
          </w:p>
          <w:p w14:paraId="67BE14B5"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《Beta测试报告》</w:t>
            </w:r>
          </w:p>
        </w:tc>
      </w:tr>
      <w:tr w:rsidR="00E216F6" w:rsidRPr="00BF47A7" w14:paraId="1D4D0792" w14:textId="77777777" w:rsidTr="00D61203">
        <w:trPr>
          <w:cantSplit/>
          <w:trHeight w:val="680"/>
        </w:trPr>
        <w:tc>
          <w:tcPr>
            <w:tcW w:w="2660" w:type="dxa"/>
            <w:vAlign w:val="center"/>
          </w:tcPr>
          <w:p w14:paraId="223E013B"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客户验收</w:t>
            </w:r>
          </w:p>
          <w:p w14:paraId="3FC1F28D"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w:t>
            </w:r>
            <w:r w:rsidRPr="00BF47A7">
              <w:rPr>
                <w:rFonts w:asciiTheme="minorEastAsia" w:eastAsiaTheme="minorEastAsia" w:hAnsiTheme="minorEastAsia" w:hint="eastAsia"/>
                <w:szCs w:val="21"/>
              </w:rPr>
              <w:t>CA</w:t>
            </w:r>
          </w:p>
        </w:tc>
        <w:tc>
          <w:tcPr>
            <w:tcW w:w="2941" w:type="dxa"/>
            <w:vAlign w:val="center"/>
          </w:tcPr>
          <w:p w14:paraId="0E82EBF5"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客户验收</w:t>
            </w:r>
          </w:p>
        </w:tc>
        <w:tc>
          <w:tcPr>
            <w:tcW w:w="3260" w:type="dxa"/>
            <w:vAlign w:val="center"/>
          </w:tcPr>
          <w:p w14:paraId="4FA2DC96"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《客户验收计划》</w:t>
            </w:r>
          </w:p>
          <w:p w14:paraId="35F54461"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《客户验收报告》</w:t>
            </w:r>
          </w:p>
        </w:tc>
      </w:tr>
      <w:tr w:rsidR="00E216F6" w:rsidRPr="00BF47A7" w14:paraId="278D2411" w14:textId="77777777" w:rsidTr="00D61203">
        <w:trPr>
          <w:cantSplit/>
          <w:trHeight w:val="1112"/>
        </w:trPr>
        <w:tc>
          <w:tcPr>
            <w:tcW w:w="2660" w:type="dxa"/>
            <w:tcBorders>
              <w:bottom w:val="single" w:sz="4" w:space="0" w:color="auto"/>
            </w:tcBorders>
            <w:vAlign w:val="center"/>
          </w:tcPr>
          <w:p w14:paraId="2F2826B6"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技术评审</w:t>
            </w:r>
          </w:p>
          <w:p w14:paraId="3261D036"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SPP-PROC-TR</w:t>
            </w:r>
          </w:p>
        </w:tc>
        <w:tc>
          <w:tcPr>
            <w:tcW w:w="2941" w:type="dxa"/>
            <w:tcBorders>
              <w:bottom w:val="single" w:sz="4" w:space="0" w:color="auto"/>
            </w:tcBorders>
            <w:vAlign w:val="center"/>
          </w:tcPr>
          <w:p w14:paraId="6D7D7504"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正式技术评审</w:t>
            </w:r>
          </w:p>
          <w:p w14:paraId="00FF0CA6"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非正式技术评审</w:t>
            </w:r>
          </w:p>
        </w:tc>
        <w:tc>
          <w:tcPr>
            <w:tcW w:w="3260" w:type="dxa"/>
            <w:tcBorders>
              <w:bottom w:val="single" w:sz="4" w:space="0" w:color="auto"/>
            </w:tcBorders>
            <w:vAlign w:val="center"/>
          </w:tcPr>
          <w:p w14:paraId="5394E8E3"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《技术评审计划》</w:t>
            </w:r>
          </w:p>
          <w:p w14:paraId="12B7293B"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《技术评审报告》</w:t>
            </w:r>
          </w:p>
          <w:p w14:paraId="17B5766E"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《技术评审检查表》</w:t>
            </w:r>
          </w:p>
        </w:tc>
      </w:tr>
      <w:tr w:rsidR="00E216F6" w:rsidRPr="00BF47A7" w14:paraId="62A54871" w14:textId="77777777" w:rsidTr="009626E4">
        <w:trPr>
          <w:cantSplit/>
          <w:trHeight w:val="144"/>
        </w:trPr>
        <w:tc>
          <w:tcPr>
            <w:tcW w:w="2660" w:type="dxa"/>
            <w:shd w:val="clear" w:color="auto" w:fill="D9D9D9"/>
          </w:tcPr>
          <w:p w14:paraId="6CAD6C4D" w14:textId="77777777" w:rsidR="00E216F6" w:rsidRPr="00BF47A7" w:rsidRDefault="003F62D9" w:rsidP="00BF47A7">
            <w:pPr>
              <w:spacing w:line="240" w:lineRule="auto"/>
              <w:ind w:firstLine="420"/>
              <w:jc w:val="center"/>
              <w:rPr>
                <w:rFonts w:asciiTheme="minorEastAsia" w:eastAsiaTheme="minorEastAsia" w:hAnsiTheme="minorEastAsia"/>
                <w:b/>
                <w:bCs/>
                <w:szCs w:val="21"/>
              </w:rPr>
            </w:pPr>
            <w:r w:rsidRPr="00BF47A7">
              <w:rPr>
                <w:rFonts w:asciiTheme="minorEastAsia" w:eastAsiaTheme="minorEastAsia" w:hAnsiTheme="minorEastAsia" w:hint="eastAsia"/>
                <w:b/>
                <w:bCs/>
                <w:szCs w:val="21"/>
              </w:rPr>
              <w:lastRenderedPageBreak/>
              <w:t>机构支撑</w:t>
            </w:r>
            <w:r w:rsidRPr="00DF02A9">
              <w:rPr>
                <w:rFonts w:asciiTheme="minorEastAsia" w:eastAsiaTheme="minorEastAsia" w:hAnsiTheme="minorEastAsia" w:hint="eastAsia"/>
                <w:b/>
                <w:bCs/>
                <w:szCs w:val="21"/>
                <w:highlight w:val="yellow"/>
                <w:rPrChange w:id="413" w:author="微软用户" w:date="2018-02-07T15:57:00Z">
                  <w:rPr>
                    <w:rFonts w:asciiTheme="minorEastAsia" w:eastAsiaTheme="minorEastAsia" w:hAnsiTheme="minorEastAsia" w:hint="eastAsia"/>
                    <w:b/>
                    <w:bCs/>
                    <w:szCs w:val="21"/>
                  </w:rPr>
                </w:rPrChange>
              </w:rPr>
              <w:t>过程域</w:t>
            </w:r>
          </w:p>
        </w:tc>
        <w:tc>
          <w:tcPr>
            <w:tcW w:w="2941" w:type="dxa"/>
            <w:shd w:val="clear" w:color="auto" w:fill="D9D9D9"/>
          </w:tcPr>
          <w:p w14:paraId="5420B4CA" w14:textId="77777777" w:rsidR="00E216F6" w:rsidRPr="00BF47A7" w:rsidRDefault="003F62D9" w:rsidP="00BF47A7">
            <w:pPr>
              <w:spacing w:line="240" w:lineRule="auto"/>
              <w:ind w:firstLine="420"/>
              <w:jc w:val="center"/>
              <w:rPr>
                <w:rFonts w:asciiTheme="minorEastAsia" w:eastAsiaTheme="minorEastAsia" w:hAnsiTheme="minorEastAsia"/>
                <w:b/>
                <w:bCs/>
                <w:szCs w:val="21"/>
              </w:rPr>
            </w:pPr>
            <w:r w:rsidRPr="00BF47A7">
              <w:rPr>
                <w:rFonts w:asciiTheme="minorEastAsia" w:eastAsiaTheme="minorEastAsia" w:hAnsiTheme="minorEastAsia" w:hint="eastAsia"/>
                <w:b/>
                <w:bCs/>
                <w:szCs w:val="21"/>
              </w:rPr>
              <w:t>规程与关键活动</w:t>
            </w:r>
          </w:p>
        </w:tc>
        <w:tc>
          <w:tcPr>
            <w:tcW w:w="3260" w:type="dxa"/>
            <w:shd w:val="clear" w:color="auto" w:fill="D9D9D9"/>
          </w:tcPr>
          <w:p w14:paraId="05C49C1A" w14:textId="77777777" w:rsidR="00E216F6" w:rsidRPr="00BF47A7" w:rsidRDefault="003F62D9" w:rsidP="00BF47A7">
            <w:pPr>
              <w:spacing w:line="240" w:lineRule="auto"/>
              <w:ind w:firstLine="420"/>
              <w:jc w:val="center"/>
              <w:rPr>
                <w:rFonts w:asciiTheme="minorEastAsia" w:eastAsiaTheme="minorEastAsia" w:hAnsiTheme="minorEastAsia"/>
                <w:b/>
                <w:bCs/>
                <w:szCs w:val="21"/>
              </w:rPr>
            </w:pPr>
            <w:r w:rsidRPr="00BF47A7">
              <w:rPr>
                <w:rFonts w:asciiTheme="minorEastAsia" w:eastAsiaTheme="minorEastAsia" w:hAnsiTheme="minorEastAsia" w:hint="eastAsia"/>
                <w:b/>
                <w:bCs/>
                <w:szCs w:val="21"/>
              </w:rPr>
              <w:t>文档模板</w:t>
            </w:r>
          </w:p>
        </w:tc>
      </w:tr>
      <w:tr w:rsidR="00E216F6" w:rsidRPr="00BF47A7" w14:paraId="056BAABE" w14:textId="77777777" w:rsidTr="009626E4">
        <w:trPr>
          <w:cantSplit/>
        </w:trPr>
        <w:tc>
          <w:tcPr>
            <w:tcW w:w="2660" w:type="dxa"/>
            <w:vAlign w:val="center"/>
          </w:tcPr>
          <w:p w14:paraId="79D8FD53"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质量保证</w:t>
            </w:r>
          </w:p>
          <w:p w14:paraId="147B5709"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-PROC-Q</w:t>
            </w:r>
            <w:r w:rsidRPr="00BF47A7">
              <w:rPr>
                <w:rFonts w:asciiTheme="minorEastAsia" w:eastAsiaTheme="minorEastAsia" w:hAnsiTheme="minorEastAsia" w:hint="eastAsia"/>
                <w:szCs w:val="21"/>
              </w:rPr>
              <w:t>A</w:t>
            </w:r>
          </w:p>
        </w:tc>
        <w:tc>
          <w:tcPr>
            <w:tcW w:w="2941" w:type="dxa"/>
            <w:vAlign w:val="center"/>
          </w:tcPr>
          <w:p w14:paraId="5AC6ADBD"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制定质量保证计划</w:t>
            </w:r>
          </w:p>
          <w:p w14:paraId="130411B7"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过程与产品质量检查</w:t>
            </w:r>
          </w:p>
          <w:p w14:paraId="1E285C18"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问题跟踪与质量改进</w:t>
            </w:r>
          </w:p>
        </w:tc>
        <w:tc>
          <w:tcPr>
            <w:tcW w:w="3260" w:type="dxa"/>
            <w:vAlign w:val="center"/>
          </w:tcPr>
          <w:p w14:paraId="0D61CA8E"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《质量保证计划》</w:t>
            </w:r>
          </w:p>
          <w:p w14:paraId="7BA46826"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《质量保证检查表》</w:t>
            </w:r>
          </w:p>
          <w:p w14:paraId="6D3C6D57"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《质量保证报告》</w:t>
            </w:r>
          </w:p>
          <w:p w14:paraId="423BA668"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《质量问题跟踪表》</w:t>
            </w:r>
          </w:p>
        </w:tc>
      </w:tr>
      <w:tr w:rsidR="00E216F6" w:rsidRPr="00BF47A7" w14:paraId="06FAB0C9" w14:textId="77777777" w:rsidTr="009626E4">
        <w:trPr>
          <w:cantSplit/>
        </w:trPr>
        <w:tc>
          <w:tcPr>
            <w:tcW w:w="2660" w:type="dxa"/>
            <w:vAlign w:val="center"/>
          </w:tcPr>
          <w:p w14:paraId="0E81EF07"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配置管理</w:t>
            </w:r>
          </w:p>
          <w:p w14:paraId="29BB9545"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w:t>
            </w:r>
            <w:r w:rsidRPr="00BF47A7">
              <w:rPr>
                <w:rFonts w:asciiTheme="minorEastAsia" w:eastAsiaTheme="minorEastAsia" w:hAnsiTheme="minorEastAsia" w:hint="eastAsia"/>
                <w:szCs w:val="21"/>
              </w:rPr>
              <w:t>CM</w:t>
            </w:r>
          </w:p>
        </w:tc>
        <w:tc>
          <w:tcPr>
            <w:tcW w:w="2941" w:type="dxa"/>
            <w:vAlign w:val="center"/>
          </w:tcPr>
          <w:p w14:paraId="1C5A349C"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制定配置管理计划</w:t>
            </w:r>
          </w:p>
          <w:p w14:paraId="4BA11585"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配置库管理</w:t>
            </w:r>
          </w:p>
          <w:p w14:paraId="7DC368C7"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版本控制</w:t>
            </w:r>
          </w:p>
          <w:p w14:paraId="4C9795D9"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变更控制</w:t>
            </w:r>
          </w:p>
        </w:tc>
        <w:tc>
          <w:tcPr>
            <w:tcW w:w="3260" w:type="dxa"/>
            <w:vAlign w:val="center"/>
          </w:tcPr>
          <w:p w14:paraId="6E5C93E6"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《配置管理计划》</w:t>
            </w:r>
          </w:p>
          <w:p w14:paraId="70A2D83C"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《配置库管理报告》</w:t>
            </w:r>
          </w:p>
          <w:p w14:paraId="324E7567"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《配置项变更控制报告》</w:t>
            </w:r>
          </w:p>
        </w:tc>
      </w:tr>
      <w:tr w:rsidR="00E216F6" w:rsidRPr="00BF47A7" w14:paraId="531B78F7" w14:textId="77777777" w:rsidTr="009626E4">
        <w:trPr>
          <w:cantSplit/>
        </w:trPr>
        <w:tc>
          <w:tcPr>
            <w:tcW w:w="2660" w:type="dxa"/>
            <w:tcBorders>
              <w:bottom w:val="single" w:sz="4" w:space="0" w:color="auto"/>
            </w:tcBorders>
            <w:vAlign w:val="center"/>
          </w:tcPr>
          <w:p w14:paraId="5A5CC39E"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培训管理</w:t>
            </w:r>
          </w:p>
          <w:p w14:paraId="33C971DF"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w:t>
            </w:r>
            <w:r w:rsidRPr="00BF47A7">
              <w:rPr>
                <w:rFonts w:asciiTheme="minorEastAsia" w:eastAsiaTheme="minorEastAsia" w:hAnsiTheme="minorEastAsia" w:hint="eastAsia"/>
                <w:szCs w:val="21"/>
              </w:rPr>
              <w:t>TM</w:t>
            </w:r>
          </w:p>
        </w:tc>
        <w:tc>
          <w:tcPr>
            <w:tcW w:w="2941" w:type="dxa"/>
            <w:tcBorders>
              <w:bottom w:val="single" w:sz="4" w:space="0" w:color="auto"/>
            </w:tcBorders>
            <w:vAlign w:val="center"/>
          </w:tcPr>
          <w:p w14:paraId="522239F3"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机构培训管理</w:t>
            </w:r>
          </w:p>
          <w:p w14:paraId="0615F320"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项目培训管理</w:t>
            </w:r>
          </w:p>
        </w:tc>
        <w:tc>
          <w:tcPr>
            <w:tcW w:w="3260" w:type="dxa"/>
            <w:tcBorders>
              <w:bottom w:val="single" w:sz="4" w:space="0" w:color="auto"/>
            </w:tcBorders>
            <w:vAlign w:val="center"/>
          </w:tcPr>
          <w:p w14:paraId="131CCFEB"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《培训计划》</w:t>
            </w:r>
          </w:p>
          <w:p w14:paraId="5361342D"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《培训评估报告》</w:t>
            </w:r>
          </w:p>
        </w:tc>
      </w:tr>
      <w:tr w:rsidR="00E216F6" w:rsidRPr="00BF47A7" w14:paraId="25262C0E" w14:textId="77777777" w:rsidTr="009626E4">
        <w:trPr>
          <w:cantSplit/>
          <w:trHeight w:val="698"/>
        </w:trPr>
        <w:tc>
          <w:tcPr>
            <w:tcW w:w="2660" w:type="dxa"/>
            <w:vMerge w:val="restart"/>
            <w:vAlign w:val="center"/>
          </w:tcPr>
          <w:p w14:paraId="5FFC74AB"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服务与维护</w:t>
            </w:r>
          </w:p>
          <w:p w14:paraId="7314B543"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szCs w:val="21"/>
              </w:rPr>
              <w:t>S</w:t>
            </w:r>
            <w:r w:rsidRPr="00BF47A7">
              <w:rPr>
                <w:rFonts w:asciiTheme="minorEastAsia" w:eastAsiaTheme="minorEastAsia" w:hAnsiTheme="minorEastAsia" w:hint="eastAsia"/>
                <w:szCs w:val="21"/>
              </w:rPr>
              <w:t>PP</w:t>
            </w:r>
            <w:r w:rsidRPr="00BF47A7">
              <w:rPr>
                <w:rFonts w:asciiTheme="minorEastAsia" w:eastAsiaTheme="minorEastAsia" w:hAnsiTheme="minorEastAsia"/>
                <w:szCs w:val="21"/>
              </w:rPr>
              <w:t>-PROC-</w:t>
            </w:r>
            <w:r w:rsidRPr="00BF47A7">
              <w:rPr>
                <w:rFonts w:asciiTheme="minorEastAsia" w:eastAsiaTheme="minorEastAsia" w:hAnsiTheme="minorEastAsia" w:hint="eastAsia"/>
                <w:szCs w:val="21"/>
              </w:rPr>
              <w:t>SM</w:t>
            </w:r>
          </w:p>
        </w:tc>
        <w:tc>
          <w:tcPr>
            <w:tcW w:w="2941" w:type="dxa"/>
            <w:vAlign w:val="center"/>
          </w:tcPr>
          <w:p w14:paraId="7C7AAFD1"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客户服务</w:t>
            </w:r>
          </w:p>
        </w:tc>
        <w:tc>
          <w:tcPr>
            <w:tcW w:w="3260" w:type="dxa"/>
            <w:vAlign w:val="center"/>
          </w:tcPr>
          <w:p w14:paraId="09B7D519"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《客户服务计划》</w:t>
            </w:r>
          </w:p>
          <w:p w14:paraId="6C76D069"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《客户服务报告》</w:t>
            </w:r>
          </w:p>
        </w:tc>
      </w:tr>
      <w:tr w:rsidR="00E216F6" w:rsidRPr="00BF47A7" w14:paraId="7B355AB8" w14:textId="77777777" w:rsidTr="009626E4">
        <w:trPr>
          <w:cantSplit/>
          <w:trHeight w:val="697"/>
        </w:trPr>
        <w:tc>
          <w:tcPr>
            <w:tcW w:w="2660" w:type="dxa"/>
            <w:vMerge/>
            <w:tcBorders>
              <w:bottom w:val="single" w:sz="4" w:space="0" w:color="auto"/>
            </w:tcBorders>
            <w:vAlign w:val="center"/>
          </w:tcPr>
          <w:p w14:paraId="4474DBBE" w14:textId="77777777" w:rsidR="00E216F6" w:rsidRPr="00BF47A7" w:rsidRDefault="00E216F6" w:rsidP="00BF47A7">
            <w:pPr>
              <w:spacing w:line="240" w:lineRule="auto"/>
              <w:ind w:firstLine="420"/>
              <w:rPr>
                <w:rFonts w:asciiTheme="minorEastAsia" w:eastAsiaTheme="minorEastAsia" w:hAnsiTheme="minorEastAsia"/>
                <w:szCs w:val="21"/>
              </w:rPr>
            </w:pPr>
          </w:p>
        </w:tc>
        <w:tc>
          <w:tcPr>
            <w:tcW w:w="2941" w:type="dxa"/>
            <w:tcBorders>
              <w:bottom w:val="single" w:sz="4" w:space="0" w:color="auto"/>
            </w:tcBorders>
            <w:vAlign w:val="center"/>
          </w:tcPr>
          <w:p w14:paraId="521EECE0"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产品维护</w:t>
            </w:r>
          </w:p>
        </w:tc>
        <w:tc>
          <w:tcPr>
            <w:tcW w:w="3260" w:type="dxa"/>
            <w:tcBorders>
              <w:bottom w:val="single" w:sz="4" w:space="0" w:color="auto"/>
            </w:tcBorders>
            <w:vAlign w:val="center"/>
          </w:tcPr>
          <w:p w14:paraId="077239F3"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《产品维护计划》</w:t>
            </w:r>
          </w:p>
          <w:p w14:paraId="4425DA52" w14:textId="77777777" w:rsidR="00E216F6" w:rsidRPr="00BF47A7" w:rsidRDefault="003F62D9" w:rsidP="00BF47A7">
            <w:pPr>
              <w:spacing w:line="240" w:lineRule="auto"/>
              <w:ind w:firstLine="420"/>
              <w:rPr>
                <w:rFonts w:asciiTheme="minorEastAsia" w:eastAsiaTheme="minorEastAsia" w:hAnsiTheme="minorEastAsia"/>
                <w:szCs w:val="21"/>
              </w:rPr>
            </w:pPr>
            <w:r w:rsidRPr="00BF47A7">
              <w:rPr>
                <w:rFonts w:asciiTheme="minorEastAsia" w:eastAsiaTheme="minorEastAsia" w:hAnsiTheme="minorEastAsia" w:hint="eastAsia"/>
                <w:szCs w:val="21"/>
              </w:rPr>
              <w:t>《产品维护报告》</w:t>
            </w:r>
          </w:p>
        </w:tc>
      </w:tr>
    </w:tbl>
    <w:p w14:paraId="48E64A5E" w14:textId="77777777" w:rsidR="00E216F6" w:rsidRPr="00D77533" w:rsidRDefault="003F62D9" w:rsidP="00761147">
      <w:pPr>
        <w:pStyle w:val="3"/>
        <w:numPr>
          <w:ilvl w:val="1"/>
          <w:numId w:val="10"/>
        </w:numPr>
        <w:spacing w:line="360" w:lineRule="auto"/>
        <w:ind w:firstLineChars="0"/>
        <w:rPr>
          <w:rFonts w:asciiTheme="minorEastAsia" w:eastAsiaTheme="minorEastAsia" w:hAnsiTheme="minorEastAsia"/>
          <w:sz w:val="28"/>
          <w:szCs w:val="28"/>
        </w:rPr>
      </w:pPr>
      <w:bookmarkStart w:id="414" w:name="_Toc213233847"/>
      <w:bookmarkStart w:id="415" w:name="_Toc214336530"/>
      <w:bookmarkStart w:id="416" w:name="_Toc505084912"/>
      <w:r w:rsidRPr="00D77533">
        <w:rPr>
          <w:rFonts w:asciiTheme="minorEastAsia" w:eastAsiaTheme="minorEastAsia" w:hAnsiTheme="minorEastAsia" w:hint="eastAsia"/>
          <w:sz w:val="28"/>
          <w:szCs w:val="28"/>
        </w:rPr>
        <w:t>角色与职责</w:t>
      </w:r>
      <w:bookmarkEnd w:id="414"/>
      <w:bookmarkEnd w:id="415"/>
      <w:bookmarkEnd w:id="416"/>
    </w:p>
    <w:p w14:paraId="45BFC600" w14:textId="77777777" w:rsidR="00E216F6" w:rsidRPr="00D77533" w:rsidRDefault="003F62D9" w:rsidP="00D11694">
      <w:pPr>
        <w:spacing w:beforeLines="50" w:before="156" w:afterLines="50" w:after="156"/>
        <w:ind w:leftChars="-67" w:left="-141" w:firstLine="480"/>
        <w:rPr>
          <w:rFonts w:asciiTheme="minorEastAsia" w:eastAsiaTheme="minorEastAsia" w:hAnsiTheme="minorEastAsia"/>
          <w:sz w:val="24"/>
          <w:szCs w:val="24"/>
        </w:rPr>
      </w:pPr>
      <w:r w:rsidRPr="00D77533">
        <w:rPr>
          <w:rFonts w:asciiTheme="minorEastAsia" w:eastAsiaTheme="minorEastAsia" w:hAnsiTheme="minorEastAsia" w:hint="eastAsia"/>
          <w:sz w:val="24"/>
          <w:szCs w:val="24"/>
        </w:rPr>
        <w:t>主要角色及其职责如表所示（详见各个过程域对角色与职责的描述）。</w:t>
      </w:r>
    </w:p>
    <w:tbl>
      <w:tblPr>
        <w:tblW w:w="9616" w:type="dxa"/>
        <w:tblInd w:w="-318" w:type="dxa"/>
        <w:tblLook w:val="04A0" w:firstRow="1" w:lastRow="0" w:firstColumn="1" w:lastColumn="0" w:noHBand="0" w:noVBand="1"/>
      </w:tblPr>
      <w:tblGrid>
        <w:gridCol w:w="852"/>
        <w:gridCol w:w="1842"/>
        <w:gridCol w:w="6922"/>
      </w:tblGrid>
      <w:tr w:rsidR="000C15DF" w:rsidRPr="00BF47A7" w14:paraId="6ECEDD19" w14:textId="77777777" w:rsidTr="00BF47A7">
        <w:trPr>
          <w:trHeight w:val="300"/>
        </w:trPr>
        <w:tc>
          <w:tcPr>
            <w:tcW w:w="269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691BBD46" w14:textId="77777777" w:rsidR="000C15DF" w:rsidRPr="00BF47A7" w:rsidRDefault="000C15DF" w:rsidP="00BF47A7">
            <w:pPr>
              <w:widowControl/>
              <w:spacing w:line="240" w:lineRule="auto"/>
              <w:ind w:firstLineChars="0" w:firstLine="0"/>
              <w:jc w:val="center"/>
              <w:rPr>
                <w:rFonts w:asciiTheme="minorEastAsia" w:eastAsiaTheme="minorEastAsia" w:hAnsiTheme="minorEastAsia" w:cs="宋体"/>
                <w:b/>
                <w:bCs/>
                <w:color w:val="000000"/>
                <w:kern w:val="0"/>
                <w:szCs w:val="21"/>
              </w:rPr>
            </w:pPr>
            <w:r w:rsidRPr="00BF47A7">
              <w:rPr>
                <w:rFonts w:asciiTheme="minorEastAsia" w:eastAsiaTheme="minorEastAsia" w:hAnsiTheme="minorEastAsia" w:cs="宋体" w:hint="eastAsia"/>
                <w:b/>
                <w:bCs/>
                <w:color w:val="000000"/>
                <w:kern w:val="0"/>
                <w:szCs w:val="21"/>
              </w:rPr>
              <w:t>常设角色</w:t>
            </w:r>
          </w:p>
        </w:tc>
        <w:tc>
          <w:tcPr>
            <w:tcW w:w="6922" w:type="dxa"/>
            <w:tcBorders>
              <w:top w:val="single" w:sz="8" w:space="0" w:color="auto"/>
              <w:left w:val="nil"/>
              <w:bottom w:val="single" w:sz="8" w:space="0" w:color="auto"/>
              <w:right w:val="single" w:sz="8" w:space="0" w:color="auto"/>
            </w:tcBorders>
            <w:shd w:val="clear" w:color="000000" w:fill="FFFFFF"/>
            <w:vAlign w:val="center"/>
            <w:hideMark/>
          </w:tcPr>
          <w:p w14:paraId="68390703" w14:textId="77777777" w:rsidR="000C15DF" w:rsidRPr="00BF47A7" w:rsidRDefault="000C15DF" w:rsidP="00BF47A7">
            <w:pPr>
              <w:widowControl/>
              <w:spacing w:line="240" w:lineRule="auto"/>
              <w:ind w:firstLineChars="0" w:firstLine="0"/>
              <w:jc w:val="center"/>
              <w:rPr>
                <w:rFonts w:asciiTheme="minorEastAsia" w:eastAsiaTheme="minorEastAsia" w:hAnsiTheme="minorEastAsia" w:cs="宋体"/>
                <w:b/>
                <w:bCs/>
                <w:color w:val="000000"/>
                <w:kern w:val="0"/>
                <w:szCs w:val="21"/>
              </w:rPr>
            </w:pPr>
            <w:r w:rsidRPr="00BF47A7">
              <w:rPr>
                <w:rFonts w:asciiTheme="minorEastAsia" w:eastAsiaTheme="minorEastAsia" w:hAnsiTheme="minorEastAsia" w:cs="宋体" w:hint="eastAsia"/>
                <w:b/>
                <w:bCs/>
                <w:color w:val="000000"/>
                <w:kern w:val="0"/>
                <w:szCs w:val="21"/>
              </w:rPr>
              <w:t>职责简述</w:t>
            </w:r>
          </w:p>
        </w:tc>
      </w:tr>
      <w:tr w:rsidR="000C15DF" w:rsidRPr="00BF47A7" w14:paraId="4C73D05A" w14:textId="77777777" w:rsidTr="00BF47A7">
        <w:trPr>
          <w:trHeight w:val="285"/>
        </w:trPr>
        <w:tc>
          <w:tcPr>
            <w:tcW w:w="852"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1104EE36" w14:textId="77777777" w:rsidR="000C15DF" w:rsidRPr="00BF47A7" w:rsidRDefault="000C15DF" w:rsidP="00BF47A7">
            <w:pPr>
              <w:widowControl/>
              <w:spacing w:line="240" w:lineRule="auto"/>
              <w:ind w:firstLineChars="0" w:firstLine="0"/>
              <w:jc w:val="center"/>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机构过程改进角色</w:t>
            </w:r>
          </w:p>
        </w:tc>
        <w:tc>
          <w:tcPr>
            <w:tcW w:w="1842" w:type="dxa"/>
            <w:tcBorders>
              <w:top w:val="nil"/>
              <w:left w:val="nil"/>
              <w:bottom w:val="nil"/>
              <w:right w:val="single" w:sz="8" w:space="0" w:color="auto"/>
            </w:tcBorders>
            <w:shd w:val="clear" w:color="000000" w:fill="FFFFFF"/>
            <w:vAlign w:val="center"/>
            <w:hideMark/>
          </w:tcPr>
          <w:p w14:paraId="05335747"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软件工程过程组</w:t>
            </w:r>
          </w:p>
        </w:tc>
        <w:tc>
          <w:tcPr>
            <w:tcW w:w="6922" w:type="dxa"/>
            <w:tcBorders>
              <w:top w:val="nil"/>
              <w:left w:val="nil"/>
              <w:bottom w:val="nil"/>
              <w:right w:val="single" w:sz="8" w:space="0" w:color="auto"/>
            </w:tcBorders>
            <w:shd w:val="clear" w:color="000000" w:fill="FFFFFF"/>
            <w:vAlign w:val="center"/>
            <w:hideMark/>
          </w:tcPr>
          <w:p w14:paraId="1DA7E11D"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（1）制定适合于本机构的过程规范。</w:t>
            </w:r>
          </w:p>
        </w:tc>
      </w:tr>
      <w:tr w:rsidR="000C15DF" w:rsidRPr="00BF47A7" w14:paraId="142E1150" w14:textId="77777777" w:rsidTr="00BF47A7">
        <w:trPr>
          <w:trHeight w:val="585"/>
        </w:trPr>
        <w:tc>
          <w:tcPr>
            <w:tcW w:w="852" w:type="dxa"/>
            <w:vMerge/>
            <w:tcBorders>
              <w:top w:val="nil"/>
              <w:left w:val="single" w:sz="8" w:space="0" w:color="auto"/>
              <w:bottom w:val="single" w:sz="8" w:space="0" w:color="000000"/>
              <w:right w:val="single" w:sz="8" w:space="0" w:color="auto"/>
            </w:tcBorders>
            <w:vAlign w:val="center"/>
            <w:hideMark/>
          </w:tcPr>
          <w:p w14:paraId="120CFD17"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tcBorders>
              <w:top w:val="nil"/>
              <w:left w:val="nil"/>
              <w:bottom w:val="single" w:sz="8" w:space="0" w:color="auto"/>
              <w:right w:val="single" w:sz="8" w:space="0" w:color="auto"/>
            </w:tcBorders>
            <w:shd w:val="clear" w:color="000000" w:fill="FFFFFF"/>
            <w:vAlign w:val="center"/>
            <w:hideMark/>
          </w:tcPr>
          <w:p w14:paraId="17562084"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（SEPG）</w:t>
            </w:r>
          </w:p>
        </w:tc>
        <w:tc>
          <w:tcPr>
            <w:tcW w:w="6922" w:type="dxa"/>
            <w:tcBorders>
              <w:top w:val="nil"/>
              <w:left w:val="nil"/>
              <w:bottom w:val="single" w:sz="8" w:space="0" w:color="auto"/>
              <w:right w:val="single" w:sz="8" w:space="0" w:color="auto"/>
            </w:tcBorders>
            <w:shd w:val="clear" w:color="000000" w:fill="FFFFFF"/>
            <w:vAlign w:val="center"/>
            <w:hideMark/>
          </w:tcPr>
          <w:p w14:paraId="5E2A3487"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（2）在机构范围内推广该规范（如培训、考核），评估机构过程能力等。</w:t>
            </w:r>
          </w:p>
        </w:tc>
      </w:tr>
      <w:tr w:rsidR="000C15DF" w:rsidRPr="00BF47A7" w14:paraId="4711AF80" w14:textId="77777777" w:rsidTr="00BF47A7">
        <w:trPr>
          <w:trHeight w:val="570"/>
        </w:trPr>
        <w:tc>
          <w:tcPr>
            <w:tcW w:w="852" w:type="dxa"/>
            <w:vMerge/>
            <w:tcBorders>
              <w:top w:val="nil"/>
              <w:left w:val="single" w:sz="8" w:space="0" w:color="auto"/>
              <w:bottom w:val="single" w:sz="8" w:space="0" w:color="000000"/>
              <w:right w:val="single" w:sz="8" w:space="0" w:color="auto"/>
            </w:tcBorders>
            <w:vAlign w:val="center"/>
            <w:hideMark/>
          </w:tcPr>
          <w:p w14:paraId="465ADD9D"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tcBorders>
              <w:top w:val="nil"/>
              <w:left w:val="nil"/>
              <w:bottom w:val="nil"/>
              <w:right w:val="single" w:sz="8" w:space="0" w:color="auto"/>
            </w:tcBorders>
            <w:shd w:val="clear" w:color="000000" w:fill="FFFFFF"/>
            <w:vAlign w:val="center"/>
            <w:hideMark/>
          </w:tcPr>
          <w:p w14:paraId="26F4A8AD"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质量保证小组</w:t>
            </w:r>
          </w:p>
        </w:tc>
        <w:tc>
          <w:tcPr>
            <w:tcW w:w="6922" w:type="dxa"/>
            <w:tcBorders>
              <w:top w:val="nil"/>
              <w:left w:val="nil"/>
              <w:bottom w:val="nil"/>
              <w:right w:val="single" w:sz="8" w:space="0" w:color="auto"/>
            </w:tcBorders>
            <w:shd w:val="clear" w:color="000000" w:fill="FFFFFF"/>
            <w:vAlign w:val="center"/>
            <w:hideMark/>
          </w:tcPr>
          <w:p w14:paraId="12F7CA1E"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（1）监督规范的实施，确保所有项目以及相关部门准照规范开展工作。</w:t>
            </w:r>
          </w:p>
        </w:tc>
      </w:tr>
      <w:tr w:rsidR="000C15DF" w:rsidRPr="00BF47A7" w14:paraId="53D19CA6" w14:textId="77777777" w:rsidTr="00BF47A7">
        <w:trPr>
          <w:trHeight w:val="585"/>
        </w:trPr>
        <w:tc>
          <w:tcPr>
            <w:tcW w:w="852" w:type="dxa"/>
            <w:vMerge/>
            <w:tcBorders>
              <w:top w:val="nil"/>
              <w:left w:val="single" w:sz="8" w:space="0" w:color="auto"/>
              <w:bottom w:val="single" w:sz="4" w:space="0" w:color="auto"/>
              <w:right w:val="single" w:sz="8" w:space="0" w:color="auto"/>
            </w:tcBorders>
            <w:vAlign w:val="center"/>
            <w:hideMark/>
          </w:tcPr>
          <w:p w14:paraId="0C8689BC"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tcBorders>
              <w:top w:val="nil"/>
              <w:left w:val="nil"/>
              <w:bottom w:val="single" w:sz="4" w:space="0" w:color="auto"/>
              <w:right w:val="single" w:sz="8" w:space="0" w:color="auto"/>
            </w:tcBorders>
            <w:shd w:val="clear" w:color="000000" w:fill="FFFFFF"/>
            <w:vAlign w:val="center"/>
            <w:hideMark/>
          </w:tcPr>
          <w:p w14:paraId="205EA8AC"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（QAG）</w:t>
            </w:r>
          </w:p>
        </w:tc>
        <w:tc>
          <w:tcPr>
            <w:tcW w:w="6922" w:type="dxa"/>
            <w:tcBorders>
              <w:top w:val="nil"/>
              <w:left w:val="nil"/>
              <w:bottom w:val="single" w:sz="4" w:space="0" w:color="auto"/>
              <w:right w:val="single" w:sz="8" w:space="0" w:color="auto"/>
            </w:tcBorders>
            <w:shd w:val="clear" w:color="000000" w:fill="FFFFFF"/>
            <w:vAlign w:val="center"/>
            <w:hideMark/>
          </w:tcPr>
          <w:p w14:paraId="6A798AE0"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（2）分析并解决机构内存在的共性质量问题，协组SEPG完善规范。</w:t>
            </w:r>
          </w:p>
        </w:tc>
      </w:tr>
      <w:tr w:rsidR="000C15DF" w:rsidRPr="00BF47A7" w14:paraId="1E07079E" w14:textId="77777777" w:rsidTr="00BF47A7">
        <w:trPr>
          <w:trHeight w:val="570"/>
        </w:trPr>
        <w:tc>
          <w:tcPr>
            <w:tcW w:w="8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2B736E03" w14:textId="77777777" w:rsidR="000C15DF" w:rsidRPr="00BF47A7" w:rsidRDefault="000C15DF" w:rsidP="00BF47A7">
            <w:pPr>
              <w:widowControl/>
              <w:spacing w:line="240" w:lineRule="auto"/>
              <w:ind w:firstLineChars="0" w:firstLine="0"/>
              <w:jc w:val="center"/>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项目管理过程角色</w:t>
            </w:r>
          </w:p>
        </w:tc>
        <w:tc>
          <w:tcPr>
            <w:tcW w:w="184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6503D8A"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机构领导</w:t>
            </w: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557F72"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（1）是机构内所有项目的主管，对立项管理和结项管理有最终决策权。</w:t>
            </w:r>
          </w:p>
        </w:tc>
      </w:tr>
      <w:tr w:rsidR="000C15DF" w:rsidRPr="00BF47A7" w14:paraId="4FDAE65E" w14:textId="77777777" w:rsidTr="00BF47A7">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0EBBEBA7"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14:paraId="5A4C226F"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D1E214"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（2）监督项目经理的工作，审批项目经理的各种申请。</w:t>
            </w:r>
          </w:p>
        </w:tc>
      </w:tr>
      <w:tr w:rsidR="000C15DF" w:rsidRPr="00BF47A7" w14:paraId="7BF5A002" w14:textId="77777777" w:rsidTr="00BF47A7">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1BC47A78"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B9B0AA9"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项目经理</w:t>
            </w: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F4D0A8"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（1）向机构领导汇报工作。</w:t>
            </w:r>
          </w:p>
        </w:tc>
      </w:tr>
      <w:tr w:rsidR="000C15DF" w:rsidRPr="00BF47A7" w14:paraId="7F8ED6EC" w14:textId="77777777" w:rsidTr="00BF47A7">
        <w:trPr>
          <w:trHeight w:val="57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19086AE9"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14:paraId="72FA1B9F"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029EB3"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（2）是项目规划、项目监控、风险管理和需求管理过程域的负责人。</w:t>
            </w:r>
          </w:p>
        </w:tc>
      </w:tr>
      <w:tr w:rsidR="000C15DF" w:rsidRPr="00BF47A7" w14:paraId="5801F08E" w14:textId="77777777" w:rsidTr="00BF47A7">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25D807C9"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14:paraId="6BAF6895"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4C0FAB"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（3）监督项目成员的工作，审批项目成员的各种申请。</w:t>
            </w:r>
          </w:p>
        </w:tc>
      </w:tr>
      <w:tr w:rsidR="000C15DF" w:rsidRPr="00BF47A7" w14:paraId="28261F3F" w14:textId="77777777" w:rsidTr="00BF47A7">
        <w:trPr>
          <w:trHeight w:val="585"/>
        </w:trPr>
        <w:tc>
          <w:tcPr>
            <w:tcW w:w="8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D7664D4" w14:textId="77777777" w:rsidR="000C15DF" w:rsidRPr="00BF47A7" w:rsidRDefault="000C15DF" w:rsidP="00BF47A7">
            <w:pPr>
              <w:widowControl/>
              <w:spacing w:line="240" w:lineRule="auto"/>
              <w:ind w:firstLineChars="0" w:firstLine="0"/>
              <w:jc w:val="center"/>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项目研发过程角色</w:t>
            </w:r>
          </w:p>
        </w:tc>
        <w:tc>
          <w:tcPr>
            <w:tcW w:w="184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0712C7"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需求分析员</w:t>
            </w: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681624"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调查、分析并定义需求，撰写相应的需求文档，尽最大努力使需求文档能够正确无误地反映用户的真实意愿。</w:t>
            </w:r>
          </w:p>
        </w:tc>
      </w:tr>
      <w:tr w:rsidR="000C15DF" w:rsidRPr="00BF47A7" w14:paraId="2421716F" w14:textId="77777777" w:rsidTr="00BF47A7">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59898841"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C3D13B0"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系统设计师</w:t>
            </w: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28F3E6"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根据需求文档设计软件系统的体系结构、用户界面、数据库、模块等，并撰写相应的设计文档。</w:t>
            </w:r>
          </w:p>
        </w:tc>
      </w:tr>
      <w:tr w:rsidR="000C15DF" w:rsidRPr="00BF47A7" w14:paraId="647CE446" w14:textId="77777777" w:rsidTr="00BF47A7">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32096F9D"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2F0BAE08"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程序员</w:t>
            </w: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E203422"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（1）根据系统设计文档，编写软件系统的代码。</w:t>
            </w:r>
          </w:p>
        </w:tc>
      </w:tr>
      <w:tr w:rsidR="000C15DF" w:rsidRPr="00BF47A7" w14:paraId="3C775D47" w14:textId="77777777" w:rsidTr="00BF47A7">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264E4F3C"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14:paraId="254289AA"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A80292"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（2）随时测试和检查自己的代码，及时消除代码中的缺陷。</w:t>
            </w:r>
          </w:p>
        </w:tc>
      </w:tr>
      <w:tr w:rsidR="000C15DF" w:rsidRPr="00BF47A7" w14:paraId="0A984029" w14:textId="77777777" w:rsidTr="00BF47A7">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4A423626"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92422F9"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测试员</w:t>
            </w: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A5E9C20"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从事单元测试、集成测试和系统测试，主要工作包括制定测试计划、设计测试用例、执行测试和撰写测试报告。</w:t>
            </w:r>
          </w:p>
        </w:tc>
      </w:tr>
      <w:tr w:rsidR="000C15DF" w:rsidRPr="00BF47A7" w14:paraId="25E5BEB1" w14:textId="77777777" w:rsidTr="00BF47A7">
        <w:trPr>
          <w:trHeight w:val="285"/>
        </w:trPr>
        <w:tc>
          <w:tcPr>
            <w:tcW w:w="8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DE211C8" w14:textId="77777777" w:rsidR="001D5782" w:rsidRPr="00BF47A7" w:rsidRDefault="001D5782" w:rsidP="00BF47A7">
            <w:pPr>
              <w:widowControl/>
              <w:spacing w:line="240" w:lineRule="auto"/>
              <w:ind w:firstLineChars="0" w:firstLine="0"/>
              <w:jc w:val="center"/>
              <w:rPr>
                <w:rFonts w:asciiTheme="minorEastAsia" w:eastAsiaTheme="minorEastAsia" w:hAnsiTheme="minorEastAsia" w:cs="宋体"/>
                <w:color w:val="000000"/>
                <w:kern w:val="0"/>
                <w:szCs w:val="21"/>
              </w:rPr>
            </w:pPr>
          </w:p>
          <w:p w14:paraId="34D0D191"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机构支撑过程角色</w:t>
            </w:r>
          </w:p>
          <w:p w14:paraId="4A046C16" w14:textId="77777777" w:rsidR="001D5782" w:rsidRPr="00BF47A7" w:rsidRDefault="001D5782" w:rsidP="00BF47A7">
            <w:pPr>
              <w:widowControl/>
              <w:spacing w:line="240" w:lineRule="auto"/>
              <w:ind w:firstLineChars="0" w:firstLine="0"/>
              <w:jc w:val="center"/>
              <w:rPr>
                <w:rFonts w:asciiTheme="minorEastAsia" w:eastAsiaTheme="minorEastAsia" w:hAnsiTheme="minorEastAsia" w:cs="宋体"/>
                <w:color w:val="000000"/>
                <w:kern w:val="0"/>
                <w:szCs w:val="21"/>
              </w:rPr>
            </w:pPr>
          </w:p>
          <w:p w14:paraId="26B35B9D" w14:textId="77777777" w:rsidR="001D5782" w:rsidRPr="00BF47A7" w:rsidRDefault="001D5782" w:rsidP="00BF47A7">
            <w:pPr>
              <w:widowControl/>
              <w:spacing w:line="240" w:lineRule="auto"/>
              <w:ind w:firstLineChars="0" w:firstLine="0"/>
              <w:jc w:val="center"/>
              <w:rPr>
                <w:rFonts w:asciiTheme="minorEastAsia" w:eastAsiaTheme="minorEastAsia" w:hAnsiTheme="minorEastAsia" w:cs="宋体"/>
                <w:color w:val="000000"/>
                <w:kern w:val="0"/>
                <w:szCs w:val="21"/>
              </w:rPr>
            </w:pPr>
          </w:p>
          <w:p w14:paraId="49CE64C9" w14:textId="77777777" w:rsidR="001D5782" w:rsidRPr="00BF47A7" w:rsidRDefault="001D5782" w:rsidP="00BF47A7">
            <w:pPr>
              <w:widowControl/>
              <w:spacing w:line="240" w:lineRule="auto"/>
              <w:ind w:firstLineChars="0" w:firstLine="0"/>
              <w:jc w:val="center"/>
              <w:rPr>
                <w:rFonts w:asciiTheme="minorEastAsia" w:eastAsiaTheme="minorEastAsia" w:hAnsiTheme="minorEastAsia" w:cs="宋体"/>
                <w:color w:val="000000"/>
                <w:kern w:val="0"/>
                <w:szCs w:val="21"/>
              </w:rPr>
            </w:pPr>
          </w:p>
          <w:p w14:paraId="0DFD4931" w14:textId="77777777" w:rsidR="001D5782" w:rsidRPr="00BF47A7" w:rsidRDefault="001D5782" w:rsidP="00BF47A7">
            <w:pPr>
              <w:widowControl/>
              <w:spacing w:line="240" w:lineRule="auto"/>
              <w:ind w:firstLineChars="0" w:firstLine="0"/>
              <w:jc w:val="center"/>
              <w:rPr>
                <w:rFonts w:asciiTheme="minorEastAsia" w:eastAsiaTheme="minorEastAsia" w:hAnsiTheme="minorEastAsia" w:cs="宋体"/>
                <w:color w:val="000000"/>
                <w:kern w:val="0"/>
                <w:szCs w:val="21"/>
              </w:rPr>
            </w:pPr>
          </w:p>
          <w:p w14:paraId="48ED8BEE" w14:textId="77777777" w:rsidR="001D5782" w:rsidRPr="00BF47A7" w:rsidRDefault="001D5782" w:rsidP="00BF47A7">
            <w:pPr>
              <w:widowControl/>
              <w:spacing w:line="240" w:lineRule="auto"/>
              <w:ind w:firstLineChars="0" w:firstLine="0"/>
              <w:jc w:val="center"/>
              <w:rPr>
                <w:rFonts w:asciiTheme="minorEastAsia" w:eastAsiaTheme="minorEastAsia" w:hAnsiTheme="minorEastAsia" w:cs="宋体"/>
                <w:color w:val="000000"/>
                <w:kern w:val="0"/>
                <w:szCs w:val="21"/>
              </w:rPr>
            </w:pPr>
          </w:p>
          <w:p w14:paraId="5C1E0CF7" w14:textId="77777777" w:rsidR="001D5782" w:rsidRPr="00BF47A7" w:rsidRDefault="001D5782" w:rsidP="00BF47A7">
            <w:pPr>
              <w:widowControl/>
              <w:spacing w:line="240" w:lineRule="auto"/>
              <w:ind w:firstLineChars="0" w:firstLine="0"/>
              <w:jc w:val="center"/>
              <w:rPr>
                <w:rFonts w:asciiTheme="minorEastAsia" w:eastAsiaTheme="minorEastAsia" w:hAnsiTheme="minorEastAsia" w:cs="宋体"/>
                <w:color w:val="000000"/>
                <w:kern w:val="0"/>
                <w:szCs w:val="21"/>
              </w:rPr>
            </w:pPr>
          </w:p>
          <w:p w14:paraId="07E441F7" w14:textId="77777777" w:rsidR="001D5782" w:rsidRPr="00BF47A7" w:rsidRDefault="001D5782" w:rsidP="00BF47A7">
            <w:pPr>
              <w:widowControl/>
              <w:spacing w:line="240" w:lineRule="auto"/>
              <w:ind w:firstLineChars="0" w:firstLine="0"/>
              <w:jc w:val="center"/>
              <w:rPr>
                <w:rFonts w:asciiTheme="minorEastAsia" w:eastAsiaTheme="minorEastAsia" w:hAnsiTheme="minorEastAsia" w:cs="宋体"/>
                <w:color w:val="000000"/>
                <w:kern w:val="0"/>
                <w:szCs w:val="21"/>
              </w:rPr>
            </w:pPr>
          </w:p>
          <w:p w14:paraId="5AC3593A" w14:textId="77777777" w:rsidR="001D5782" w:rsidRPr="00BF47A7" w:rsidRDefault="001D5782" w:rsidP="00BF47A7">
            <w:pPr>
              <w:widowControl/>
              <w:spacing w:line="240" w:lineRule="auto"/>
              <w:ind w:firstLineChars="0" w:firstLine="0"/>
              <w:jc w:val="center"/>
              <w:rPr>
                <w:rFonts w:asciiTheme="minorEastAsia" w:eastAsiaTheme="minorEastAsia" w:hAnsiTheme="minorEastAsia" w:cs="宋体"/>
                <w:color w:val="000000"/>
                <w:kern w:val="0"/>
                <w:szCs w:val="21"/>
              </w:rPr>
            </w:pPr>
          </w:p>
          <w:p w14:paraId="1342DE44" w14:textId="77777777" w:rsidR="001D5782" w:rsidRPr="00BF47A7" w:rsidRDefault="001D5782" w:rsidP="00BF47A7">
            <w:pPr>
              <w:widowControl/>
              <w:spacing w:line="240" w:lineRule="auto"/>
              <w:ind w:firstLineChars="0" w:firstLine="0"/>
              <w:jc w:val="center"/>
              <w:rPr>
                <w:rFonts w:asciiTheme="minorEastAsia" w:eastAsiaTheme="minorEastAsia" w:hAnsiTheme="minorEastAsia" w:cs="宋体"/>
                <w:color w:val="000000"/>
                <w:kern w:val="0"/>
                <w:szCs w:val="21"/>
              </w:rPr>
            </w:pPr>
          </w:p>
        </w:tc>
        <w:tc>
          <w:tcPr>
            <w:tcW w:w="184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755822A"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配置管理员</w:t>
            </w: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66F4638"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（1）为项目制定《配置管理计划》。</w:t>
            </w:r>
          </w:p>
        </w:tc>
      </w:tr>
      <w:tr w:rsidR="000C15DF" w:rsidRPr="00BF47A7" w14:paraId="6A4AF66E" w14:textId="77777777" w:rsidTr="00BF47A7">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79D158F3"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14:paraId="6F4E5B82"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198689"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（2）创建并维护配置库，如分配权限、清除垃圾文件、备份配置库等。</w:t>
            </w:r>
          </w:p>
        </w:tc>
      </w:tr>
      <w:tr w:rsidR="000C15DF" w:rsidRPr="00BF47A7" w14:paraId="49492513" w14:textId="77777777" w:rsidTr="00BF47A7">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58DCD0CC"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A42FF19"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质量保证员</w:t>
            </w: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7412584"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（1）为项目制定《质量保证计划》。</w:t>
            </w:r>
          </w:p>
        </w:tc>
      </w:tr>
      <w:tr w:rsidR="000C15DF" w:rsidRPr="00BF47A7" w14:paraId="73B99976" w14:textId="77777777" w:rsidTr="00BF47A7">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162027DE"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AA61A94"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（即QAG成员）</w:t>
            </w: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56A30B"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（2）周期性的开展“过程与产品质量检查”。</w:t>
            </w:r>
          </w:p>
        </w:tc>
      </w:tr>
      <w:tr w:rsidR="000C15DF" w:rsidRPr="00BF47A7" w14:paraId="595497EC" w14:textId="77777777" w:rsidTr="00BF47A7">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3241341D"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78FF4D"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r w:rsidRPr="00BF47A7">
              <w:rPr>
                <w:rFonts w:asciiTheme="minorEastAsia" w:eastAsiaTheme="minorEastAsia" w:hAnsiTheme="minorEastAsia" w:cs="宋体"/>
                <w:color w:val="000000"/>
                <w:kern w:val="0"/>
                <w:szCs w:val="21"/>
              </w:rPr>
              <w:t xml:space="preserve">　</w:t>
            </w: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E6DA61"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（3）跟踪质量问题，给出质量改进措施。</w:t>
            </w:r>
          </w:p>
        </w:tc>
      </w:tr>
      <w:tr w:rsidR="000C15DF" w:rsidRPr="00BF47A7" w14:paraId="1EBD080D" w14:textId="77777777" w:rsidTr="00BF47A7">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1D552D07"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7AD156C"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培训管理员</w:t>
            </w: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61BACB1"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制定机构（或项目）的《培训计划》，监督该计划的实施，撰写《培训评估报告》。</w:t>
            </w:r>
          </w:p>
        </w:tc>
      </w:tr>
      <w:tr w:rsidR="000C15DF" w:rsidRPr="00BF47A7" w14:paraId="5B0FD285" w14:textId="77777777" w:rsidTr="00BF47A7">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54EA970A"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B13CF0"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客户服务人员</w:t>
            </w: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7BA905"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为客户提供与产品相关的服务（如技术咨询），快速响应客户的要求，给客户一个满意的解答。</w:t>
            </w:r>
          </w:p>
        </w:tc>
      </w:tr>
      <w:tr w:rsidR="000C15DF" w:rsidRPr="00BF47A7" w14:paraId="10C94985" w14:textId="77777777" w:rsidTr="00BF47A7">
        <w:trPr>
          <w:trHeight w:val="57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090C30E1"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3BBE52E"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产品维护人员</w:t>
            </w: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53ED74"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（1）纠错性维护：及时解决用户遇到的技术故障和消除产品中的缺陷。</w:t>
            </w:r>
          </w:p>
        </w:tc>
      </w:tr>
      <w:tr w:rsidR="000C15DF" w:rsidRPr="00BF47A7" w14:paraId="04A2F52A" w14:textId="77777777" w:rsidTr="00BF47A7">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151626A5"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14:paraId="0DD54BAE"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C50D7B"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（2）完善性维护：在资源允许的情况下，不断改善产品功能与质量。</w:t>
            </w:r>
          </w:p>
        </w:tc>
      </w:tr>
      <w:tr w:rsidR="000C15DF" w:rsidRPr="00BF47A7" w14:paraId="2FCF41C3" w14:textId="77777777" w:rsidTr="00BF47A7">
        <w:trPr>
          <w:trHeight w:val="300"/>
        </w:trPr>
        <w:tc>
          <w:tcPr>
            <w:tcW w:w="2694"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7AA3F8B0" w14:textId="77777777" w:rsidR="000C15DF" w:rsidRPr="00BF47A7" w:rsidRDefault="000C15DF" w:rsidP="00BF47A7">
            <w:pPr>
              <w:widowControl/>
              <w:spacing w:line="240" w:lineRule="auto"/>
              <w:ind w:firstLineChars="0" w:firstLine="0"/>
              <w:jc w:val="center"/>
              <w:rPr>
                <w:rFonts w:asciiTheme="minorEastAsia" w:eastAsiaTheme="minorEastAsia" w:hAnsiTheme="minorEastAsia" w:cs="宋体"/>
                <w:b/>
                <w:bCs/>
                <w:color w:val="000000"/>
                <w:kern w:val="0"/>
                <w:szCs w:val="21"/>
              </w:rPr>
            </w:pPr>
            <w:r w:rsidRPr="00BF47A7">
              <w:rPr>
                <w:rFonts w:asciiTheme="minorEastAsia" w:eastAsiaTheme="minorEastAsia" w:hAnsiTheme="minorEastAsia" w:cs="宋体" w:hint="eastAsia"/>
                <w:b/>
                <w:bCs/>
                <w:color w:val="000000"/>
                <w:kern w:val="0"/>
                <w:szCs w:val="21"/>
              </w:rPr>
              <w:t>临时角色</w:t>
            </w: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F886D1F" w14:textId="77777777" w:rsidR="000C15DF" w:rsidRPr="00BF47A7" w:rsidRDefault="000C15DF" w:rsidP="00BF47A7">
            <w:pPr>
              <w:widowControl/>
              <w:spacing w:line="240" w:lineRule="auto"/>
              <w:ind w:firstLineChars="0" w:firstLine="0"/>
              <w:jc w:val="center"/>
              <w:rPr>
                <w:rFonts w:asciiTheme="minorEastAsia" w:eastAsiaTheme="minorEastAsia" w:hAnsiTheme="minorEastAsia" w:cs="宋体"/>
                <w:b/>
                <w:bCs/>
                <w:color w:val="000000"/>
                <w:kern w:val="0"/>
                <w:szCs w:val="21"/>
              </w:rPr>
            </w:pPr>
            <w:r w:rsidRPr="00BF47A7">
              <w:rPr>
                <w:rFonts w:asciiTheme="minorEastAsia" w:eastAsiaTheme="minorEastAsia" w:hAnsiTheme="minorEastAsia" w:cs="宋体" w:hint="eastAsia"/>
                <w:b/>
                <w:bCs/>
                <w:color w:val="000000"/>
                <w:kern w:val="0"/>
                <w:szCs w:val="21"/>
              </w:rPr>
              <w:t>职责说明</w:t>
            </w:r>
          </w:p>
        </w:tc>
      </w:tr>
      <w:tr w:rsidR="000C15DF" w:rsidRPr="00BF47A7" w14:paraId="3D7F9EBD" w14:textId="77777777" w:rsidTr="00BF47A7">
        <w:trPr>
          <w:trHeight w:val="570"/>
        </w:trPr>
        <w:tc>
          <w:tcPr>
            <w:tcW w:w="2694" w:type="dxa"/>
            <w:gridSpan w:val="2"/>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D1AA74A"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立项建议小组</w:t>
            </w:r>
          </w:p>
        </w:tc>
        <w:tc>
          <w:tcPr>
            <w:tcW w:w="69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90865E"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（1）开展立项调查、产品构思和可行性分析，撰写相应文档。</w:t>
            </w:r>
          </w:p>
        </w:tc>
      </w:tr>
      <w:tr w:rsidR="000C15DF" w:rsidRPr="00BF47A7" w14:paraId="719B1B91" w14:textId="77777777" w:rsidTr="00BF47A7">
        <w:trPr>
          <w:trHeight w:val="300"/>
        </w:trPr>
        <w:tc>
          <w:tcPr>
            <w:tcW w:w="2694" w:type="dxa"/>
            <w:gridSpan w:val="2"/>
            <w:vMerge/>
            <w:tcBorders>
              <w:top w:val="single" w:sz="4" w:space="0" w:color="auto"/>
              <w:left w:val="single" w:sz="8" w:space="0" w:color="auto"/>
              <w:bottom w:val="single" w:sz="8" w:space="0" w:color="000000"/>
              <w:right w:val="single" w:sz="8" w:space="0" w:color="000000"/>
            </w:tcBorders>
            <w:vAlign w:val="center"/>
            <w:hideMark/>
          </w:tcPr>
          <w:p w14:paraId="63F98349" w14:textId="77777777" w:rsidR="000C15DF" w:rsidRPr="00BF47A7" w:rsidRDefault="000C15DF" w:rsidP="00BF47A7">
            <w:pPr>
              <w:widowControl/>
              <w:spacing w:line="240" w:lineRule="auto"/>
              <w:ind w:firstLineChars="0" w:firstLine="0"/>
              <w:jc w:val="left"/>
              <w:rPr>
                <w:rFonts w:asciiTheme="minorEastAsia" w:eastAsiaTheme="minorEastAsia" w:hAnsiTheme="minorEastAsia" w:cs="宋体"/>
                <w:color w:val="000000"/>
                <w:kern w:val="0"/>
                <w:szCs w:val="21"/>
              </w:rPr>
            </w:pPr>
          </w:p>
        </w:tc>
        <w:tc>
          <w:tcPr>
            <w:tcW w:w="6922" w:type="dxa"/>
            <w:tcBorders>
              <w:top w:val="single" w:sz="4" w:space="0" w:color="auto"/>
              <w:left w:val="nil"/>
              <w:bottom w:val="single" w:sz="8" w:space="0" w:color="auto"/>
              <w:right w:val="single" w:sz="8" w:space="0" w:color="auto"/>
            </w:tcBorders>
            <w:shd w:val="clear" w:color="000000" w:fill="FFFFFF"/>
            <w:vAlign w:val="center"/>
            <w:hideMark/>
          </w:tcPr>
          <w:p w14:paraId="762E846C"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（2）申请立项，并在立项评审会议上答辩。</w:t>
            </w:r>
          </w:p>
        </w:tc>
      </w:tr>
      <w:tr w:rsidR="000C15DF" w:rsidRPr="00BF47A7" w14:paraId="39773B26" w14:textId="77777777" w:rsidTr="00BF47A7">
        <w:trPr>
          <w:trHeight w:val="585"/>
        </w:trPr>
        <w:tc>
          <w:tcPr>
            <w:tcW w:w="269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667D7F16"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立项评审委员会</w:t>
            </w:r>
          </w:p>
        </w:tc>
        <w:tc>
          <w:tcPr>
            <w:tcW w:w="6922" w:type="dxa"/>
            <w:tcBorders>
              <w:top w:val="nil"/>
              <w:left w:val="nil"/>
              <w:bottom w:val="single" w:sz="8" w:space="0" w:color="auto"/>
              <w:right w:val="single" w:sz="8" w:space="0" w:color="auto"/>
            </w:tcBorders>
            <w:shd w:val="clear" w:color="000000" w:fill="FFFFFF"/>
            <w:vAlign w:val="center"/>
            <w:hideMark/>
          </w:tcPr>
          <w:p w14:paraId="7781611B"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由机构领导、各级经理、市场人员、技术专家、财务人员等组成，委员会按少数服从多数原则投票决定是否同意立项。</w:t>
            </w:r>
          </w:p>
        </w:tc>
      </w:tr>
      <w:tr w:rsidR="000C15DF" w:rsidRPr="00BF47A7" w14:paraId="726BDEED" w14:textId="77777777" w:rsidTr="00BF47A7">
        <w:trPr>
          <w:trHeight w:val="870"/>
        </w:trPr>
        <w:tc>
          <w:tcPr>
            <w:tcW w:w="269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2E2501D7"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结项评审委员会</w:t>
            </w:r>
          </w:p>
        </w:tc>
        <w:tc>
          <w:tcPr>
            <w:tcW w:w="6922" w:type="dxa"/>
            <w:tcBorders>
              <w:top w:val="nil"/>
              <w:left w:val="nil"/>
              <w:bottom w:val="single" w:sz="8" w:space="0" w:color="auto"/>
              <w:right w:val="single" w:sz="8" w:space="0" w:color="auto"/>
            </w:tcBorders>
            <w:shd w:val="clear" w:color="000000" w:fill="FFFFFF"/>
            <w:vAlign w:val="center"/>
            <w:hideMark/>
          </w:tcPr>
          <w:p w14:paraId="5CC45132"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对项目的有形资产和无形资产进行清算，对项目进行综合评估，总结经验教训等。结项委员会的人员组成与立项评审委员会的类似。</w:t>
            </w:r>
          </w:p>
        </w:tc>
      </w:tr>
      <w:tr w:rsidR="000C15DF" w:rsidRPr="00BF47A7" w14:paraId="252842C7" w14:textId="77777777" w:rsidTr="00BF47A7">
        <w:trPr>
          <w:trHeight w:val="870"/>
        </w:trPr>
        <w:tc>
          <w:tcPr>
            <w:tcW w:w="269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2F541C4A"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技术评审委员会</w:t>
            </w:r>
          </w:p>
        </w:tc>
        <w:tc>
          <w:tcPr>
            <w:tcW w:w="6922" w:type="dxa"/>
            <w:tcBorders>
              <w:top w:val="nil"/>
              <w:left w:val="nil"/>
              <w:bottom w:val="single" w:sz="8" w:space="0" w:color="auto"/>
              <w:right w:val="single" w:sz="8" w:space="0" w:color="auto"/>
            </w:tcBorders>
            <w:shd w:val="clear" w:color="000000" w:fill="FFFFFF"/>
            <w:vAlign w:val="center"/>
            <w:hideMark/>
          </w:tcPr>
          <w:p w14:paraId="48CE15D4"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对工作成果进行正式技术评审，尽早地发现工作成果中的缺陷，并帮助开发人员及时消除缺陷。该委员会由项目内外的技术专家组成。</w:t>
            </w:r>
          </w:p>
        </w:tc>
      </w:tr>
      <w:tr w:rsidR="000C15DF" w:rsidRPr="00BF47A7" w14:paraId="67FACAC9" w14:textId="77777777" w:rsidTr="00BF47A7">
        <w:trPr>
          <w:trHeight w:val="585"/>
        </w:trPr>
        <w:tc>
          <w:tcPr>
            <w:tcW w:w="269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496A131"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配置控制委员会</w:t>
            </w:r>
          </w:p>
        </w:tc>
        <w:tc>
          <w:tcPr>
            <w:tcW w:w="6922" w:type="dxa"/>
            <w:tcBorders>
              <w:top w:val="nil"/>
              <w:left w:val="nil"/>
              <w:bottom w:val="single" w:sz="8" w:space="0" w:color="auto"/>
              <w:right w:val="single" w:sz="8" w:space="0" w:color="auto"/>
            </w:tcBorders>
            <w:shd w:val="clear" w:color="000000" w:fill="FFFFFF"/>
            <w:vAlign w:val="center"/>
            <w:hideMark/>
          </w:tcPr>
          <w:p w14:paraId="71B2808E" w14:textId="77777777" w:rsidR="000C15DF" w:rsidRPr="00BF47A7" w:rsidRDefault="000C15DF" w:rsidP="00BF47A7">
            <w:pPr>
              <w:widowControl/>
              <w:spacing w:line="240" w:lineRule="auto"/>
              <w:ind w:firstLineChars="0" w:firstLine="0"/>
              <w:rPr>
                <w:rFonts w:asciiTheme="minorEastAsia" w:eastAsiaTheme="minorEastAsia" w:hAnsiTheme="minorEastAsia" w:cs="宋体"/>
                <w:color w:val="000000"/>
                <w:kern w:val="0"/>
                <w:szCs w:val="21"/>
              </w:rPr>
            </w:pPr>
            <w:r w:rsidRPr="00BF47A7">
              <w:rPr>
                <w:rFonts w:asciiTheme="minorEastAsia" w:eastAsiaTheme="minorEastAsia" w:hAnsiTheme="minorEastAsia" w:cs="宋体" w:hint="eastAsia"/>
                <w:color w:val="000000"/>
                <w:kern w:val="0"/>
                <w:szCs w:val="21"/>
              </w:rPr>
              <w:t>对配置管理各项活动拥有决策权（例如审批计划，审批变更请求等）。</w:t>
            </w:r>
          </w:p>
        </w:tc>
      </w:tr>
      <w:bookmarkEnd w:id="401"/>
      <w:bookmarkEnd w:id="402"/>
      <w:bookmarkEnd w:id="403"/>
      <w:bookmarkEnd w:id="404"/>
      <w:bookmarkEnd w:id="405"/>
    </w:tbl>
    <w:p w14:paraId="1B425CF6" w14:textId="77777777" w:rsidR="00E216F6" w:rsidRPr="00D77533" w:rsidRDefault="00E216F6" w:rsidP="003B2FE3">
      <w:pPr>
        <w:ind w:firstLine="420"/>
        <w:rPr>
          <w:rFonts w:asciiTheme="minorEastAsia" w:eastAsiaTheme="minorEastAsia" w:hAnsiTheme="minorEastAsia"/>
        </w:rPr>
      </w:pPr>
    </w:p>
    <w:p w14:paraId="5BF4F7F9" w14:textId="77777777" w:rsidR="000C15DF" w:rsidRPr="00D77533" w:rsidRDefault="000C15DF" w:rsidP="003B2FE3">
      <w:pPr>
        <w:ind w:firstLine="420"/>
        <w:rPr>
          <w:rFonts w:asciiTheme="minorEastAsia" w:eastAsiaTheme="minorEastAsia" w:hAnsiTheme="minorEastAsia"/>
        </w:rPr>
      </w:pPr>
    </w:p>
    <w:p w14:paraId="5FD9E48C" w14:textId="77777777" w:rsidR="000C15DF" w:rsidRPr="00D77533" w:rsidRDefault="000C15DF" w:rsidP="003B2FE3">
      <w:pPr>
        <w:ind w:firstLine="420"/>
        <w:rPr>
          <w:rFonts w:asciiTheme="minorEastAsia" w:eastAsiaTheme="minorEastAsia" w:hAnsiTheme="minorEastAsia"/>
        </w:rPr>
      </w:pPr>
    </w:p>
    <w:p w14:paraId="4521A793" w14:textId="77777777" w:rsidR="00E8262E" w:rsidRPr="00D77533" w:rsidRDefault="00E8262E" w:rsidP="003B2FE3">
      <w:pPr>
        <w:widowControl/>
        <w:ind w:firstLineChars="0" w:firstLine="0"/>
        <w:jc w:val="left"/>
        <w:rPr>
          <w:rFonts w:asciiTheme="minorEastAsia" w:eastAsiaTheme="minorEastAsia" w:hAnsiTheme="minorEastAsia"/>
        </w:rPr>
      </w:pPr>
      <w:r w:rsidRPr="00D77533">
        <w:rPr>
          <w:rFonts w:asciiTheme="minorEastAsia" w:eastAsiaTheme="minorEastAsia" w:hAnsiTheme="minorEastAsia"/>
        </w:rPr>
        <w:br w:type="page"/>
      </w:r>
    </w:p>
    <w:p w14:paraId="37268EA4" w14:textId="77777777" w:rsidR="00E8262E" w:rsidRPr="00D77533" w:rsidRDefault="00E8262E" w:rsidP="003B2FE3">
      <w:pPr>
        <w:ind w:firstLine="420"/>
        <w:rPr>
          <w:rFonts w:asciiTheme="minorEastAsia" w:eastAsiaTheme="minorEastAsia" w:hAnsiTheme="minorEastAsia"/>
        </w:rPr>
        <w:sectPr w:rsidR="00E8262E" w:rsidRPr="00D77533" w:rsidSect="00946185">
          <w:headerReference w:type="even" r:id="rId28"/>
          <w:headerReference w:type="default" r:id="rId29"/>
          <w:footerReference w:type="even" r:id="rId30"/>
          <w:footerReference w:type="default" r:id="rId31"/>
          <w:headerReference w:type="first" r:id="rId32"/>
          <w:footerReference w:type="first" r:id="rId33"/>
          <w:pgSz w:w="11906" w:h="16838"/>
          <w:pgMar w:top="1418" w:right="1797" w:bottom="1418" w:left="1797" w:header="851" w:footer="992" w:gutter="0"/>
          <w:pgNumType w:start="0"/>
          <w:cols w:space="425"/>
          <w:titlePg/>
          <w:docGrid w:type="lines" w:linePitch="312"/>
        </w:sectPr>
      </w:pPr>
    </w:p>
    <w:p w14:paraId="5D3AF40E" w14:textId="77777777" w:rsidR="000936D4" w:rsidRPr="00D77533" w:rsidRDefault="000936D4" w:rsidP="00946185">
      <w:pPr>
        <w:ind w:firstLine="420"/>
        <w:rPr>
          <w:rFonts w:asciiTheme="minorEastAsia" w:eastAsiaTheme="minorEastAsia" w:hAnsiTheme="minorEastAsia"/>
          <w:szCs w:val="32"/>
        </w:rPr>
      </w:pPr>
      <w:bookmarkStart w:id="417" w:name="_Toc498058780"/>
    </w:p>
    <w:p w14:paraId="39B1AC0E" w14:textId="77777777" w:rsidR="000936D4" w:rsidRPr="00FC63BF" w:rsidRDefault="003F62D9" w:rsidP="00946185">
      <w:pPr>
        <w:pStyle w:val="1"/>
        <w:numPr>
          <w:ilvl w:val="0"/>
          <w:numId w:val="1"/>
        </w:numPr>
        <w:ind w:firstLine="640"/>
        <w:jc w:val="center"/>
        <w:rPr>
          <w:rFonts w:asciiTheme="minorEastAsia" w:eastAsiaTheme="minorEastAsia" w:hAnsiTheme="minorEastAsia"/>
          <w:szCs w:val="21"/>
        </w:rPr>
      </w:pPr>
      <w:bookmarkStart w:id="418" w:name="_Toc505084913"/>
      <w:r w:rsidRPr="00FC63BF">
        <w:rPr>
          <w:rFonts w:asciiTheme="minorEastAsia" w:eastAsiaTheme="minorEastAsia" w:hAnsiTheme="minorEastAsia" w:hint="eastAsia"/>
          <w:szCs w:val="21"/>
        </w:rPr>
        <w:t>系统建设概算</w:t>
      </w:r>
      <w:bookmarkEnd w:id="417"/>
      <w:bookmarkEnd w:id="418"/>
    </w:p>
    <w:p w14:paraId="70226F4C" w14:textId="77777777" w:rsidR="000936D4" w:rsidRDefault="0033427B" w:rsidP="00761147">
      <w:pPr>
        <w:pStyle w:val="2"/>
        <w:numPr>
          <w:ilvl w:val="0"/>
          <w:numId w:val="27"/>
        </w:numPr>
        <w:tabs>
          <w:tab w:val="clear" w:pos="756"/>
          <w:tab w:val="left" w:pos="426"/>
        </w:tabs>
        <w:ind w:firstLineChars="0"/>
        <w:rPr>
          <w:rFonts w:asciiTheme="minorEastAsia" w:eastAsiaTheme="minorEastAsia" w:hAnsiTheme="minorEastAsia"/>
        </w:rPr>
      </w:pPr>
      <w:r>
        <w:rPr>
          <w:rFonts w:asciiTheme="minorEastAsia" w:eastAsiaTheme="minorEastAsia" w:hAnsiTheme="minorEastAsia" w:hint="eastAsia"/>
        </w:rPr>
        <w:t>系统基础版本报价</w:t>
      </w:r>
    </w:p>
    <w:tbl>
      <w:tblPr>
        <w:tblpPr w:leftFromText="180" w:rightFromText="180" w:vertAnchor="text" w:horzAnchor="margin" w:tblpXSpec="center" w:tblpY="224"/>
        <w:tblW w:w="13892" w:type="dxa"/>
        <w:tblLook w:val="04A0" w:firstRow="1" w:lastRow="0" w:firstColumn="1" w:lastColumn="0" w:noHBand="0" w:noVBand="1"/>
      </w:tblPr>
      <w:tblGrid>
        <w:gridCol w:w="877"/>
        <w:gridCol w:w="2525"/>
        <w:gridCol w:w="5954"/>
        <w:gridCol w:w="1417"/>
        <w:gridCol w:w="3119"/>
      </w:tblGrid>
      <w:tr w:rsidR="00461A26" w:rsidRPr="0033427B" w14:paraId="57F5AF7C" w14:textId="77777777" w:rsidTr="00461A26">
        <w:trPr>
          <w:trHeight w:val="258"/>
        </w:trPr>
        <w:tc>
          <w:tcPr>
            <w:tcW w:w="1389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14AB1F"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司法行政综合管理系统功能模块报价明细</w:t>
            </w:r>
          </w:p>
        </w:tc>
      </w:tr>
      <w:tr w:rsidR="00461A26" w:rsidRPr="0033427B" w14:paraId="01FAFF87" w14:textId="77777777" w:rsidTr="00461A26">
        <w:trPr>
          <w:trHeight w:val="258"/>
        </w:trPr>
        <w:tc>
          <w:tcPr>
            <w:tcW w:w="877" w:type="dxa"/>
            <w:tcBorders>
              <w:top w:val="nil"/>
              <w:left w:val="single" w:sz="4" w:space="0" w:color="auto"/>
              <w:bottom w:val="single" w:sz="4" w:space="0" w:color="auto"/>
              <w:right w:val="single" w:sz="4" w:space="0" w:color="auto"/>
            </w:tcBorders>
            <w:shd w:val="clear" w:color="auto" w:fill="auto"/>
            <w:noWrap/>
            <w:vAlign w:val="center"/>
            <w:hideMark/>
          </w:tcPr>
          <w:p w14:paraId="0759FF31"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序号</w:t>
            </w:r>
          </w:p>
        </w:tc>
        <w:tc>
          <w:tcPr>
            <w:tcW w:w="2525" w:type="dxa"/>
            <w:tcBorders>
              <w:top w:val="nil"/>
              <w:left w:val="nil"/>
              <w:bottom w:val="single" w:sz="4" w:space="0" w:color="auto"/>
              <w:right w:val="single" w:sz="4" w:space="0" w:color="auto"/>
            </w:tcBorders>
            <w:shd w:val="clear" w:color="auto" w:fill="auto"/>
            <w:noWrap/>
            <w:vAlign w:val="center"/>
            <w:hideMark/>
          </w:tcPr>
          <w:p w14:paraId="229FB7CB"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系统功能模块名称</w:t>
            </w:r>
          </w:p>
        </w:tc>
        <w:tc>
          <w:tcPr>
            <w:tcW w:w="5954" w:type="dxa"/>
            <w:tcBorders>
              <w:top w:val="nil"/>
              <w:left w:val="nil"/>
              <w:bottom w:val="single" w:sz="4" w:space="0" w:color="auto"/>
              <w:right w:val="single" w:sz="4" w:space="0" w:color="auto"/>
            </w:tcBorders>
            <w:shd w:val="clear" w:color="auto" w:fill="auto"/>
            <w:noWrap/>
            <w:vAlign w:val="center"/>
            <w:hideMark/>
          </w:tcPr>
          <w:p w14:paraId="645ABB0A"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版本号</w:t>
            </w:r>
          </w:p>
        </w:tc>
        <w:tc>
          <w:tcPr>
            <w:tcW w:w="1417" w:type="dxa"/>
            <w:tcBorders>
              <w:top w:val="nil"/>
              <w:left w:val="nil"/>
              <w:bottom w:val="single" w:sz="4" w:space="0" w:color="auto"/>
              <w:right w:val="single" w:sz="4" w:space="0" w:color="auto"/>
            </w:tcBorders>
            <w:shd w:val="clear" w:color="auto" w:fill="auto"/>
            <w:noWrap/>
            <w:vAlign w:val="center"/>
            <w:hideMark/>
          </w:tcPr>
          <w:p w14:paraId="07C655BD"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数量（套）</w:t>
            </w:r>
          </w:p>
        </w:tc>
        <w:tc>
          <w:tcPr>
            <w:tcW w:w="3119" w:type="dxa"/>
            <w:tcBorders>
              <w:top w:val="nil"/>
              <w:left w:val="nil"/>
              <w:bottom w:val="single" w:sz="4" w:space="0" w:color="auto"/>
              <w:right w:val="single" w:sz="4" w:space="0" w:color="auto"/>
            </w:tcBorders>
            <w:shd w:val="clear" w:color="auto" w:fill="auto"/>
            <w:noWrap/>
            <w:vAlign w:val="center"/>
            <w:hideMark/>
          </w:tcPr>
          <w:p w14:paraId="5ED3E4BD"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购买报价（元）</w:t>
            </w:r>
          </w:p>
        </w:tc>
      </w:tr>
      <w:tr w:rsidR="00461A26" w:rsidRPr="0033427B" w14:paraId="214154C5" w14:textId="77777777" w:rsidTr="00461A26">
        <w:trPr>
          <w:trHeight w:val="258"/>
        </w:trPr>
        <w:tc>
          <w:tcPr>
            <w:tcW w:w="877" w:type="dxa"/>
            <w:tcBorders>
              <w:top w:val="nil"/>
              <w:left w:val="single" w:sz="4" w:space="0" w:color="auto"/>
              <w:bottom w:val="single" w:sz="4" w:space="0" w:color="auto"/>
              <w:right w:val="single" w:sz="4" w:space="0" w:color="auto"/>
            </w:tcBorders>
            <w:shd w:val="clear" w:color="auto" w:fill="auto"/>
            <w:noWrap/>
            <w:vAlign w:val="center"/>
            <w:hideMark/>
          </w:tcPr>
          <w:p w14:paraId="1529A1DB"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1</w:t>
            </w:r>
          </w:p>
        </w:tc>
        <w:tc>
          <w:tcPr>
            <w:tcW w:w="2525" w:type="dxa"/>
            <w:tcBorders>
              <w:top w:val="nil"/>
              <w:left w:val="nil"/>
              <w:bottom w:val="single" w:sz="4" w:space="0" w:color="auto"/>
              <w:right w:val="single" w:sz="4" w:space="0" w:color="auto"/>
            </w:tcBorders>
            <w:shd w:val="clear" w:color="auto" w:fill="auto"/>
            <w:noWrap/>
            <w:vAlign w:val="center"/>
            <w:hideMark/>
          </w:tcPr>
          <w:p w14:paraId="793310CB"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基础平台</w:t>
            </w:r>
          </w:p>
        </w:tc>
        <w:tc>
          <w:tcPr>
            <w:tcW w:w="5954" w:type="dxa"/>
            <w:tcBorders>
              <w:top w:val="nil"/>
              <w:left w:val="nil"/>
              <w:bottom w:val="single" w:sz="4" w:space="0" w:color="auto"/>
              <w:right w:val="single" w:sz="4" w:space="0" w:color="auto"/>
            </w:tcBorders>
            <w:shd w:val="clear" w:color="auto" w:fill="auto"/>
            <w:noWrap/>
            <w:vAlign w:val="center"/>
            <w:hideMark/>
          </w:tcPr>
          <w:p w14:paraId="37184278"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四川省高级人民法院司法行政综合管理系统17.8版</w:t>
            </w:r>
          </w:p>
        </w:tc>
        <w:tc>
          <w:tcPr>
            <w:tcW w:w="141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8BABFD9"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1</w:t>
            </w:r>
          </w:p>
        </w:tc>
        <w:tc>
          <w:tcPr>
            <w:tcW w:w="3119" w:type="dxa"/>
            <w:tcBorders>
              <w:top w:val="nil"/>
              <w:left w:val="nil"/>
              <w:bottom w:val="single" w:sz="4" w:space="0" w:color="auto"/>
              <w:right w:val="single" w:sz="4" w:space="0" w:color="auto"/>
            </w:tcBorders>
            <w:shd w:val="clear" w:color="auto" w:fill="auto"/>
            <w:noWrap/>
            <w:vAlign w:val="center"/>
            <w:hideMark/>
          </w:tcPr>
          <w:p w14:paraId="6F5EC1E5" w14:textId="77777777" w:rsidR="00461A26" w:rsidRPr="0033427B" w:rsidRDefault="00461A26" w:rsidP="00461A26">
            <w:pPr>
              <w:widowControl/>
              <w:spacing w:line="240" w:lineRule="auto"/>
              <w:ind w:firstLineChars="0" w:firstLine="0"/>
              <w:jc w:val="right"/>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350,000.00</w:t>
            </w:r>
          </w:p>
        </w:tc>
      </w:tr>
      <w:tr w:rsidR="00461A26" w:rsidRPr="0033427B" w14:paraId="460F6E31" w14:textId="77777777" w:rsidTr="00461A26">
        <w:trPr>
          <w:trHeight w:val="258"/>
        </w:trPr>
        <w:tc>
          <w:tcPr>
            <w:tcW w:w="877" w:type="dxa"/>
            <w:tcBorders>
              <w:top w:val="nil"/>
              <w:left w:val="single" w:sz="4" w:space="0" w:color="auto"/>
              <w:bottom w:val="single" w:sz="4" w:space="0" w:color="auto"/>
              <w:right w:val="single" w:sz="4" w:space="0" w:color="auto"/>
            </w:tcBorders>
            <w:shd w:val="clear" w:color="auto" w:fill="auto"/>
            <w:noWrap/>
            <w:vAlign w:val="center"/>
            <w:hideMark/>
          </w:tcPr>
          <w:p w14:paraId="625DD6AA"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2</w:t>
            </w:r>
          </w:p>
        </w:tc>
        <w:tc>
          <w:tcPr>
            <w:tcW w:w="2525" w:type="dxa"/>
            <w:tcBorders>
              <w:top w:val="nil"/>
              <w:left w:val="nil"/>
              <w:bottom w:val="single" w:sz="4" w:space="0" w:color="auto"/>
              <w:right w:val="single" w:sz="4" w:space="0" w:color="auto"/>
            </w:tcBorders>
            <w:shd w:val="clear" w:color="auto" w:fill="auto"/>
            <w:noWrap/>
            <w:vAlign w:val="center"/>
            <w:hideMark/>
          </w:tcPr>
          <w:p w14:paraId="45013470"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预算管理</w:t>
            </w:r>
          </w:p>
        </w:tc>
        <w:tc>
          <w:tcPr>
            <w:tcW w:w="5954" w:type="dxa"/>
            <w:tcBorders>
              <w:top w:val="nil"/>
              <w:left w:val="nil"/>
              <w:bottom w:val="single" w:sz="4" w:space="0" w:color="auto"/>
              <w:right w:val="single" w:sz="4" w:space="0" w:color="auto"/>
            </w:tcBorders>
            <w:shd w:val="clear" w:color="auto" w:fill="auto"/>
            <w:noWrap/>
            <w:vAlign w:val="center"/>
            <w:hideMark/>
          </w:tcPr>
          <w:p w14:paraId="5A45901E"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四川省高级人民法院司法行政综合管理系统17.8版</w:t>
            </w:r>
          </w:p>
        </w:tc>
        <w:tc>
          <w:tcPr>
            <w:tcW w:w="1417" w:type="dxa"/>
            <w:vMerge/>
            <w:tcBorders>
              <w:top w:val="nil"/>
              <w:left w:val="single" w:sz="4" w:space="0" w:color="auto"/>
              <w:bottom w:val="single" w:sz="4" w:space="0" w:color="000000"/>
              <w:right w:val="single" w:sz="4" w:space="0" w:color="auto"/>
            </w:tcBorders>
            <w:vAlign w:val="center"/>
            <w:hideMark/>
          </w:tcPr>
          <w:p w14:paraId="39B6AA29" w14:textId="77777777" w:rsidR="00461A26" w:rsidRPr="0033427B" w:rsidRDefault="00461A26" w:rsidP="00461A26">
            <w:pPr>
              <w:widowControl/>
              <w:spacing w:line="240" w:lineRule="auto"/>
              <w:ind w:firstLineChars="0" w:firstLine="0"/>
              <w:jc w:val="left"/>
              <w:rPr>
                <w:rFonts w:asciiTheme="minorEastAsia" w:eastAsiaTheme="minorEastAsia" w:hAnsiTheme="minorEastAsia" w:cs="宋体"/>
                <w:color w:val="000000"/>
                <w:kern w:val="0"/>
                <w:szCs w:val="21"/>
              </w:rPr>
            </w:pPr>
          </w:p>
        </w:tc>
        <w:tc>
          <w:tcPr>
            <w:tcW w:w="3119" w:type="dxa"/>
            <w:tcBorders>
              <w:top w:val="nil"/>
              <w:left w:val="nil"/>
              <w:bottom w:val="single" w:sz="4" w:space="0" w:color="auto"/>
              <w:right w:val="single" w:sz="4" w:space="0" w:color="auto"/>
            </w:tcBorders>
            <w:shd w:val="clear" w:color="auto" w:fill="auto"/>
            <w:noWrap/>
            <w:vAlign w:val="center"/>
            <w:hideMark/>
          </w:tcPr>
          <w:p w14:paraId="2FAAC9E0" w14:textId="77777777" w:rsidR="00461A26" w:rsidRPr="0033427B" w:rsidRDefault="00461A26" w:rsidP="00461A26">
            <w:pPr>
              <w:widowControl/>
              <w:spacing w:line="240" w:lineRule="auto"/>
              <w:ind w:firstLineChars="0" w:firstLine="0"/>
              <w:jc w:val="right"/>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200,000.00</w:t>
            </w:r>
          </w:p>
        </w:tc>
      </w:tr>
      <w:tr w:rsidR="00461A26" w:rsidRPr="0033427B" w14:paraId="33E46973" w14:textId="77777777" w:rsidTr="00461A26">
        <w:trPr>
          <w:trHeight w:val="258"/>
        </w:trPr>
        <w:tc>
          <w:tcPr>
            <w:tcW w:w="877" w:type="dxa"/>
            <w:tcBorders>
              <w:top w:val="nil"/>
              <w:left w:val="single" w:sz="4" w:space="0" w:color="auto"/>
              <w:bottom w:val="single" w:sz="4" w:space="0" w:color="auto"/>
              <w:right w:val="single" w:sz="4" w:space="0" w:color="auto"/>
            </w:tcBorders>
            <w:shd w:val="clear" w:color="auto" w:fill="auto"/>
            <w:noWrap/>
            <w:vAlign w:val="center"/>
            <w:hideMark/>
          </w:tcPr>
          <w:p w14:paraId="59032325"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3</w:t>
            </w:r>
          </w:p>
        </w:tc>
        <w:tc>
          <w:tcPr>
            <w:tcW w:w="2525" w:type="dxa"/>
            <w:tcBorders>
              <w:top w:val="nil"/>
              <w:left w:val="nil"/>
              <w:bottom w:val="single" w:sz="4" w:space="0" w:color="auto"/>
              <w:right w:val="single" w:sz="4" w:space="0" w:color="auto"/>
            </w:tcBorders>
            <w:shd w:val="clear" w:color="auto" w:fill="auto"/>
            <w:noWrap/>
            <w:vAlign w:val="center"/>
            <w:hideMark/>
          </w:tcPr>
          <w:p w14:paraId="68681802"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财务管理</w:t>
            </w:r>
          </w:p>
        </w:tc>
        <w:tc>
          <w:tcPr>
            <w:tcW w:w="5954" w:type="dxa"/>
            <w:tcBorders>
              <w:top w:val="nil"/>
              <w:left w:val="nil"/>
              <w:bottom w:val="single" w:sz="4" w:space="0" w:color="auto"/>
              <w:right w:val="single" w:sz="4" w:space="0" w:color="auto"/>
            </w:tcBorders>
            <w:shd w:val="clear" w:color="auto" w:fill="auto"/>
            <w:noWrap/>
            <w:vAlign w:val="center"/>
            <w:hideMark/>
          </w:tcPr>
          <w:p w14:paraId="7C6DEF32"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四川省高级人民法院司法行政综合管理系统17.8版</w:t>
            </w:r>
          </w:p>
        </w:tc>
        <w:tc>
          <w:tcPr>
            <w:tcW w:w="1417" w:type="dxa"/>
            <w:vMerge/>
            <w:tcBorders>
              <w:top w:val="nil"/>
              <w:left w:val="single" w:sz="4" w:space="0" w:color="auto"/>
              <w:bottom w:val="single" w:sz="4" w:space="0" w:color="000000"/>
              <w:right w:val="single" w:sz="4" w:space="0" w:color="auto"/>
            </w:tcBorders>
            <w:vAlign w:val="center"/>
            <w:hideMark/>
          </w:tcPr>
          <w:p w14:paraId="207E55A4" w14:textId="77777777" w:rsidR="00461A26" w:rsidRPr="0033427B" w:rsidRDefault="00461A26" w:rsidP="00461A26">
            <w:pPr>
              <w:widowControl/>
              <w:spacing w:line="240" w:lineRule="auto"/>
              <w:ind w:firstLineChars="0" w:firstLine="0"/>
              <w:jc w:val="left"/>
              <w:rPr>
                <w:rFonts w:asciiTheme="minorEastAsia" w:eastAsiaTheme="minorEastAsia" w:hAnsiTheme="minorEastAsia" w:cs="宋体"/>
                <w:color w:val="000000"/>
                <w:kern w:val="0"/>
                <w:szCs w:val="21"/>
              </w:rPr>
            </w:pPr>
          </w:p>
        </w:tc>
        <w:tc>
          <w:tcPr>
            <w:tcW w:w="3119" w:type="dxa"/>
            <w:tcBorders>
              <w:top w:val="nil"/>
              <w:left w:val="nil"/>
              <w:bottom w:val="single" w:sz="4" w:space="0" w:color="auto"/>
              <w:right w:val="single" w:sz="4" w:space="0" w:color="auto"/>
            </w:tcBorders>
            <w:shd w:val="clear" w:color="auto" w:fill="auto"/>
            <w:noWrap/>
            <w:vAlign w:val="center"/>
            <w:hideMark/>
          </w:tcPr>
          <w:p w14:paraId="29A82D73" w14:textId="77777777" w:rsidR="00461A26" w:rsidRPr="0033427B" w:rsidRDefault="00461A26" w:rsidP="00461A26">
            <w:pPr>
              <w:widowControl/>
              <w:spacing w:line="240" w:lineRule="auto"/>
              <w:ind w:firstLineChars="0" w:firstLine="0"/>
              <w:jc w:val="right"/>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300,000.00</w:t>
            </w:r>
          </w:p>
        </w:tc>
      </w:tr>
      <w:tr w:rsidR="00461A26" w:rsidRPr="0033427B" w14:paraId="0A807686" w14:textId="77777777" w:rsidTr="00461A26">
        <w:trPr>
          <w:trHeight w:val="258"/>
        </w:trPr>
        <w:tc>
          <w:tcPr>
            <w:tcW w:w="877" w:type="dxa"/>
            <w:tcBorders>
              <w:top w:val="nil"/>
              <w:left w:val="single" w:sz="4" w:space="0" w:color="auto"/>
              <w:bottom w:val="single" w:sz="4" w:space="0" w:color="auto"/>
              <w:right w:val="single" w:sz="4" w:space="0" w:color="auto"/>
            </w:tcBorders>
            <w:shd w:val="clear" w:color="auto" w:fill="auto"/>
            <w:noWrap/>
            <w:vAlign w:val="center"/>
            <w:hideMark/>
          </w:tcPr>
          <w:p w14:paraId="5CAE1DFE"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4</w:t>
            </w:r>
          </w:p>
        </w:tc>
        <w:tc>
          <w:tcPr>
            <w:tcW w:w="2525" w:type="dxa"/>
            <w:tcBorders>
              <w:top w:val="nil"/>
              <w:left w:val="nil"/>
              <w:bottom w:val="single" w:sz="4" w:space="0" w:color="auto"/>
              <w:right w:val="single" w:sz="4" w:space="0" w:color="auto"/>
            </w:tcBorders>
            <w:shd w:val="clear" w:color="auto" w:fill="auto"/>
            <w:noWrap/>
            <w:vAlign w:val="center"/>
            <w:hideMark/>
          </w:tcPr>
          <w:p w14:paraId="1EC1827A"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会计核算</w:t>
            </w:r>
          </w:p>
        </w:tc>
        <w:tc>
          <w:tcPr>
            <w:tcW w:w="5954" w:type="dxa"/>
            <w:tcBorders>
              <w:top w:val="nil"/>
              <w:left w:val="nil"/>
              <w:bottom w:val="single" w:sz="4" w:space="0" w:color="auto"/>
              <w:right w:val="single" w:sz="4" w:space="0" w:color="auto"/>
            </w:tcBorders>
            <w:shd w:val="clear" w:color="auto" w:fill="auto"/>
            <w:noWrap/>
            <w:vAlign w:val="center"/>
            <w:hideMark/>
          </w:tcPr>
          <w:p w14:paraId="00B736B3" w14:textId="77777777" w:rsidR="00461A26" w:rsidRPr="0033427B" w:rsidRDefault="00461A26" w:rsidP="00461A26">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四川省高级人民法院司法行政综合管理系统17.8版</w:t>
            </w:r>
          </w:p>
        </w:tc>
        <w:tc>
          <w:tcPr>
            <w:tcW w:w="1417" w:type="dxa"/>
            <w:vMerge/>
            <w:tcBorders>
              <w:top w:val="nil"/>
              <w:left w:val="single" w:sz="4" w:space="0" w:color="auto"/>
              <w:bottom w:val="single" w:sz="4" w:space="0" w:color="000000"/>
              <w:right w:val="single" w:sz="4" w:space="0" w:color="auto"/>
            </w:tcBorders>
            <w:vAlign w:val="center"/>
            <w:hideMark/>
          </w:tcPr>
          <w:p w14:paraId="0FBA233C" w14:textId="77777777" w:rsidR="00461A26" w:rsidRPr="0033427B" w:rsidRDefault="00461A26" w:rsidP="00461A26">
            <w:pPr>
              <w:widowControl/>
              <w:spacing w:line="240" w:lineRule="auto"/>
              <w:ind w:firstLineChars="0" w:firstLine="0"/>
              <w:jc w:val="left"/>
              <w:rPr>
                <w:rFonts w:asciiTheme="minorEastAsia" w:eastAsiaTheme="minorEastAsia" w:hAnsiTheme="minorEastAsia" w:cs="宋体"/>
                <w:color w:val="000000"/>
                <w:kern w:val="0"/>
                <w:szCs w:val="21"/>
              </w:rPr>
            </w:pPr>
          </w:p>
        </w:tc>
        <w:tc>
          <w:tcPr>
            <w:tcW w:w="3119" w:type="dxa"/>
            <w:tcBorders>
              <w:top w:val="nil"/>
              <w:left w:val="nil"/>
              <w:bottom w:val="single" w:sz="4" w:space="0" w:color="auto"/>
              <w:right w:val="single" w:sz="4" w:space="0" w:color="auto"/>
            </w:tcBorders>
            <w:shd w:val="clear" w:color="auto" w:fill="auto"/>
            <w:noWrap/>
            <w:vAlign w:val="center"/>
            <w:hideMark/>
          </w:tcPr>
          <w:p w14:paraId="72E65CBB" w14:textId="77777777" w:rsidR="00461A26" w:rsidRPr="0033427B" w:rsidRDefault="00461A26" w:rsidP="00461A26">
            <w:pPr>
              <w:widowControl/>
              <w:spacing w:line="240" w:lineRule="auto"/>
              <w:ind w:firstLineChars="0" w:firstLine="0"/>
              <w:jc w:val="right"/>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200,000.00</w:t>
            </w:r>
          </w:p>
        </w:tc>
      </w:tr>
      <w:tr w:rsidR="00461A26" w:rsidRPr="0033427B" w14:paraId="52C7573D" w14:textId="77777777" w:rsidTr="00461A26">
        <w:trPr>
          <w:trHeight w:val="258"/>
        </w:trPr>
        <w:tc>
          <w:tcPr>
            <w:tcW w:w="10773"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D4FA2DB" w14:textId="77777777" w:rsidR="00461A26" w:rsidRPr="00461A26" w:rsidRDefault="00461A26" w:rsidP="00461A26">
            <w:pPr>
              <w:widowControl/>
              <w:spacing w:line="240" w:lineRule="auto"/>
              <w:ind w:firstLineChars="0" w:firstLine="0"/>
              <w:jc w:val="center"/>
              <w:rPr>
                <w:rFonts w:asciiTheme="minorEastAsia" w:eastAsiaTheme="minorEastAsia" w:hAnsiTheme="minorEastAsia" w:cs="宋体"/>
                <w:b/>
                <w:color w:val="000000"/>
                <w:kern w:val="0"/>
                <w:szCs w:val="21"/>
              </w:rPr>
            </w:pPr>
            <w:r w:rsidRPr="00461A26">
              <w:rPr>
                <w:rFonts w:asciiTheme="minorEastAsia" w:eastAsiaTheme="minorEastAsia" w:hAnsiTheme="minorEastAsia" w:cs="宋体" w:hint="eastAsia"/>
                <w:b/>
                <w:color w:val="000000"/>
                <w:kern w:val="0"/>
                <w:szCs w:val="21"/>
              </w:rPr>
              <w:t>合计（大写人民币）：壹佰零伍万元整</w:t>
            </w:r>
          </w:p>
        </w:tc>
        <w:tc>
          <w:tcPr>
            <w:tcW w:w="3119" w:type="dxa"/>
            <w:tcBorders>
              <w:top w:val="nil"/>
              <w:left w:val="nil"/>
              <w:bottom w:val="single" w:sz="4" w:space="0" w:color="auto"/>
              <w:right w:val="single" w:sz="4" w:space="0" w:color="auto"/>
            </w:tcBorders>
            <w:shd w:val="clear" w:color="auto" w:fill="auto"/>
            <w:noWrap/>
            <w:vAlign w:val="center"/>
            <w:hideMark/>
          </w:tcPr>
          <w:p w14:paraId="7327A3E4" w14:textId="77777777" w:rsidR="00461A26" w:rsidRPr="00461A26" w:rsidRDefault="00461A26" w:rsidP="00461A26">
            <w:pPr>
              <w:widowControl/>
              <w:spacing w:line="240" w:lineRule="auto"/>
              <w:ind w:firstLineChars="0" w:firstLine="0"/>
              <w:jc w:val="right"/>
              <w:rPr>
                <w:rFonts w:asciiTheme="minorEastAsia" w:eastAsiaTheme="minorEastAsia" w:hAnsiTheme="minorEastAsia" w:cs="宋体"/>
                <w:b/>
                <w:color w:val="000000"/>
                <w:kern w:val="0"/>
                <w:szCs w:val="21"/>
              </w:rPr>
            </w:pPr>
            <w:r w:rsidRPr="00461A26">
              <w:rPr>
                <w:rFonts w:asciiTheme="minorEastAsia" w:eastAsiaTheme="minorEastAsia" w:hAnsiTheme="minorEastAsia" w:cs="宋体" w:hint="eastAsia"/>
                <w:b/>
                <w:color w:val="000000"/>
                <w:kern w:val="0"/>
                <w:szCs w:val="21"/>
              </w:rPr>
              <w:t>1,050,000.00</w:t>
            </w:r>
          </w:p>
        </w:tc>
      </w:tr>
    </w:tbl>
    <w:p w14:paraId="446AB147" w14:textId="77777777" w:rsidR="00461A26" w:rsidRDefault="00461A26" w:rsidP="00461A26">
      <w:pPr>
        <w:ind w:firstLine="420"/>
      </w:pPr>
    </w:p>
    <w:p w14:paraId="4C1FBCC5" w14:textId="77777777" w:rsidR="00461A26" w:rsidRDefault="00461A26" w:rsidP="00461A26">
      <w:pPr>
        <w:ind w:firstLine="420"/>
      </w:pPr>
    </w:p>
    <w:p w14:paraId="7899B272" w14:textId="77777777" w:rsidR="00461A26" w:rsidRDefault="00461A26" w:rsidP="00461A26">
      <w:pPr>
        <w:ind w:firstLine="420"/>
      </w:pPr>
    </w:p>
    <w:p w14:paraId="3B5FBA4C" w14:textId="77777777" w:rsidR="00461A26" w:rsidRDefault="00461A26" w:rsidP="00461A26">
      <w:pPr>
        <w:ind w:firstLine="420"/>
      </w:pPr>
    </w:p>
    <w:p w14:paraId="627ACB40" w14:textId="77777777" w:rsidR="00461A26" w:rsidRDefault="00461A26" w:rsidP="00461A26">
      <w:pPr>
        <w:ind w:firstLine="420"/>
      </w:pPr>
    </w:p>
    <w:p w14:paraId="1BD447B2" w14:textId="77777777" w:rsidR="00461A26" w:rsidRDefault="00461A26" w:rsidP="00461A26">
      <w:pPr>
        <w:ind w:firstLine="420"/>
      </w:pPr>
    </w:p>
    <w:p w14:paraId="39CF2B4A" w14:textId="77777777" w:rsidR="00461A26" w:rsidRPr="00461A26" w:rsidRDefault="00461A26" w:rsidP="00461A26">
      <w:pPr>
        <w:widowControl/>
        <w:spacing w:line="240" w:lineRule="auto"/>
        <w:ind w:firstLine="480"/>
        <w:jc w:val="left"/>
        <w:rPr>
          <w:rFonts w:asciiTheme="minorEastAsia" w:eastAsiaTheme="minorEastAsia" w:hAnsiTheme="minorEastAsia" w:cs="宋体"/>
          <w:b/>
          <w:color w:val="000000"/>
          <w:kern w:val="0"/>
          <w:sz w:val="24"/>
          <w:szCs w:val="24"/>
        </w:rPr>
      </w:pPr>
      <w:r w:rsidRPr="00461A26">
        <w:rPr>
          <w:rFonts w:hint="eastAsia"/>
          <w:b/>
          <w:sz w:val="24"/>
          <w:szCs w:val="24"/>
        </w:rPr>
        <w:t>注：以上系统基础版本报价，</w:t>
      </w:r>
      <w:r w:rsidRPr="00461A26">
        <w:rPr>
          <w:rFonts w:asciiTheme="minorEastAsia" w:eastAsiaTheme="minorEastAsia" w:hAnsiTheme="minorEastAsia" w:cs="宋体" w:hint="eastAsia"/>
          <w:b/>
          <w:color w:val="000000"/>
          <w:kern w:val="0"/>
          <w:sz w:val="24"/>
          <w:szCs w:val="24"/>
        </w:rPr>
        <w:t>应最高人民法院及四川省高级人民法院的号召，该司法行政综合管理系统（四川省高级人民法院司法行政综合管理系统1</w:t>
      </w:r>
      <w:r w:rsidRPr="00461A26">
        <w:rPr>
          <w:rFonts w:asciiTheme="minorEastAsia" w:eastAsiaTheme="minorEastAsia" w:hAnsiTheme="minorEastAsia" w:cs="宋体"/>
          <w:b/>
          <w:color w:val="000000"/>
          <w:kern w:val="0"/>
          <w:sz w:val="24"/>
          <w:szCs w:val="24"/>
        </w:rPr>
        <w:t>7.8</w:t>
      </w:r>
      <w:r w:rsidRPr="00461A26">
        <w:rPr>
          <w:rFonts w:asciiTheme="minorEastAsia" w:eastAsiaTheme="minorEastAsia" w:hAnsiTheme="minorEastAsia" w:cs="宋体" w:hint="eastAsia"/>
          <w:b/>
          <w:color w:val="000000"/>
          <w:kern w:val="0"/>
          <w:sz w:val="24"/>
          <w:szCs w:val="24"/>
        </w:rPr>
        <w:t>版），免费提供给全国法院单位。</w:t>
      </w:r>
    </w:p>
    <w:p w14:paraId="5BBC957D" w14:textId="77777777" w:rsidR="00461A26" w:rsidRPr="00461A26" w:rsidRDefault="00461A26" w:rsidP="00461A26">
      <w:pPr>
        <w:ind w:firstLine="420"/>
      </w:pPr>
    </w:p>
    <w:p w14:paraId="6CBFD3EB" w14:textId="77777777" w:rsidR="00D458E0" w:rsidRPr="00501D88" w:rsidRDefault="002269EF" w:rsidP="00761147">
      <w:pPr>
        <w:pStyle w:val="2"/>
        <w:numPr>
          <w:ilvl w:val="0"/>
          <w:numId w:val="27"/>
        </w:numPr>
        <w:tabs>
          <w:tab w:val="clear" w:pos="756"/>
          <w:tab w:val="left" w:pos="426"/>
        </w:tabs>
        <w:ind w:firstLineChars="0"/>
        <w:rPr>
          <w:rFonts w:asciiTheme="minorEastAsia" w:eastAsiaTheme="minorEastAsia" w:hAnsiTheme="minorEastAsia"/>
        </w:rPr>
      </w:pPr>
      <w:bookmarkStart w:id="419" w:name="_Toc505084914"/>
      <w:r>
        <w:rPr>
          <w:rFonts w:asciiTheme="minorEastAsia" w:eastAsiaTheme="minorEastAsia" w:hAnsiTheme="minorEastAsia" w:hint="eastAsia"/>
        </w:rPr>
        <w:t>概算总</w:t>
      </w:r>
      <w:r>
        <w:rPr>
          <w:rFonts w:asciiTheme="minorEastAsia" w:eastAsiaTheme="minorEastAsia" w:hAnsiTheme="minorEastAsia"/>
        </w:rPr>
        <w:t>表</w:t>
      </w:r>
      <w:bookmarkEnd w:id="419"/>
    </w:p>
    <w:tbl>
      <w:tblPr>
        <w:tblW w:w="13943" w:type="dxa"/>
        <w:tblInd w:w="817" w:type="dxa"/>
        <w:tblLook w:val="04A0" w:firstRow="1" w:lastRow="0" w:firstColumn="1" w:lastColumn="0" w:noHBand="0" w:noVBand="1"/>
      </w:tblPr>
      <w:tblGrid>
        <w:gridCol w:w="1063"/>
        <w:gridCol w:w="3615"/>
        <w:gridCol w:w="4485"/>
        <w:gridCol w:w="1923"/>
        <w:gridCol w:w="2857"/>
      </w:tblGrid>
      <w:tr w:rsidR="0033427B" w:rsidRPr="0033427B" w14:paraId="1093B1FB" w14:textId="77777777" w:rsidTr="00461A26">
        <w:trPr>
          <w:trHeight w:val="565"/>
        </w:trPr>
        <w:tc>
          <w:tcPr>
            <w:tcW w:w="13943"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631D3B6" w14:textId="77777777" w:rsidR="0033427B" w:rsidRPr="009E1CCB" w:rsidRDefault="0033427B" w:rsidP="0033427B">
            <w:pPr>
              <w:widowControl/>
              <w:spacing w:line="240" w:lineRule="auto"/>
              <w:ind w:firstLineChars="0" w:firstLine="0"/>
              <w:jc w:val="center"/>
              <w:rPr>
                <w:rFonts w:asciiTheme="minorEastAsia" w:eastAsiaTheme="minorEastAsia" w:hAnsiTheme="minorEastAsia" w:cs="宋体"/>
                <w:b/>
                <w:color w:val="000000"/>
                <w:kern w:val="0"/>
                <w:szCs w:val="21"/>
              </w:rPr>
            </w:pPr>
            <w:r w:rsidRPr="009E1CCB">
              <w:rPr>
                <w:rFonts w:asciiTheme="minorEastAsia" w:eastAsiaTheme="minorEastAsia" w:hAnsiTheme="minorEastAsia" w:cs="宋体" w:hint="eastAsia"/>
                <w:b/>
                <w:color w:val="000000"/>
                <w:kern w:val="0"/>
                <w:szCs w:val="21"/>
              </w:rPr>
              <w:t>广西壮族自治区高级人民法院司法行政综合管理系统（含1个高级法院、1个铁路法院、1个海事法院）</w:t>
            </w:r>
          </w:p>
        </w:tc>
      </w:tr>
      <w:tr w:rsidR="009E1CCB" w:rsidRPr="0033427B" w14:paraId="56823ACB" w14:textId="77777777" w:rsidTr="00461A26">
        <w:trPr>
          <w:trHeight w:val="591"/>
        </w:trPr>
        <w:tc>
          <w:tcPr>
            <w:tcW w:w="1063" w:type="dxa"/>
            <w:tcBorders>
              <w:top w:val="nil"/>
              <w:left w:val="single" w:sz="4" w:space="0" w:color="auto"/>
              <w:bottom w:val="single" w:sz="4" w:space="0" w:color="auto"/>
              <w:right w:val="single" w:sz="4" w:space="0" w:color="auto"/>
            </w:tcBorders>
            <w:shd w:val="clear" w:color="auto" w:fill="auto"/>
            <w:noWrap/>
            <w:vAlign w:val="center"/>
            <w:hideMark/>
          </w:tcPr>
          <w:p w14:paraId="0D1F9AE4"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序号</w:t>
            </w:r>
          </w:p>
        </w:tc>
        <w:tc>
          <w:tcPr>
            <w:tcW w:w="3615" w:type="dxa"/>
            <w:tcBorders>
              <w:top w:val="nil"/>
              <w:left w:val="nil"/>
              <w:bottom w:val="single" w:sz="4" w:space="0" w:color="auto"/>
              <w:right w:val="single" w:sz="4" w:space="0" w:color="auto"/>
            </w:tcBorders>
            <w:shd w:val="clear" w:color="auto" w:fill="auto"/>
            <w:noWrap/>
            <w:vAlign w:val="center"/>
            <w:hideMark/>
          </w:tcPr>
          <w:p w14:paraId="1085D2DB"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工作内容</w:t>
            </w:r>
          </w:p>
        </w:tc>
        <w:tc>
          <w:tcPr>
            <w:tcW w:w="4485" w:type="dxa"/>
            <w:tcBorders>
              <w:top w:val="nil"/>
              <w:left w:val="nil"/>
              <w:bottom w:val="single" w:sz="4" w:space="0" w:color="auto"/>
              <w:right w:val="single" w:sz="4" w:space="0" w:color="auto"/>
            </w:tcBorders>
            <w:shd w:val="clear" w:color="auto" w:fill="auto"/>
            <w:noWrap/>
            <w:vAlign w:val="center"/>
            <w:hideMark/>
          </w:tcPr>
          <w:p w14:paraId="78F6CD9C"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所含功能模块</w:t>
            </w:r>
          </w:p>
        </w:tc>
        <w:tc>
          <w:tcPr>
            <w:tcW w:w="1923" w:type="dxa"/>
            <w:tcBorders>
              <w:top w:val="nil"/>
              <w:left w:val="nil"/>
              <w:bottom w:val="single" w:sz="4" w:space="0" w:color="auto"/>
              <w:right w:val="single" w:sz="4" w:space="0" w:color="auto"/>
            </w:tcBorders>
            <w:shd w:val="clear" w:color="auto" w:fill="auto"/>
            <w:noWrap/>
            <w:vAlign w:val="center"/>
            <w:hideMark/>
          </w:tcPr>
          <w:p w14:paraId="2F3AC066"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单位数（家）</w:t>
            </w:r>
          </w:p>
        </w:tc>
        <w:tc>
          <w:tcPr>
            <w:tcW w:w="2857" w:type="dxa"/>
            <w:tcBorders>
              <w:top w:val="nil"/>
              <w:left w:val="nil"/>
              <w:bottom w:val="single" w:sz="4" w:space="0" w:color="auto"/>
              <w:right w:val="single" w:sz="4" w:space="0" w:color="auto"/>
            </w:tcBorders>
            <w:shd w:val="clear" w:color="auto" w:fill="auto"/>
            <w:vAlign w:val="center"/>
            <w:hideMark/>
          </w:tcPr>
          <w:p w14:paraId="7BF3E417"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报价（元）</w:t>
            </w:r>
          </w:p>
        </w:tc>
      </w:tr>
      <w:tr w:rsidR="009E1CCB" w:rsidRPr="0033427B" w14:paraId="293DD547" w14:textId="77777777" w:rsidTr="00461A26">
        <w:trPr>
          <w:trHeight w:val="451"/>
        </w:trPr>
        <w:tc>
          <w:tcPr>
            <w:tcW w:w="1063" w:type="dxa"/>
            <w:tcBorders>
              <w:top w:val="nil"/>
              <w:left w:val="single" w:sz="4" w:space="0" w:color="auto"/>
              <w:bottom w:val="single" w:sz="4" w:space="0" w:color="auto"/>
              <w:right w:val="single" w:sz="4" w:space="0" w:color="auto"/>
            </w:tcBorders>
            <w:shd w:val="clear" w:color="auto" w:fill="auto"/>
            <w:noWrap/>
            <w:vAlign w:val="center"/>
            <w:hideMark/>
          </w:tcPr>
          <w:p w14:paraId="5D166213"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1</w:t>
            </w:r>
          </w:p>
        </w:tc>
        <w:tc>
          <w:tcPr>
            <w:tcW w:w="3615" w:type="dxa"/>
            <w:tcBorders>
              <w:top w:val="nil"/>
              <w:left w:val="nil"/>
              <w:bottom w:val="single" w:sz="4" w:space="0" w:color="auto"/>
              <w:right w:val="single" w:sz="4" w:space="0" w:color="auto"/>
            </w:tcBorders>
            <w:shd w:val="clear" w:color="auto" w:fill="auto"/>
            <w:noWrap/>
            <w:vAlign w:val="center"/>
            <w:hideMark/>
          </w:tcPr>
          <w:p w14:paraId="3EBD550F"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系统部署</w:t>
            </w:r>
          </w:p>
        </w:tc>
        <w:tc>
          <w:tcPr>
            <w:tcW w:w="4485" w:type="dxa"/>
            <w:tcBorders>
              <w:top w:val="nil"/>
              <w:left w:val="nil"/>
              <w:bottom w:val="single" w:sz="4" w:space="0" w:color="auto"/>
              <w:right w:val="single" w:sz="4" w:space="0" w:color="auto"/>
            </w:tcBorders>
            <w:shd w:val="clear" w:color="auto" w:fill="auto"/>
            <w:noWrap/>
            <w:vAlign w:val="center"/>
            <w:hideMark/>
          </w:tcPr>
          <w:p w14:paraId="0074F858"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基础平台、预算管理、财务管理、会计核算</w:t>
            </w:r>
          </w:p>
        </w:tc>
        <w:tc>
          <w:tcPr>
            <w:tcW w:w="1923" w:type="dxa"/>
            <w:tcBorders>
              <w:top w:val="nil"/>
              <w:left w:val="single" w:sz="4" w:space="0" w:color="auto"/>
              <w:bottom w:val="single" w:sz="4" w:space="0" w:color="auto"/>
              <w:right w:val="single" w:sz="4" w:space="0" w:color="auto"/>
            </w:tcBorders>
            <w:shd w:val="clear" w:color="auto" w:fill="auto"/>
            <w:noWrap/>
            <w:vAlign w:val="center"/>
            <w:hideMark/>
          </w:tcPr>
          <w:p w14:paraId="2267FDEB"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1</w:t>
            </w:r>
          </w:p>
        </w:tc>
        <w:tc>
          <w:tcPr>
            <w:tcW w:w="2857" w:type="dxa"/>
            <w:tcBorders>
              <w:top w:val="nil"/>
              <w:left w:val="nil"/>
              <w:bottom w:val="single" w:sz="4" w:space="0" w:color="auto"/>
              <w:right w:val="single" w:sz="4" w:space="0" w:color="auto"/>
            </w:tcBorders>
            <w:shd w:val="clear" w:color="auto" w:fill="auto"/>
            <w:noWrap/>
            <w:vAlign w:val="center"/>
            <w:hideMark/>
          </w:tcPr>
          <w:p w14:paraId="0A84F1D3" w14:textId="77777777" w:rsidR="009E1CCB" w:rsidRPr="0033427B" w:rsidRDefault="009E1CCB" w:rsidP="009E1CCB">
            <w:pPr>
              <w:widowControl/>
              <w:spacing w:line="240" w:lineRule="auto"/>
              <w:ind w:firstLineChars="0" w:firstLine="0"/>
              <w:jc w:val="right"/>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112,960.00</w:t>
            </w:r>
          </w:p>
        </w:tc>
      </w:tr>
      <w:tr w:rsidR="009E1CCB" w:rsidRPr="0033427B" w14:paraId="3581A5ED" w14:textId="77777777" w:rsidTr="00461A26">
        <w:trPr>
          <w:trHeight w:val="401"/>
        </w:trPr>
        <w:tc>
          <w:tcPr>
            <w:tcW w:w="1063" w:type="dxa"/>
            <w:tcBorders>
              <w:top w:val="nil"/>
              <w:left w:val="single" w:sz="4" w:space="0" w:color="auto"/>
              <w:bottom w:val="single" w:sz="4" w:space="0" w:color="auto"/>
              <w:right w:val="single" w:sz="4" w:space="0" w:color="auto"/>
            </w:tcBorders>
            <w:shd w:val="clear" w:color="auto" w:fill="auto"/>
            <w:noWrap/>
            <w:vAlign w:val="center"/>
            <w:hideMark/>
          </w:tcPr>
          <w:p w14:paraId="442BC7AB"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2</w:t>
            </w:r>
          </w:p>
        </w:tc>
        <w:tc>
          <w:tcPr>
            <w:tcW w:w="3615" w:type="dxa"/>
            <w:tcBorders>
              <w:top w:val="nil"/>
              <w:left w:val="nil"/>
              <w:bottom w:val="single" w:sz="4" w:space="0" w:color="auto"/>
              <w:right w:val="single" w:sz="4" w:space="0" w:color="auto"/>
            </w:tcBorders>
            <w:shd w:val="clear" w:color="auto" w:fill="auto"/>
            <w:noWrap/>
            <w:vAlign w:val="center"/>
            <w:hideMark/>
          </w:tcPr>
          <w:p w14:paraId="5E97B629"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系统初始化</w:t>
            </w:r>
          </w:p>
        </w:tc>
        <w:tc>
          <w:tcPr>
            <w:tcW w:w="4485" w:type="dxa"/>
            <w:tcBorders>
              <w:top w:val="nil"/>
              <w:left w:val="nil"/>
              <w:bottom w:val="single" w:sz="4" w:space="0" w:color="auto"/>
              <w:right w:val="single" w:sz="4" w:space="0" w:color="auto"/>
            </w:tcBorders>
            <w:shd w:val="clear" w:color="auto" w:fill="auto"/>
            <w:noWrap/>
            <w:vAlign w:val="center"/>
            <w:hideMark/>
          </w:tcPr>
          <w:p w14:paraId="7D342C8A"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基础平台、预算管理、财务管理、会计核算</w:t>
            </w:r>
          </w:p>
        </w:tc>
        <w:tc>
          <w:tcPr>
            <w:tcW w:w="1923" w:type="dxa"/>
            <w:tcBorders>
              <w:top w:val="single" w:sz="4" w:space="0" w:color="auto"/>
              <w:left w:val="single" w:sz="4" w:space="0" w:color="auto"/>
              <w:bottom w:val="single" w:sz="4" w:space="0" w:color="auto"/>
              <w:right w:val="single" w:sz="4" w:space="0" w:color="auto"/>
            </w:tcBorders>
            <w:vAlign w:val="center"/>
            <w:hideMark/>
          </w:tcPr>
          <w:p w14:paraId="559DAEAE" w14:textId="77777777" w:rsidR="009E1CCB" w:rsidRPr="0033427B" w:rsidRDefault="009E1CCB" w:rsidP="009E1CCB">
            <w:pPr>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3</w:t>
            </w:r>
          </w:p>
        </w:tc>
        <w:tc>
          <w:tcPr>
            <w:tcW w:w="2857" w:type="dxa"/>
            <w:tcBorders>
              <w:top w:val="nil"/>
              <w:left w:val="nil"/>
              <w:bottom w:val="single" w:sz="4" w:space="0" w:color="auto"/>
              <w:right w:val="single" w:sz="4" w:space="0" w:color="auto"/>
            </w:tcBorders>
            <w:shd w:val="clear" w:color="auto" w:fill="auto"/>
            <w:noWrap/>
            <w:vAlign w:val="center"/>
            <w:hideMark/>
          </w:tcPr>
          <w:p w14:paraId="1D432F7E" w14:textId="77777777" w:rsidR="009E1CCB" w:rsidRPr="0033427B" w:rsidRDefault="00444411" w:rsidP="009E1CCB">
            <w:pPr>
              <w:widowControl/>
              <w:spacing w:line="240" w:lineRule="auto"/>
              <w:ind w:firstLineChars="0" w:firstLine="0"/>
              <w:jc w:val="righ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96</w:t>
            </w:r>
            <w:r w:rsidR="009E1CCB" w:rsidRPr="00215108">
              <w:rPr>
                <w:rFonts w:asciiTheme="minorEastAsia" w:eastAsiaTheme="minorEastAsia" w:hAnsiTheme="minorEastAsia" w:cs="宋体" w:hint="eastAsia"/>
                <w:color w:val="000000"/>
                <w:kern w:val="0"/>
                <w:szCs w:val="21"/>
              </w:rPr>
              <w:t>,</w:t>
            </w:r>
            <w:r>
              <w:rPr>
                <w:rFonts w:asciiTheme="minorEastAsia" w:eastAsiaTheme="minorEastAsia" w:hAnsiTheme="minorEastAsia" w:cs="宋体" w:hint="eastAsia"/>
                <w:color w:val="000000"/>
                <w:kern w:val="0"/>
                <w:szCs w:val="21"/>
              </w:rPr>
              <w:t>6</w:t>
            </w:r>
            <w:r w:rsidR="009E1CCB" w:rsidRPr="00215108">
              <w:rPr>
                <w:rFonts w:asciiTheme="minorEastAsia" w:eastAsiaTheme="minorEastAsia" w:hAnsiTheme="minorEastAsia" w:cs="宋体" w:hint="eastAsia"/>
                <w:color w:val="000000"/>
                <w:kern w:val="0"/>
                <w:szCs w:val="21"/>
              </w:rPr>
              <w:t>40.00</w:t>
            </w:r>
          </w:p>
        </w:tc>
      </w:tr>
      <w:tr w:rsidR="009E1CCB" w:rsidRPr="0033427B" w14:paraId="2E367B78" w14:textId="77777777" w:rsidTr="00461A26">
        <w:trPr>
          <w:trHeight w:val="435"/>
        </w:trPr>
        <w:tc>
          <w:tcPr>
            <w:tcW w:w="1063" w:type="dxa"/>
            <w:tcBorders>
              <w:top w:val="nil"/>
              <w:left w:val="single" w:sz="4" w:space="0" w:color="auto"/>
              <w:bottom w:val="single" w:sz="4" w:space="0" w:color="auto"/>
              <w:right w:val="single" w:sz="4" w:space="0" w:color="auto"/>
            </w:tcBorders>
            <w:shd w:val="clear" w:color="auto" w:fill="auto"/>
            <w:noWrap/>
            <w:vAlign w:val="center"/>
            <w:hideMark/>
          </w:tcPr>
          <w:p w14:paraId="49C754EE"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3</w:t>
            </w:r>
          </w:p>
        </w:tc>
        <w:tc>
          <w:tcPr>
            <w:tcW w:w="3615" w:type="dxa"/>
            <w:tcBorders>
              <w:top w:val="nil"/>
              <w:left w:val="nil"/>
              <w:bottom w:val="single" w:sz="4" w:space="0" w:color="auto"/>
              <w:right w:val="single" w:sz="4" w:space="0" w:color="auto"/>
            </w:tcBorders>
            <w:shd w:val="clear" w:color="auto" w:fill="auto"/>
            <w:noWrap/>
            <w:vAlign w:val="center"/>
            <w:hideMark/>
          </w:tcPr>
          <w:p w14:paraId="7F121482"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系统本地化开发</w:t>
            </w:r>
          </w:p>
        </w:tc>
        <w:tc>
          <w:tcPr>
            <w:tcW w:w="4485" w:type="dxa"/>
            <w:tcBorders>
              <w:top w:val="nil"/>
              <w:left w:val="nil"/>
              <w:bottom w:val="single" w:sz="4" w:space="0" w:color="auto"/>
              <w:right w:val="single" w:sz="4" w:space="0" w:color="auto"/>
            </w:tcBorders>
            <w:shd w:val="clear" w:color="auto" w:fill="auto"/>
            <w:noWrap/>
            <w:vAlign w:val="center"/>
            <w:hideMark/>
          </w:tcPr>
          <w:p w14:paraId="73A9CE90"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预算管理、财务管理、会计核算</w:t>
            </w:r>
          </w:p>
        </w:tc>
        <w:tc>
          <w:tcPr>
            <w:tcW w:w="1923" w:type="dxa"/>
            <w:tcBorders>
              <w:top w:val="single" w:sz="4" w:space="0" w:color="auto"/>
              <w:left w:val="single" w:sz="4" w:space="0" w:color="auto"/>
              <w:bottom w:val="single" w:sz="4" w:space="0" w:color="auto"/>
              <w:right w:val="single" w:sz="4" w:space="0" w:color="auto"/>
            </w:tcBorders>
            <w:vAlign w:val="center"/>
            <w:hideMark/>
          </w:tcPr>
          <w:p w14:paraId="54665695"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3</w:t>
            </w:r>
          </w:p>
        </w:tc>
        <w:tc>
          <w:tcPr>
            <w:tcW w:w="2857" w:type="dxa"/>
            <w:tcBorders>
              <w:top w:val="nil"/>
              <w:left w:val="nil"/>
              <w:bottom w:val="single" w:sz="4" w:space="0" w:color="auto"/>
              <w:right w:val="single" w:sz="4" w:space="0" w:color="auto"/>
            </w:tcBorders>
            <w:shd w:val="clear" w:color="auto" w:fill="auto"/>
            <w:noWrap/>
            <w:vAlign w:val="center"/>
            <w:hideMark/>
          </w:tcPr>
          <w:p w14:paraId="75147E19" w14:textId="77777777" w:rsidR="009E1CCB" w:rsidRPr="0033427B" w:rsidRDefault="009E1CCB" w:rsidP="009E1CCB">
            <w:pPr>
              <w:widowControl/>
              <w:spacing w:line="240" w:lineRule="auto"/>
              <w:ind w:firstLineChars="0" w:firstLine="0"/>
              <w:jc w:val="right"/>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5</w:t>
            </w:r>
            <w:r w:rsidR="00444411">
              <w:rPr>
                <w:rFonts w:asciiTheme="minorEastAsia" w:eastAsiaTheme="minorEastAsia" w:hAnsiTheme="minorEastAsia" w:cs="宋体" w:hint="eastAsia"/>
                <w:color w:val="000000"/>
                <w:kern w:val="0"/>
                <w:szCs w:val="21"/>
              </w:rPr>
              <w:t>51</w:t>
            </w:r>
            <w:r w:rsidRPr="00215108">
              <w:rPr>
                <w:rFonts w:asciiTheme="minorEastAsia" w:eastAsiaTheme="minorEastAsia" w:hAnsiTheme="minorEastAsia" w:cs="宋体" w:hint="eastAsia"/>
                <w:color w:val="000000"/>
                <w:kern w:val="0"/>
                <w:szCs w:val="21"/>
              </w:rPr>
              <w:t>,</w:t>
            </w:r>
            <w:r w:rsidR="00444411">
              <w:rPr>
                <w:rFonts w:asciiTheme="minorEastAsia" w:eastAsiaTheme="minorEastAsia" w:hAnsiTheme="minorEastAsia" w:cs="宋体" w:hint="eastAsia"/>
                <w:color w:val="000000"/>
                <w:kern w:val="0"/>
                <w:szCs w:val="21"/>
              </w:rPr>
              <w:t>4</w:t>
            </w:r>
            <w:r w:rsidRPr="00215108">
              <w:rPr>
                <w:rFonts w:asciiTheme="minorEastAsia" w:eastAsiaTheme="minorEastAsia" w:hAnsiTheme="minorEastAsia" w:cs="宋体" w:hint="eastAsia"/>
                <w:color w:val="000000"/>
                <w:kern w:val="0"/>
                <w:szCs w:val="21"/>
              </w:rPr>
              <w:t>40.00</w:t>
            </w:r>
          </w:p>
        </w:tc>
      </w:tr>
      <w:tr w:rsidR="009E1CCB" w:rsidRPr="0033427B" w14:paraId="715E6849" w14:textId="77777777" w:rsidTr="00461A26">
        <w:trPr>
          <w:trHeight w:val="399"/>
        </w:trPr>
        <w:tc>
          <w:tcPr>
            <w:tcW w:w="1063" w:type="dxa"/>
            <w:tcBorders>
              <w:top w:val="nil"/>
              <w:left w:val="single" w:sz="4" w:space="0" w:color="auto"/>
              <w:bottom w:val="single" w:sz="4" w:space="0" w:color="auto"/>
              <w:right w:val="single" w:sz="4" w:space="0" w:color="auto"/>
            </w:tcBorders>
            <w:shd w:val="clear" w:color="auto" w:fill="auto"/>
            <w:noWrap/>
            <w:vAlign w:val="center"/>
          </w:tcPr>
          <w:p w14:paraId="7B2B8421"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4</w:t>
            </w:r>
          </w:p>
        </w:tc>
        <w:tc>
          <w:tcPr>
            <w:tcW w:w="3615" w:type="dxa"/>
            <w:tcBorders>
              <w:top w:val="nil"/>
              <w:left w:val="nil"/>
              <w:bottom w:val="single" w:sz="4" w:space="0" w:color="auto"/>
              <w:right w:val="single" w:sz="4" w:space="0" w:color="auto"/>
            </w:tcBorders>
            <w:shd w:val="clear" w:color="auto" w:fill="auto"/>
            <w:noWrap/>
            <w:vAlign w:val="center"/>
          </w:tcPr>
          <w:p w14:paraId="4F78E883"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系统培训</w:t>
            </w:r>
          </w:p>
        </w:tc>
        <w:tc>
          <w:tcPr>
            <w:tcW w:w="4485" w:type="dxa"/>
            <w:tcBorders>
              <w:top w:val="nil"/>
              <w:left w:val="nil"/>
              <w:bottom w:val="single" w:sz="4" w:space="0" w:color="auto"/>
              <w:right w:val="single" w:sz="4" w:space="0" w:color="auto"/>
            </w:tcBorders>
            <w:shd w:val="clear" w:color="auto" w:fill="auto"/>
            <w:noWrap/>
            <w:vAlign w:val="center"/>
          </w:tcPr>
          <w:p w14:paraId="6C7CD39C"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基础平台、预算管理、财务管理、会计核算</w:t>
            </w:r>
          </w:p>
        </w:tc>
        <w:tc>
          <w:tcPr>
            <w:tcW w:w="1923" w:type="dxa"/>
            <w:tcBorders>
              <w:top w:val="single" w:sz="4" w:space="0" w:color="auto"/>
              <w:left w:val="single" w:sz="4" w:space="0" w:color="auto"/>
              <w:bottom w:val="single" w:sz="4" w:space="0" w:color="auto"/>
              <w:right w:val="single" w:sz="4" w:space="0" w:color="auto"/>
            </w:tcBorders>
            <w:vAlign w:val="center"/>
          </w:tcPr>
          <w:p w14:paraId="0BCF08B4" w14:textId="77777777" w:rsidR="009E1CCB" w:rsidRPr="0033427B" w:rsidRDefault="009E1CCB" w:rsidP="009E1CCB">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3</w:t>
            </w:r>
          </w:p>
        </w:tc>
        <w:tc>
          <w:tcPr>
            <w:tcW w:w="2857" w:type="dxa"/>
            <w:tcBorders>
              <w:top w:val="nil"/>
              <w:left w:val="nil"/>
              <w:bottom w:val="single" w:sz="4" w:space="0" w:color="auto"/>
              <w:right w:val="single" w:sz="4" w:space="0" w:color="auto"/>
            </w:tcBorders>
            <w:shd w:val="clear" w:color="auto" w:fill="auto"/>
            <w:noWrap/>
            <w:vAlign w:val="center"/>
          </w:tcPr>
          <w:p w14:paraId="208D8CC7" w14:textId="77777777" w:rsidR="009E1CCB" w:rsidRPr="0033427B" w:rsidRDefault="00444411" w:rsidP="009E1CCB">
            <w:pPr>
              <w:widowControl/>
              <w:spacing w:line="240" w:lineRule="auto"/>
              <w:ind w:firstLineChars="0" w:firstLine="0"/>
              <w:jc w:val="righ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95</w:t>
            </w:r>
            <w:r w:rsidR="009E1CCB" w:rsidRPr="00215108">
              <w:rPr>
                <w:rFonts w:asciiTheme="minorEastAsia" w:eastAsiaTheme="minorEastAsia" w:hAnsiTheme="minorEastAsia" w:cs="宋体" w:hint="eastAsia"/>
                <w:color w:val="000000"/>
                <w:kern w:val="0"/>
                <w:szCs w:val="21"/>
              </w:rPr>
              <w:t>,</w:t>
            </w:r>
            <w:r>
              <w:rPr>
                <w:rFonts w:asciiTheme="minorEastAsia" w:eastAsiaTheme="minorEastAsia" w:hAnsiTheme="minorEastAsia" w:cs="宋体" w:hint="eastAsia"/>
                <w:color w:val="000000"/>
                <w:kern w:val="0"/>
                <w:szCs w:val="21"/>
              </w:rPr>
              <w:t>6</w:t>
            </w:r>
            <w:r w:rsidR="009E1CCB" w:rsidRPr="00215108">
              <w:rPr>
                <w:rFonts w:asciiTheme="minorEastAsia" w:eastAsiaTheme="minorEastAsia" w:hAnsiTheme="minorEastAsia" w:cs="宋体" w:hint="eastAsia"/>
                <w:color w:val="000000"/>
                <w:kern w:val="0"/>
                <w:szCs w:val="21"/>
              </w:rPr>
              <w:t>00.00</w:t>
            </w:r>
          </w:p>
        </w:tc>
      </w:tr>
      <w:tr w:rsidR="00444411" w:rsidRPr="0033427B" w14:paraId="0F81C94B" w14:textId="77777777" w:rsidTr="00444411">
        <w:trPr>
          <w:trHeight w:val="399"/>
        </w:trPr>
        <w:tc>
          <w:tcPr>
            <w:tcW w:w="10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D3A8FD" w14:textId="77777777" w:rsidR="00444411" w:rsidRPr="00215108"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lastRenderedPageBreak/>
              <w:t>5</w:t>
            </w:r>
          </w:p>
        </w:tc>
        <w:tc>
          <w:tcPr>
            <w:tcW w:w="3615" w:type="dxa"/>
            <w:tcBorders>
              <w:top w:val="single" w:sz="4" w:space="0" w:color="auto"/>
              <w:left w:val="nil"/>
              <w:bottom w:val="single" w:sz="4" w:space="0" w:color="auto"/>
              <w:right w:val="single" w:sz="4" w:space="0" w:color="auto"/>
            </w:tcBorders>
            <w:shd w:val="clear" w:color="auto" w:fill="auto"/>
            <w:noWrap/>
            <w:vAlign w:val="center"/>
          </w:tcPr>
          <w:p w14:paraId="4C06BE1D" w14:textId="77777777" w:rsidR="00444411" w:rsidRPr="00215108"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系统辅助操作</w:t>
            </w:r>
          </w:p>
        </w:tc>
        <w:tc>
          <w:tcPr>
            <w:tcW w:w="4485" w:type="dxa"/>
            <w:tcBorders>
              <w:top w:val="single" w:sz="4" w:space="0" w:color="auto"/>
              <w:left w:val="nil"/>
              <w:bottom w:val="single" w:sz="4" w:space="0" w:color="auto"/>
              <w:right w:val="single" w:sz="4" w:space="0" w:color="auto"/>
            </w:tcBorders>
            <w:shd w:val="clear" w:color="auto" w:fill="auto"/>
            <w:noWrap/>
            <w:vAlign w:val="center"/>
          </w:tcPr>
          <w:p w14:paraId="39B82DF6" w14:textId="77777777" w:rsidR="00444411" w:rsidRPr="00215108"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基础平台、预算管理、财务管理、会计核算</w:t>
            </w:r>
          </w:p>
        </w:tc>
        <w:tc>
          <w:tcPr>
            <w:tcW w:w="1923" w:type="dxa"/>
            <w:tcBorders>
              <w:top w:val="single" w:sz="4" w:space="0" w:color="auto"/>
              <w:left w:val="single" w:sz="4" w:space="0" w:color="auto"/>
              <w:bottom w:val="single" w:sz="4" w:space="0" w:color="auto"/>
              <w:right w:val="single" w:sz="4" w:space="0" w:color="auto"/>
            </w:tcBorders>
            <w:vAlign w:val="center"/>
          </w:tcPr>
          <w:p w14:paraId="69C7FE85" w14:textId="77777777" w:rsidR="00444411" w:rsidRPr="00215108"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3</w:t>
            </w:r>
          </w:p>
        </w:tc>
        <w:tc>
          <w:tcPr>
            <w:tcW w:w="2857" w:type="dxa"/>
            <w:tcBorders>
              <w:top w:val="single" w:sz="4" w:space="0" w:color="auto"/>
              <w:left w:val="nil"/>
              <w:bottom w:val="single" w:sz="4" w:space="0" w:color="auto"/>
              <w:right w:val="single" w:sz="4" w:space="0" w:color="auto"/>
            </w:tcBorders>
            <w:shd w:val="clear" w:color="auto" w:fill="auto"/>
            <w:noWrap/>
            <w:vAlign w:val="center"/>
          </w:tcPr>
          <w:p w14:paraId="387C3173" w14:textId="77777777" w:rsidR="00444411" w:rsidRDefault="00444411" w:rsidP="00444411">
            <w:pPr>
              <w:widowControl/>
              <w:spacing w:line="240" w:lineRule="auto"/>
              <w:ind w:firstLineChars="0" w:firstLine="0"/>
              <w:jc w:val="righ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1</w:t>
            </w:r>
            <w:r>
              <w:rPr>
                <w:rFonts w:asciiTheme="minorEastAsia" w:eastAsiaTheme="minorEastAsia" w:hAnsiTheme="minorEastAsia" w:cs="宋体"/>
                <w:color w:val="000000"/>
                <w:kern w:val="0"/>
                <w:szCs w:val="21"/>
              </w:rPr>
              <w:t>69</w:t>
            </w:r>
            <w:r>
              <w:rPr>
                <w:rFonts w:asciiTheme="minorEastAsia" w:eastAsiaTheme="minorEastAsia" w:hAnsiTheme="minorEastAsia" w:cs="宋体" w:hint="eastAsia"/>
                <w:color w:val="000000"/>
                <w:kern w:val="0"/>
                <w:szCs w:val="21"/>
              </w:rPr>
              <w:t>,</w:t>
            </w:r>
            <w:r>
              <w:rPr>
                <w:rFonts w:asciiTheme="minorEastAsia" w:eastAsiaTheme="minorEastAsia" w:hAnsiTheme="minorEastAsia" w:cs="宋体"/>
                <w:color w:val="000000"/>
                <w:kern w:val="0"/>
                <w:szCs w:val="21"/>
              </w:rPr>
              <w:t>600.00</w:t>
            </w:r>
          </w:p>
        </w:tc>
      </w:tr>
      <w:tr w:rsidR="00444411" w:rsidRPr="0033427B" w14:paraId="30B16881" w14:textId="77777777" w:rsidTr="00461A26">
        <w:trPr>
          <w:trHeight w:val="433"/>
        </w:trPr>
        <w:tc>
          <w:tcPr>
            <w:tcW w:w="10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1404C9"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6</w:t>
            </w:r>
          </w:p>
        </w:tc>
        <w:tc>
          <w:tcPr>
            <w:tcW w:w="3615" w:type="dxa"/>
            <w:tcBorders>
              <w:top w:val="single" w:sz="4" w:space="0" w:color="auto"/>
              <w:left w:val="nil"/>
              <w:bottom w:val="single" w:sz="4" w:space="0" w:color="auto"/>
              <w:right w:val="single" w:sz="4" w:space="0" w:color="auto"/>
            </w:tcBorders>
            <w:shd w:val="clear" w:color="auto" w:fill="auto"/>
            <w:noWrap/>
            <w:vAlign w:val="center"/>
          </w:tcPr>
          <w:p w14:paraId="780851E2"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系统维护</w:t>
            </w:r>
          </w:p>
        </w:tc>
        <w:tc>
          <w:tcPr>
            <w:tcW w:w="4485" w:type="dxa"/>
            <w:tcBorders>
              <w:top w:val="single" w:sz="4" w:space="0" w:color="auto"/>
              <w:left w:val="nil"/>
              <w:bottom w:val="single" w:sz="4" w:space="0" w:color="auto"/>
              <w:right w:val="single" w:sz="4" w:space="0" w:color="auto"/>
            </w:tcBorders>
            <w:shd w:val="clear" w:color="auto" w:fill="auto"/>
            <w:noWrap/>
            <w:vAlign w:val="center"/>
          </w:tcPr>
          <w:p w14:paraId="723A3426"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基础平台、预算管理、财务管理、会计核算</w:t>
            </w:r>
          </w:p>
        </w:tc>
        <w:tc>
          <w:tcPr>
            <w:tcW w:w="1923" w:type="dxa"/>
            <w:tcBorders>
              <w:top w:val="single" w:sz="4" w:space="0" w:color="auto"/>
              <w:left w:val="single" w:sz="4" w:space="0" w:color="auto"/>
              <w:bottom w:val="single" w:sz="4" w:space="0" w:color="auto"/>
              <w:right w:val="single" w:sz="4" w:space="0" w:color="auto"/>
            </w:tcBorders>
            <w:vAlign w:val="center"/>
          </w:tcPr>
          <w:p w14:paraId="3DEF9482"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3</w:t>
            </w:r>
          </w:p>
        </w:tc>
        <w:tc>
          <w:tcPr>
            <w:tcW w:w="2857" w:type="dxa"/>
            <w:tcBorders>
              <w:top w:val="single" w:sz="4" w:space="0" w:color="auto"/>
              <w:left w:val="nil"/>
              <w:bottom w:val="single" w:sz="4" w:space="0" w:color="auto"/>
              <w:right w:val="single" w:sz="4" w:space="0" w:color="auto"/>
            </w:tcBorders>
            <w:shd w:val="clear" w:color="auto" w:fill="auto"/>
            <w:noWrap/>
            <w:vAlign w:val="center"/>
          </w:tcPr>
          <w:p w14:paraId="2B211F10" w14:textId="77777777" w:rsidR="00444411" w:rsidRPr="0033427B" w:rsidRDefault="00444411" w:rsidP="00444411">
            <w:pPr>
              <w:widowControl/>
              <w:spacing w:line="240" w:lineRule="auto"/>
              <w:ind w:firstLineChars="0" w:firstLine="0"/>
              <w:jc w:val="right"/>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607,360.00</w:t>
            </w:r>
          </w:p>
        </w:tc>
      </w:tr>
      <w:tr w:rsidR="00444411" w:rsidRPr="0033427B" w14:paraId="50CF4464" w14:textId="77777777" w:rsidTr="00461A26">
        <w:trPr>
          <w:trHeight w:val="397"/>
        </w:trPr>
        <w:tc>
          <w:tcPr>
            <w:tcW w:w="1063" w:type="dxa"/>
            <w:tcBorders>
              <w:top w:val="nil"/>
              <w:left w:val="single" w:sz="4" w:space="0" w:color="auto"/>
              <w:bottom w:val="single" w:sz="4" w:space="0" w:color="auto"/>
              <w:right w:val="single" w:sz="4" w:space="0" w:color="auto"/>
            </w:tcBorders>
            <w:shd w:val="clear" w:color="auto" w:fill="auto"/>
            <w:noWrap/>
            <w:vAlign w:val="center"/>
            <w:hideMark/>
          </w:tcPr>
          <w:p w14:paraId="2102DF7A"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7</w:t>
            </w:r>
          </w:p>
        </w:tc>
        <w:tc>
          <w:tcPr>
            <w:tcW w:w="3615" w:type="dxa"/>
            <w:tcBorders>
              <w:top w:val="nil"/>
              <w:left w:val="nil"/>
              <w:bottom w:val="single" w:sz="4" w:space="0" w:color="auto"/>
              <w:right w:val="single" w:sz="4" w:space="0" w:color="auto"/>
            </w:tcBorders>
            <w:shd w:val="clear" w:color="auto" w:fill="auto"/>
            <w:noWrap/>
            <w:vAlign w:val="center"/>
            <w:hideMark/>
          </w:tcPr>
          <w:p w14:paraId="06441128"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DF02A9">
              <w:rPr>
                <w:rFonts w:asciiTheme="minorEastAsia" w:eastAsiaTheme="minorEastAsia" w:hAnsiTheme="minorEastAsia" w:cs="宋体" w:hint="eastAsia"/>
                <w:color w:val="000000"/>
                <w:kern w:val="0"/>
                <w:szCs w:val="21"/>
                <w:highlight w:val="yellow"/>
                <w:rPrChange w:id="420" w:author="微软用户" w:date="2018-02-07T15:59:00Z">
                  <w:rPr>
                    <w:rFonts w:asciiTheme="minorEastAsia" w:eastAsiaTheme="minorEastAsia" w:hAnsiTheme="minorEastAsia" w:cs="宋体" w:hint="eastAsia"/>
                    <w:color w:val="000000"/>
                    <w:kern w:val="0"/>
                    <w:szCs w:val="21"/>
                  </w:rPr>
                </w:rPrChange>
              </w:rPr>
              <w:t>系统优化</w:t>
            </w:r>
            <w:commentRangeStart w:id="421"/>
            <w:r w:rsidRPr="00DF02A9">
              <w:rPr>
                <w:rFonts w:asciiTheme="minorEastAsia" w:eastAsiaTheme="minorEastAsia" w:hAnsiTheme="minorEastAsia" w:cs="宋体" w:hint="eastAsia"/>
                <w:color w:val="000000"/>
                <w:kern w:val="0"/>
                <w:szCs w:val="21"/>
                <w:highlight w:val="yellow"/>
                <w:rPrChange w:id="422" w:author="微软用户" w:date="2018-02-07T15:59:00Z">
                  <w:rPr>
                    <w:rFonts w:asciiTheme="minorEastAsia" w:eastAsiaTheme="minorEastAsia" w:hAnsiTheme="minorEastAsia" w:cs="宋体" w:hint="eastAsia"/>
                    <w:color w:val="000000"/>
                    <w:kern w:val="0"/>
                    <w:szCs w:val="21"/>
                  </w:rPr>
                </w:rPrChange>
              </w:rPr>
              <w:t>调整</w:t>
            </w:r>
            <w:commentRangeEnd w:id="421"/>
            <w:r w:rsidR="00DF02A9">
              <w:rPr>
                <w:rStyle w:val="af5"/>
              </w:rPr>
              <w:commentReference w:id="421"/>
            </w:r>
          </w:p>
        </w:tc>
        <w:tc>
          <w:tcPr>
            <w:tcW w:w="4485" w:type="dxa"/>
            <w:tcBorders>
              <w:top w:val="nil"/>
              <w:left w:val="nil"/>
              <w:bottom w:val="single" w:sz="4" w:space="0" w:color="auto"/>
              <w:right w:val="single" w:sz="4" w:space="0" w:color="auto"/>
            </w:tcBorders>
            <w:shd w:val="clear" w:color="auto" w:fill="auto"/>
            <w:noWrap/>
            <w:vAlign w:val="center"/>
            <w:hideMark/>
          </w:tcPr>
          <w:p w14:paraId="7C52EA18"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基础平台、预算管理、财务管理、会计核算</w:t>
            </w:r>
          </w:p>
        </w:tc>
        <w:tc>
          <w:tcPr>
            <w:tcW w:w="1923" w:type="dxa"/>
            <w:tcBorders>
              <w:top w:val="single" w:sz="4" w:space="0" w:color="auto"/>
              <w:left w:val="single" w:sz="4" w:space="0" w:color="auto"/>
              <w:bottom w:val="single" w:sz="4" w:space="0" w:color="000000"/>
              <w:right w:val="single" w:sz="4" w:space="0" w:color="auto"/>
            </w:tcBorders>
            <w:vAlign w:val="center"/>
            <w:hideMark/>
          </w:tcPr>
          <w:p w14:paraId="13EB8E43" w14:textId="77777777" w:rsidR="00444411" w:rsidRPr="0033427B" w:rsidRDefault="00444411" w:rsidP="00444411">
            <w:pPr>
              <w:spacing w:line="240" w:lineRule="auto"/>
              <w:ind w:firstLineChars="0" w:firstLine="0"/>
              <w:jc w:val="center"/>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3</w:t>
            </w:r>
          </w:p>
        </w:tc>
        <w:tc>
          <w:tcPr>
            <w:tcW w:w="2857" w:type="dxa"/>
            <w:tcBorders>
              <w:top w:val="nil"/>
              <w:left w:val="nil"/>
              <w:bottom w:val="single" w:sz="4" w:space="0" w:color="auto"/>
              <w:right w:val="single" w:sz="4" w:space="0" w:color="auto"/>
            </w:tcBorders>
            <w:shd w:val="clear" w:color="auto" w:fill="auto"/>
            <w:noWrap/>
            <w:vAlign w:val="center"/>
            <w:hideMark/>
          </w:tcPr>
          <w:p w14:paraId="4EBD5769" w14:textId="77777777" w:rsidR="00444411" w:rsidRPr="0033427B" w:rsidRDefault="00444411" w:rsidP="00444411">
            <w:pPr>
              <w:widowControl/>
              <w:spacing w:line="240" w:lineRule="auto"/>
              <w:ind w:firstLineChars="0" w:firstLine="0"/>
              <w:jc w:val="right"/>
              <w:rPr>
                <w:rFonts w:asciiTheme="minorEastAsia" w:eastAsiaTheme="minorEastAsia" w:hAnsiTheme="minorEastAsia" w:cs="宋体"/>
                <w:color w:val="000000"/>
                <w:kern w:val="0"/>
                <w:szCs w:val="21"/>
              </w:rPr>
            </w:pPr>
            <w:r w:rsidRPr="00215108">
              <w:rPr>
                <w:rFonts w:asciiTheme="minorEastAsia" w:eastAsiaTheme="minorEastAsia" w:hAnsiTheme="minorEastAsia" w:cs="宋体" w:hint="eastAsia"/>
                <w:color w:val="000000"/>
                <w:kern w:val="0"/>
                <w:szCs w:val="21"/>
              </w:rPr>
              <w:t>1</w:t>
            </w:r>
            <w:r>
              <w:rPr>
                <w:rFonts w:asciiTheme="minorEastAsia" w:eastAsiaTheme="minorEastAsia" w:hAnsiTheme="minorEastAsia" w:cs="宋体" w:hint="eastAsia"/>
                <w:color w:val="000000"/>
                <w:kern w:val="0"/>
                <w:szCs w:val="21"/>
              </w:rPr>
              <w:t>08</w:t>
            </w:r>
            <w:r w:rsidRPr="00215108">
              <w:rPr>
                <w:rFonts w:asciiTheme="minorEastAsia" w:eastAsiaTheme="minorEastAsia" w:hAnsiTheme="minorEastAsia" w:cs="宋体" w:hint="eastAsia"/>
                <w:color w:val="000000"/>
                <w:kern w:val="0"/>
                <w:szCs w:val="21"/>
              </w:rPr>
              <w:t>,000.00</w:t>
            </w:r>
          </w:p>
        </w:tc>
      </w:tr>
      <w:tr w:rsidR="00444411" w:rsidRPr="0033427B" w14:paraId="4E67350A" w14:textId="77777777" w:rsidTr="00461A26">
        <w:trPr>
          <w:trHeight w:val="284"/>
        </w:trPr>
        <w:tc>
          <w:tcPr>
            <w:tcW w:w="11086"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A7F83B9"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b/>
                <w:color w:val="000000"/>
                <w:kern w:val="0"/>
                <w:sz w:val="24"/>
                <w:szCs w:val="24"/>
              </w:rPr>
            </w:pPr>
            <w:r w:rsidRPr="0033427B">
              <w:rPr>
                <w:rFonts w:asciiTheme="minorEastAsia" w:eastAsiaTheme="minorEastAsia" w:hAnsiTheme="minorEastAsia" w:cs="宋体" w:hint="eastAsia"/>
                <w:b/>
                <w:color w:val="000000"/>
                <w:kern w:val="0"/>
                <w:sz w:val="24"/>
                <w:szCs w:val="24"/>
              </w:rPr>
              <w:t>合计：（大写人民币）壹佰柒拾</w:t>
            </w:r>
            <w:r>
              <w:rPr>
                <w:rFonts w:asciiTheme="minorEastAsia" w:eastAsiaTheme="minorEastAsia" w:hAnsiTheme="minorEastAsia" w:cs="宋体" w:hint="eastAsia"/>
                <w:b/>
                <w:color w:val="000000"/>
                <w:kern w:val="0"/>
                <w:sz w:val="24"/>
                <w:szCs w:val="24"/>
              </w:rPr>
              <w:t>肆</w:t>
            </w:r>
            <w:r w:rsidRPr="0033427B">
              <w:rPr>
                <w:rFonts w:asciiTheme="minorEastAsia" w:eastAsiaTheme="minorEastAsia" w:hAnsiTheme="minorEastAsia" w:cs="宋体" w:hint="eastAsia"/>
                <w:b/>
                <w:color w:val="000000"/>
                <w:kern w:val="0"/>
                <w:sz w:val="24"/>
                <w:szCs w:val="24"/>
              </w:rPr>
              <w:t>万</w:t>
            </w:r>
            <w:r>
              <w:rPr>
                <w:rFonts w:asciiTheme="minorEastAsia" w:eastAsiaTheme="minorEastAsia" w:hAnsiTheme="minorEastAsia" w:cs="宋体" w:hint="eastAsia"/>
                <w:b/>
                <w:color w:val="000000"/>
                <w:kern w:val="0"/>
                <w:sz w:val="24"/>
                <w:szCs w:val="24"/>
              </w:rPr>
              <w:t>壹仟陆佰</w:t>
            </w:r>
            <w:r w:rsidRPr="0033427B">
              <w:rPr>
                <w:rFonts w:asciiTheme="minorEastAsia" w:eastAsiaTheme="minorEastAsia" w:hAnsiTheme="minorEastAsia" w:cs="宋体" w:hint="eastAsia"/>
                <w:b/>
                <w:color w:val="000000"/>
                <w:kern w:val="0"/>
                <w:sz w:val="24"/>
                <w:szCs w:val="24"/>
              </w:rPr>
              <w:t>元整</w:t>
            </w:r>
          </w:p>
        </w:tc>
        <w:tc>
          <w:tcPr>
            <w:tcW w:w="2857" w:type="dxa"/>
            <w:tcBorders>
              <w:top w:val="single" w:sz="4" w:space="0" w:color="auto"/>
              <w:left w:val="nil"/>
              <w:bottom w:val="single" w:sz="4" w:space="0" w:color="auto"/>
              <w:right w:val="single" w:sz="4" w:space="0" w:color="auto"/>
            </w:tcBorders>
            <w:shd w:val="clear" w:color="auto" w:fill="auto"/>
            <w:noWrap/>
            <w:vAlign w:val="center"/>
            <w:hideMark/>
          </w:tcPr>
          <w:p w14:paraId="48ED306A" w14:textId="77777777" w:rsidR="00444411" w:rsidRPr="0033427B" w:rsidRDefault="00444411" w:rsidP="00444411">
            <w:pPr>
              <w:widowControl/>
              <w:spacing w:line="240" w:lineRule="auto"/>
              <w:ind w:firstLineChars="0" w:firstLine="0"/>
              <w:jc w:val="right"/>
              <w:rPr>
                <w:rFonts w:asciiTheme="minorEastAsia" w:eastAsiaTheme="minorEastAsia" w:hAnsiTheme="minorEastAsia" w:cs="宋体"/>
                <w:b/>
                <w:color w:val="000000"/>
                <w:kern w:val="0"/>
                <w:sz w:val="24"/>
                <w:szCs w:val="24"/>
              </w:rPr>
            </w:pPr>
            <w:r w:rsidRPr="0033427B">
              <w:rPr>
                <w:rFonts w:asciiTheme="minorEastAsia" w:eastAsiaTheme="minorEastAsia" w:hAnsiTheme="minorEastAsia" w:cs="宋体" w:hint="eastAsia"/>
                <w:b/>
                <w:color w:val="000000"/>
                <w:kern w:val="0"/>
                <w:sz w:val="24"/>
                <w:szCs w:val="24"/>
              </w:rPr>
              <w:t>1,7</w:t>
            </w:r>
            <w:r>
              <w:rPr>
                <w:rFonts w:asciiTheme="minorEastAsia" w:eastAsiaTheme="minorEastAsia" w:hAnsiTheme="minorEastAsia" w:cs="宋体"/>
                <w:b/>
                <w:color w:val="000000"/>
                <w:kern w:val="0"/>
                <w:sz w:val="24"/>
                <w:szCs w:val="24"/>
              </w:rPr>
              <w:t>41</w:t>
            </w:r>
            <w:r w:rsidRPr="0033427B">
              <w:rPr>
                <w:rFonts w:asciiTheme="minorEastAsia" w:eastAsiaTheme="minorEastAsia" w:hAnsiTheme="minorEastAsia" w:cs="宋体" w:hint="eastAsia"/>
                <w:b/>
                <w:color w:val="000000"/>
                <w:kern w:val="0"/>
                <w:sz w:val="24"/>
                <w:szCs w:val="24"/>
              </w:rPr>
              <w:t>,</w:t>
            </w:r>
            <w:r>
              <w:rPr>
                <w:rFonts w:asciiTheme="minorEastAsia" w:eastAsiaTheme="minorEastAsia" w:hAnsiTheme="minorEastAsia" w:cs="宋体"/>
                <w:b/>
                <w:color w:val="000000"/>
                <w:kern w:val="0"/>
                <w:sz w:val="24"/>
                <w:szCs w:val="24"/>
              </w:rPr>
              <w:t>6</w:t>
            </w:r>
            <w:r w:rsidRPr="0033427B">
              <w:rPr>
                <w:rFonts w:asciiTheme="minorEastAsia" w:eastAsiaTheme="minorEastAsia" w:hAnsiTheme="minorEastAsia" w:cs="宋体" w:hint="eastAsia"/>
                <w:b/>
                <w:color w:val="000000"/>
                <w:kern w:val="0"/>
                <w:sz w:val="24"/>
                <w:szCs w:val="24"/>
              </w:rPr>
              <w:t>00.00</w:t>
            </w:r>
          </w:p>
        </w:tc>
      </w:tr>
      <w:tr w:rsidR="00444411" w:rsidRPr="0033427B" w14:paraId="6392BEDA" w14:textId="77777777" w:rsidTr="00461A26">
        <w:trPr>
          <w:trHeight w:val="276"/>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A9500"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接口对接</w:t>
            </w:r>
          </w:p>
        </w:tc>
        <w:tc>
          <w:tcPr>
            <w:tcW w:w="3615" w:type="dxa"/>
            <w:tcBorders>
              <w:top w:val="single" w:sz="4" w:space="0" w:color="auto"/>
              <w:left w:val="nil"/>
              <w:bottom w:val="single" w:sz="4" w:space="0" w:color="auto"/>
              <w:right w:val="single" w:sz="4" w:space="0" w:color="auto"/>
            </w:tcBorders>
            <w:shd w:val="clear" w:color="auto" w:fill="auto"/>
            <w:noWrap/>
            <w:vAlign w:val="center"/>
            <w:hideMark/>
          </w:tcPr>
          <w:p w14:paraId="5BE30F11"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内容</w:t>
            </w:r>
          </w:p>
        </w:tc>
        <w:tc>
          <w:tcPr>
            <w:tcW w:w="4485" w:type="dxa"/>
            <w:tcBorders>
              <w:top w:val="single" w:sz="4" w:space="0" w:color="auto"/>
              <w:left w:val="nil"/>
              <w:bottom w:val="single" w:sz="4" w:space="0" w:color="auto"/>
              <w:right w:val="single" w:sz="4" w:space="0" w:color="auto"/>
            </w:tcBorders>
            <w:shd w:val="clear" w:color="auto" w:fill="auto"/>
            <w:noWrap/>
            <w:vAlign w:val="center"/>
            <w:hideMark/>
          </w:tcPr>
          <w:p w14:paraId="30C5F8DC"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单价</w:t>
            </w:r>
          </w:p>
        </w:tc>
        <w:tc>
          <w:tcPr>
            <w:tcW w:w="1923" w:type="dxa"/>
            <w:tcBorders>
              <w:top w:val="single" w:sz="4" w:space="0" w:color="auto"/>
              <w:left w:val="nil"/>
              <w:bottom w:val="single" w:sz="4" w:space="0" w:color="auto"/>
              <w:right w:val="single" w:sz="4" w:space="0" w:color="auto"/>
            </w:tcBorders>
            <w:shd w:val="clear" w:color="auto" w:fill="auto"/>
            <w:noWrap/>
            <w:vAlign w:val="center"/>
            <w:hideMark/>
          </w:tcPr>
          <w:p w14:paraId="35E8E92A"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数量（个）</w:t>
            </w:r>
          </w:p>
        </w:tc>
        <w:tc>
          <w:tcPr>
            <w:tcW w:w="2857" w:type="dxa"/>
            <w:tcBorders>
              <w:top w:val="single" w:sz="4" w:space="0" w:color="auto"/>
              <w:left w:val="nil"/>
              <w:bottom w:val="single" w:sz="4" w:space="0" w:color="auto"/>
              <w:right w:val="single" w:sz="4" w:space="0" w:color="auto"/>
            </w:tcBorders>
            <w:shd w:val="clear" w:color="auto" w:fill="auto"/>
            <w:noWrap/>
            <w:vAlign w:val="center"/>
            <w:hideMark/>
          </w:tcPr>
          <w:p w14:paraId="4345B08C"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备注</w:t>
            </w:r>
          </w:p>
        </w:tc>
      </w:tr>
      <w:tr w:rsidR="00444411" w:rsidRPr="0033427B" w14:paraId="79A9018C" w14:textId="77777777" w:rsidTr="00461A26">
        <w:trPr>
          <w:trHeight w:val="212"/>
        </w:trPr>
        <w:tc>
          <w:tcPr>
            <w:tcW w:w="1063" w:type="dxa"/>
            <w:vMerge/>
            <w:tcBorders>
              <w:top w:val="nil"/>
              <w:left w:val="single" w:sz="4" w:space="0" w:color="auto"/>
              <w:bottom w:val="single" w:sz="4" w:space="0" w:color="auto"/>
              <w:right w:val="single" w:sz="4" w:space="0" w:color="auto"/>
            </w:tcBorders>
            <w:vAlign w:val="center"/>
            <w:hideMark/>
          </w:tcPr>
          <w:p w14:paraId="0FB0A2CA" w14:textId="77777777" w:rsidR="00444411" w:rsidRPr="0033427B" w:rsidRDefault="00444411" w:rsidP="00444411">
            <w:pPr>
              <w:widowControl/>
              <w:spacing w:line="240" w:lineRule="auto"/>
              <w:ind w:firstLineChars="0" w:firstLine="0"/>
              <w:jc w:val="left"/>
              <w:rPr>
                <w:rFonts w:asciiTheme="minorEastAsia" w:eastAsiaTheme="minorEastAsia" w:hAnsiTheme="minorEastAsia" w:cs="宋体"/>
                <w:color w:val="000000"/>
                <w:kern w:val="0"/>
                <w:szCs w:val="21"/>
              </w:rPr>
            </w:pPr>
          </w:p>
        </w:tc>
        <w:tc>
          <w:tcPr>
            <w:tcW w:w="3615" w:type="dxa"/>
            <w:tcBorders>
              <w:top w:val="nil"/>
              <w:left w:val="nil"/>
              <w:bottom w:val="single" w:sz="4" w:space="0" w:color="auto"/>
              <w:right w:val="single" w:sz="4" w:space="0" w:color="auto"/>
            </w:tcBorders>
            <w:shd w:val="clear" w:color="auto" w:fill="auto"/>
            <w:noWrap/>
            <w:vAlign w:val="center"/>
            <w:hideMark/>
          </w:tcPr>
          <w:p w14:paraId="0661E0F3" w14:textId="77777777" w:rsidR="00444411" w:rsidRPr="0033427B" w:rsidRDefault="00444411" w:rsidP="00444411">
            <w:pPr>
              <w:widowControl/>
              <w:spacing w:line="240" w:lineRule="auto"/>
              <w:ind w:firstLineChars="0" w:firstLine="0"/>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六大银行（中，工，建，交，农，邮）</w:t>
            </w:r>
          </w:p>
        </w:tc>
        <w:tc>
          <w:tcPr>
            <w:tcW w:w="4485" w:type="dxa"/>
            <w:tcBorders>
              <w:top w:val="nil"/>
              <w:left w:val="nil"/>
              <w:bottom w:val="single" w:sz="4" w:space="0" w:color="auto"/>
              <w:right w:val="single" w:sz="4" w:space="0" w:color="auto"/>
            </w:tcBorders>
            <w:shd w:val="clear" w:color="auto" w:fill="auto"/>
            <w:noWrap/>
            <w:vAlign w:val="center"/>
            <w:hideMark/>
          </w:tcPr>
          <w:p w14:paraId="73FF7B47"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¥50,000</w:t>
            </w:r>
          </w:p>
        </w:tc>
        <w:tc>
          <w:tcPr>
            <w:tcW w:w="1923" w:type="dxa"/>
            <w:tcBorders>
              <w:top w:val="nil"/>
              <w:left w:val="nil"/>
              <w:bottom w:val="single" w:sz="4" w:space="0" w:color="auto"/>
              <w:right w:val="single" w:sz="4" w:space="0" w:color="auto"/>
            </w:tcBorders>
            <w:shd w:val="clear" w:color="auto" w:fill="auto"/>
            <w:noWrap/>
            <w:vAlign w:val="center"/>
            <w:hideMark/>
          </w:tcPr>
          <w:p w14:paraId="2B294B0E"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 xml:space="preserve">　</w:t>
            </w:r>
          </w:p>
        </w:tc>
        <w:tc>
          <w:tcPr>
            <w:tcW w:w="2857" w:type="dxa"/>
            <w:tcBorders>
              <w:top w:val="nil"/>
              <w:left w:val="nil"/>
              <w:bottom w:val="single" w:sz="4" w:space="0" w:color="auto"/>
              <w:right w:val="single" w:sz="4" w:space="0" w:color="auto"/>
            </w:tcBorders>
            <w:shd w:val="clear" w:color="auto" w:fill="auto"/>
            <w:noWrap/>
            <w:vAlign w:val="center"/>
            <w:hideMark/>
          </w:tcPr>
          <w:p w14:paraId="6A312017"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另行收费</w:t>
            </w:r>
          </w:p>
        </w:tc>
      </w:tr>
      <w:tr w:rsidR="00444411" w:rsidRPr="0033427B" w14:paraId="67EF7C84" w14:textId="77777777" w:rsidTr="00461A26">
        <w:trPr>
          <w:trHeight w:val="276"/>
        </w:trPr>
        <w:tc>
          <w:tcPr>
            <w:tcW w:w="1063" w:type="dxa"/>
            <w:vMerge/>
            <w:tcBorders>
              <w:top w:val="nil"/>
              <w:left w:val="single" w:sz="4" w:space="0" w:color="auto"/>
              <w:bottom w:val="single" w:sz="4" w:space="0" w:color="auto"/>
              <w:right w:val="single" w:sz="4" w:space="0" w:color="auto"/>
            </w:tcBorders>
            <w:vAlign w:val="center"/>
            <w:hideMark/>
          </w:tcPr>
          <w:p w14:paraId="63AD46FA" w14:textId="77777777" w:rsidR="00444411" w:rsidRPr="0033427B" w:rsidRDefault="00444411" w:rsidP="00444411">
            <w:pPr>
              <w:widowControl/>
              <w:spacing w:line="240" w:lineRule="auto"/>
              <w:ind w:firstLineChars="0" w:firstLine="0"/>
              <w:jc w:val="left"/>
              <w:rPr>
                <w:rFonts w:asciiTheme="minorEastAsia" w:eastAsiaTheme="minorEastAsia" w:hAnsiTheme="minorEastAsia" w:cs="宋体"/>
                <w:color w:val="000000"/>
                <w:kern w:val="0"/>
                <w:szCs w:val="21"/>
              </w:rPr>
            </w:pPr>
          </w:p>
        </w:tc>
        <w:tc>
          <w:tcPr>
            <w:tcW w:w="3615" w:type="dxa"/>
            <w:tcBorders>
              <w:top w:val="nil"/>
              <w:left w:val="nil"/>
              <w:bottom w:val="single" w:sz="4" w:space="0" w:color="auto"/>
              <w:right w:val="single" w:sz="4" w:space="0" w:color="auto"/>
            </w:tcBorders>
            <w:shd w:val="clear" w:color="auto" w:fill="auto"/>
            <w:noWrap/>
            <w:vAlign w:val="center"/>
            <w:hideMark/>
          </w:tcPr>
          <w:p w14:paraId="0988CD0D" w14:textId="77777777" w:rsidR="00444411" w:rsidRPr="0033427B" w:rsidRDefault="00444411" w:rsidP="00444411">
            <w:pPr>
              <w:widowControl/>
              <w:spacing w:line="240" w:lineRule="auto"/>
              <w:ind w:firstLineChars="0" w:firstLine="0"/>
              <w:jc w:val="left"/>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其它银行及金融机构</w:t>
            </w:r>
          </w:p>
        </w:tc>
        <w:tc>
          <w:tcPr>
            <w:tcW w:w="4485" w:type="dxa"/>
            <w:tcBorders>
              <w:top w:val="nil"/>
              <w:left w:val="nil"/>
              <w:bottom w:val="single" w:sz="4" w:space="0" w:color="auto"/>
              <w:right w:val="single" w:sz="4" w:space="0" w:color="auto"/>
            </w:tcBorders>
            <w:shd w:val="clear" w:color="auto" w:fill="auto"/>
            <w:noWrap/>
            <w:vAlign w:val="center"/>
            <w:hideMark/>
          </w:tcPr>
          <w:p w14:paraId="602F123C"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¥100,000</w:t>
            </w:r>
          </w:p>
        </w:tc>
        <w:tc>
          <w:tcPr>
            <w:tcW w:w="1923" w:type="dxa"/>
            <w:tcBorders>
              <w:top w:val="nil"/>
              <w:left w:val="nil"/>
              <w:bottom w:val="single" w:sz="4" w:space="0" w:color="auto"/>
              <w:right w:val="single" w:sz="4" w:space="0" w:color="auto"/>
            </w:tcBorders>
            <w:shd w:val="clear" w:color="auto" w:fill="auto"/>
            <w:noWrap/>
            <w:vAlign w:val="center"/>
            <w:hideMark/>
          </w:tcPr>
          <w:p w14:paraId="08DB6F94"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 xml:space="preserve">　</w:t>
            </w:r>
          </w:p>
        </w:tc>
        <w:tc>
          <w:tcPr>
            <w:tcW w:w="2857" w:type="dxa"/>
            <w:tcBorders>
              <w:top w:val="nil"/>
              <w:left w:val="nil"/>
              <w:bottom w:val="single" w:sz="4" w:space="0" w:color="auto"/>
              <w:right w:val="single" w:sz="4" w:space="0" w:color="auto"/>
            </w:tcBorders>
            <w:shd w:val="clear" w:color="auto" w:fill="auto"/>
            <w:noWrap/>
            <w:vAlign w:val="center"/>
            <w:hideMark/>
          </w:tcPr>
          <w:p w14:paraId="655423D5"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另行收费</w:t>
            </w:r>
          </w:p>
        </w:tc>
      </w:tr>
      <w:tr w:rsidR="00444411" w:rsidRPr="0033427B" w14:paraId="53569DE4" w14:textId="77777777" w:rsidTr="00461A26">
        <w:trPr>
          <w:trHeight w:val="276"/>
        </w:trPr>
        <w:tc>
          <w:tcPr>
            <w:tcW w:w="1063" w:type="dxa"/>
            <w:vMerge/>
            <w:tcBorders>
              <w:top w:val="nil"/>
              <w:left w:val="single" w:sz="4" w:space="0" w:color="auto"/>
              <w:bottom w:val="single" w:sz="4" w:space="0" w:color="auto"/>
              <w:right w:val="single" w:sz="4" w:space="0" w:color="auto"/>
            </w:tcBorders>
            <w:vAlign w:val="center"/>
            <w:hideMark/>
          </w:tcPr>
          <w:p w14:paraId="6988C17F" w14:textId="77777777" w:rsidR="00444411" w:rsidRPr="0033427B" w:rsidRDefault="00444411" w:rsidP="00444411">
            <w:pPr>
              <w:widowControl/>
              <w:spacing w:line="240" w:lineRule="auto"/>
              <w:ind w:firstLineChars="0" w:firstLine="0"/>
              <w:jc w:val="left"/>
              <w:rPr>
                <w:rFonts w:asciiTheme="minorEastAsia" w:eastAsiaTheme="minorEastAsia" w:hAnsiTheme="minorEastAsia" w:cs="宋体"/>
                <w:color w:val="000000"/>
                <w:kern w:val="0"/>
                <w:szCs w:val="21"/>
              </w:rPr>
            </w:pPr>
          </w:p>
        </w:tc>
        <w:tc>
          <w:tcPr>
            <w:tcW w:w="3615" w:type="dxa"/>
            <w:tcBorders>
              <w:top w:val="nil"/>
              <w:left w:val="nil"/>
              <w:bottom w:val="single" w:sz="4" w:space="0" w:color="auto"/>
              <w:right w:val="single" w:sz="4" w:space="0" w:color="auto"/>
            </w:tcBorders>
            <w:shd w:val="clear" w:color="auto" w:fill="auto"/>
            <w:noWrap/>
            <w:vAlign w:val="center"/>
            <w:hideMark/>
          </w:tcPr>
          <w:p w14:paraId="3E741468" w14:textId="77777777" w:rsidR="00444411" w:rsidRPr="0033427B" w:rsidRDefault="00444411" w:rsidP="00444411">
            <w:pPr>
              <w:widowControl/>
              <w:spacing w:line="240" w:lineRule="auto"/>
              <w:ind w:firstLineChars="0" w:firstLine="0"/>
              <w:jc w:val="left"/>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 xml:space="preserve">其它软件系统 </w:t>
            </w:r>
          </w:p>
        </w:tc>
        <w:tc>
          <w:tcPr>
            <w:tcW w:w="9265" w:type="dxa"/>
            <w:gridSpan w:val="3"/>
            <w:tcBorders>
              <w:top w:val="single" w:sz="4" w:space="0" w:color="auto"/>
              <w:left w:val="nil"/>
              <w:bottom w:val="single" w:sz="4" w:space="0" w:color="auto"/>
              <w:right w:val="single" w:sz="4" w:space="0" w:color="auto"/>
            </w:tcBorders>
            <w:shd w:val="clear" w:color="auto" w:fill="auto"/>
            <w:noWrap/>
            <w:vAlign w:val="center"/>
            <w:hideMark/>
          </w:tcPr>
          <w:p w14:paraId="063FA982" w14:textId="77777777" w:rsidR="00444411" w:rsidRPr="0033427B" w:rsidRDefault="00444411" w:rsidP="00444411">
            <w:pPr>
              <w:widowControl/>
              <w:spacing w:line="240" w:lineRule="auto"/>
              <w:ind w:firstLineChars="0" w:firstLine="0"/>
              <w:jc w:val="center"/>
              <w:rPr>
                <w:rFonts w:asciiTheme="minorEastAsia" w:eastAsiaTheme="minorEastAsia" w:hAnsiTheme="minorEastAsia" w:cs="宋体"/>
                <w:color w:val="000000"/>
                <w:kern w:val="0"/>
                <w:szCs w:val="21"/>
              </w:rPr>
            </w:pPr>
            <w:r w:rsidRPr="0033427B">
              <w:rPr>
                <w:rFonts w:asciiTheme="minorEastAsia" w:eastAsiaTheme="minorEastAsia" w:hAnsiTheme="minorEastAsia" w:cs="宋体" w:hint="eastAsia"/>
                <w:color w:val="000000"/>
                <w:kern w:val="0"/>
                <w:szCs w:val="21"/>
              </w:rPr>
              <w:t>根据工作量评估后报价</w:t>
            </w:r>
          </w:p>
        </w:tc>
      </w:tr>
    </w:tbl>
    <w:p w14:paraId="3CF4207A" w14:textId="77777777" w:rsidR="002269EF" w:rsidRPr="0033427B" w:rsidRDefault="002269EF" w:rsidP="002269EF">
      <w:pPr>
        <w:ind w:leftChars="270" w:left="567" w:firstLine="420"/>
        <w:rPr>
          <w:rFonts w:asciiTheme="minorEastAsia" w:eastAsiaTheme="minorEastAsia" w:hAnsiTheme="minorEastAsia"/>
        </w:rPr>
      </w:pPr>
    </w:p>
    <w:p w14:paraId="7C8EAA54" w14:textId="77777777" w:rsidR="002269EF" w:rsidRDefault="008F163C" w:rsidP="00761147">
      <w:pPr>
        <w:pStyle w:val="2"/>
        <w:numPr>
          <w:ilvl w:val="0"/>
          <w:numId w:val="27"/>
        </w:numPr>
        <w:tabs>
          <w:tab w:val="clear" w:pos="756"/>
          <w:tab w:val="left" w:pos="426"/>
        </w:tabs>
        <w:ind w:firstLineChars="0"/>
        <w:rPr>
          <w:rFonts w:asciiTheme="minorEastAsia" w:eastAsiaTheme="minorEastAsia" w:hAnsiTheme="minorEastAsia"/>
        </w:rPr>
      </w:pPr>
      <w:bookmarkStart w:id="423" w:name="_Toc505084915"/>
      <w:r>
        <w:rPr>
          <w:rFonts w:asciiTheme="minorEastAsia" w:eastAsiaTheme="minorEastAsia" w:hAnsiTheme="minorEastAsia" w:hint="eastAsia"/>
        </w:rPr>
        <w:t>功能模块报价</w:t>
      </w:r>
      <w:r w:rsidR="002269EF">
        <w:rPr>
          <w:rFonts w:asciiTheme="minorEastAsia" w:eastAsiaTheme="minorEastAsia" w:hAnsiTheme="minorEastAsia"/>
        </w:rPr>
        <w:t>明细表</w:t>
      </w:r>
      <w:bookmarkEnd w:id="423"/>
    </w:p>
    <w:p w14:paraId="082959B2" w14:textId="77777777" w:rsidR="00D23941" w:rsidRPr="00A04004" w:rsidRDefault="00D23941" w:rsidP="00D23941">
      <w:pPr>
        <w:spacing w:line="240" w:lineRule="auto"/>
        <w:ind w:firstLine="480"/>
        <w:rPr>
          <w:sz w:val="24"/>
          <w:szCs w:val="24"/>
        </w:rPr>
      </w:pPr>
      <w:r w:rsidRPr="00A04004">
        <w:rPr>
          <w:rFonts w:hint="eastAsia"/>
          <w:sz w:val="24"/>
          <w:szCs w:val="24"/>
        </w:rPr>
        <w:t>人员单价核算公式：</w:t>
      </w:r>
    </w:p>
    <w:p w14:paraId="3562BAD6" w14:textId="77777777" w:rsidR="00D23941" w:rsidRPr="00A04004" w:rsidRDefault="00A04004" w:rsidP="00D23941">
      <w:pPr>
        <w:spacing w:line="240" w:lineRule="auto"/>
        <w:ind w:firstLine="480"/>
        <w:rPr>
          <w:sz w:val="24"/>
          <w:szCs w:val="24"/>
        </w:rPr>
      </w:pPr>
      <w:r w:rsidRPr="00A04004">
        <w:rPr>
          <w:rFonts w:hint="eastAsia"/>
          <w:sz w:val="24"/>
          <w:szCs w:val="24"/>
        </w:rPr>
        <w:t>开发工程师：人均基本工资</w:t>
      </w:r>
      <w:r w:rsidRPr="00A04004">
        <w:rPr>
          <w:rFonts w:hint="eastAsia"/>
          <w:sz w:val="24"/>
          <w:szCs w:val="24"/>
        </w:rPr>
        <w:t>/</w:t>
      </w:r>
      <w:r w:rsidRPr="00A04004">
        <w:rPr>
          <w:rFonts w:hint="eastAsia"/>
          <w:sz w:val="24"/>
          <w:szCs w:val="24"/>
        </w:rPr>
        <w:t>工作日</w:t>
      </w:r>
      <w:r w:rsidR="00D27018">
        <w:rPr>
          <w:rFonts w:hint="eastAsia"/>
          <w:sz w:val="24"/>
          <w:szCs w:val="24"/>
        </w:rPr>
        <w:t>天数</w:t>
      </w:r>
      <w:r w:rsidRPr="00A04004">
        <w:rPr>
          <w:rFonts w:hint="eastAsia"/>
          <w:sz w:val="24"/>
          <w:szCs w:val="24"/>
        </w:rPr>
        <w:t>/</w:t>
      </w:r>
      <w:r w:rsidRPr="00A04004">
        <w:rPr>
          <w:rFonts w:hint="eastAsia"/>
          <w:sz w:val="24"/>
          <w:szCs w:val="24"/>
        </w:rPr>
        <w:t>工作</w:t>
      </w:r>
      <w:r w:rsidR="00D27018">
        <w:rPr>
          <w:rFonts w:hint="eastAsia"/>
          <w:sz w:val="24"/>
          <w:szCs w:val="24"/>
        </w:rPr>
        <w:t>小</w:t>
      </w:r>
      <w:r w:rsidRPr="00A04004">
        <w:rPr>
          <w:rFonts w:hint="eastAsia"/>
          <w:sz w:val="24"/>
          <w:szCs w:val="24"/>
        </w:rPr>
        <w:t>时</w:t>
      </w:r>
      <w:r w:rsidR="00D27018">
        <w:rPr>
          <w:rFonts w:hint="eastAsia"/>
          <w:sz w:val="24"/>
          <w:szCs w:val="24"/>
        </w:rPr>
        <w:t>数</w:t>
      </w:r>
      <w:r w:rsidRPr="00A04004">
        <w:rPr>
          <w:rFonts w:hint="eastAsia"/>
          <w:sz w:val="24"/>
          <w:szCs w:val="24"/>
        </w:rPr>
        <w:t>*</w:t>
      </w:r>
      <w:r w:rsidRPr="00A04004">
        <w:rPr>
          <w:rFonts w:hint="eastAsia"/>
          <w:sz w:val="24"/>
          <w:szCs w:val="24"/>
        </w:rPr>
        <w:t>五险一金</w:t>
      </w:r>
      <w:r w:rsidRPr="00A04004">
        <w:rPr>
          <w:rFonts w:hint="eastAsia"/>
          <w:sz w:val="24"/>
          <w:szCs w:val="24"/>
        </w:rPr>
        <w:t>*</w:t>
      </w:r>
      <w:r w:rsidRPr="00A04004">
        <w:rPr>
          <w:rFonts w:hint="eastAsia"/>
          <w:sz w:val="24"/>
          <w:szCs w:val="24"/>
        </w:rPr>
        <w:t>公司管理费</w:t>
      </w:r>
      <w:r w:rsidRPr="00A04004">
        <w:rPr>
          <w:rFonts w:hint="eastAsia"/>
          <w:sz w:val="24"/>
          <w:szCs w:val="24"/>
        </w:rPr>
        <w:t>=</w:t>
      </w:r>
      <w:r w:rsidRPr="00A04004">
        <w:rPr>
          <w:rFonts w:hint="eastAsia"/>
          <w:sz w:val="24"/>
          <w:szCs w:val="24"/>
        </w:rPr>
        <w:t>人员单价（元</w:t>
      </w:r>
      <w:r w:rsidRPr="00A04004">
        <w:rPr>
          <w:rFonts w:hint="eastAsia"/>
          <w:sz w:val="24"/>
          <w:szCs w:val="24"/>
        </w:rPr>
        <w:t>/</w:t>
      </w:r>
      <w:r w:rsidRPr="00A04004">
        <w:rPr>
          <w:rFonts w:hint="eastAsia"/>
          <w:sz w:val="24"/>
          <w:szCs w:val="24"/>
        </w:rPr>
        <w:t>小时），</w:t>
      </w:r>
      <w:r w:rsidRPr="00A04004">
        <w:rPr>
          <w:rFonts w:hint="eastAsia"/>
          <w:sz w:val="24"/>
          <w:szCs w:val="24"/>
        </w:rPr>
        <w:t>1</w:t>
      </w:r>
      <w:r w:rsidRPr="00A04004">
        <w:rPr>
          <w:sz w:val="24"/>
          <w:szCs w:val="24"/>
        </w:rPr>
        <w:t>0400</w:t>
      </w:r>
      <w:r w:rsidRPr="00A04004">
        <w:rPr>
          <w:rFonts w:hint="eastAsia"/>
          <w:sz w:val="24"/>
          <w:szCs w:val="24"/>
        </w:rPr>
        <w:t>/</w:t>
      </w:r>
      <w:r w:rsidRPr="00A04004">
        <w:rPr>
          <w:sz w:val="24"/>
          <w:szCs w:val="24"/>
        </w:rPr>
        <w:t>21.75</w:t>
      </w:r>
      <w:r w:rsidRPr="00A04004">
        <w:rPr>
          <w:rFonts w:hint="eastAsia"/>
          <w:sz w:val="24"/>
          <w:szCs w:val="24"/>
        </w:rPr>
        <w:t>/</w:t>
      </w:r>
      <w:r w:rsidRPr="00A04004">
        <w:rPr>
          <w:sz w:val="24"/>
          <w:szCs w:val="24"/>
        </w:rPr>
        <w:t>8*1.4*1.2≈</w:t>
      </w:r>
      <w:r w:rsidR="00D23941" w:rsidRPr="00A04004">
        <w:rPr>
          <w:sz w:val="24"/>
          <w:szCs w:val="24"/>
        </w:rPr>
        <w:t xml:space="preserve">100 </w:t>
      </w:r>
      <w:r w:rsidR="00D27018">
        <w:rPr>
          <w:rFonts w:hint="eastAsia"/>
          <w:sz w:val="24"/>
          <w:szCs w:val="24"/>
        </w:rPr>
        <w:t>。</w:t>
      </w:r>
    </w:p>
    <w:p w14:paraId="27A66DEC" w14:textId="77777777" w:rsidR="00D902A7" w:rsidRDefault="00A04004" w:rsidP="00D23941">
      <w:pPr>
        <w:spacing w:line="240" w:lineRule="auto"/>
        <w:ind w:firstLine="480"/>
        <w:rPr>
          <w:sz w:val="24"/>
          <w:szCs w:val="24"/>
        </w:rPr>
      </w:pPr>
      <w:r w:rsidRPr="00A04004">
        <w:rPr>
          <w:rFonts w:hint="eastAsia"/>
          <w:sz w:val="24"/>
          <w:szCs w:val="24"/>
        </w:rPr>
        <w:t>实施服务工程师</w:t>
      </w:r>
      <w:r w:rsidRPr="00A04004">
        <w:rPr>
          <w:sz w:val="24"/>
          <w:szCs w:val="24"/>
        </w:rPr>
        <w:t>:</w:t>
      </w:r>
      <w:r w:rsidRPr="00A04004">
        <w:rPr>
          <w:rFonts w:hint="eastAsia"/>
          <w:sz w:val="24"/>
          <w:szCs w:val="24"/>
        </w:rPr>
        <w:t>：人均基本工资</w:t>
      </w:r>
      <w:r w:rsidRPr="00A04004">
        <w:rPr>
          <w:rFonts w:hint="eastAsia"/>
          <w:sz w:val="24"/>
          <w:szCs w:val="24"/>
        </w:rPr>
        <w:t>/</w:t>
      </w:r>
      <w:r w:rsidRPr="00A04004">
        <w:rPr>
          <w:rFonts w:hint="eastAsia"/>
          <w:sz w:val="24"/>
          <w:szCs w:val="24"/>
        </w:rPr>
        <w:t>工作</w:t>
      </w:r>
      <w:r w:rsidR="00D27018">
        <w:rPr>
          <w:rFonts w:hint="eastAsia"/>
          <w:sz w:val="24"/>
          <w:szCs w:val="24"/>
        </w:rPr>
        <w:t>日天数</w:t>
      </w:r>
      <w:r w:rsidRPr="00A04004">
        <w:rPr>
          <w:rFonts w:hint="eastAsia"/>
          <w:sz w:val="24"/>
          <w:szCs w:val="24"/>
        </w:rPr>
        <w:t>/</w:t>
      </w:r>
      <w:r w:rsidRPr="00A04004">
        <w:rPr>
          <w:rFonts w:hint="eastAsia"/>
          <w:sz w:val="24"/>
          <w:szCs w:val="24"/>
        </w:rPr>
        <w:t>工作</w:t>
      </w:r>
      <w:r w:rsidR="00D27018">
        <w:rPr>
          <w:rFonts w:hint="eastAsia"/>
          <w:sz w:val="24"/>
          <w:szCs w:val="24"/>
        </w:rPr>
        <w:t>小</w:t>
      </w:r>
      <w:r w:rsidRPr="00A04004">
        <w:rPr>
          <w:rFonts w:hint="eastAsia"/>
          <w:sz w:val="24"/>
          <w:szCs w:val="24"/>
        </w:rPr>
        <w:t>时</w:t>
      </w:r>
      <w:r w:rsidR="00D27018">
        <w:rPr>
          <w:rFonts w:hint="eastAsia"/>
          <w:sz w:val="24"/>
          <w:szCs w:val="24"/>
        </w:rPr>
        <w:t>数</w:t>
      </w:r>
      <w:r w:rsidRPr="00A04004">
        <w:rPr>
          <w:rFonts w:hint="eastAsia"/>
          <w:sz w:val="24"/>
          <w:szCs w:val="24"/>
        </w:rPr>
        <w:t>*</w:t>
      </w:r>
      <w:r w:rsidRPr="00A04004">
        <w:rPr>
          <w:rFonts w:hint="eastAsia"/>
          <w:sz w:val="24"/>
          <w:szCs w:val="24"/>
        </w:rPr>
        <w:t>五险一金</w:t>
      </w:r>
      <w:r w:rsidRPr="00A04004">
        <w:rPr>
          <w:rFonts w:hint="eastAsia"/>
          <w:sz w:val="24"/>
          <w:szCs w:val="24"/>
        </w:rPr>
        <w:t>*</w:t>
      </w:r>
      <w:r w:rsidRPr="00A04004">
        <w:rPr>
          <w:rFonts w:hint="eastAsia"/>
          <w:sz w:val="24"/>
          <w:szCs w:val="24"/>
        </w:rPr>
        <w:t>公司管理费</w:t>
      </w:r>
      <w:r w:rsidRPr="00A04004">
        <w:rPr>
          <w:rFonts w:hint="eastAsia"/>
          <w:sz w:val="24"/>
          <w:szCs w:val="24"/>
        </w:rPr>
        <w:t>=</w:t>
      </w:r>
      <w:r w:rsidRPr="00A04004">
        <w:rPr>
          <w:rFonts w:hint="eastAsia"/>
          <w:sz w:val="24"/>
          <w:szCs w:val="24"/>
        </w:rPr>
        <w:t>人员单价（元</w:t>
      </w:r>
      <w:r w:rsidRPr="00A04004">
        <w:rPr>
          <w:rFonts w:hint="eastAsia"/>
          <w:sz w:val="24"/>
          <w:szCs w:val="24"/>
        </w:rPr>
        <w:t>/</w:t>
      </w:r>
      <w:r w:rsidRPr="00A04004">
        <w:rPr>
          <w:rFonts w:hint="eastAsia"/>
          <w:sz w:val="24"/>
          <w:szCs w:val="24"/>
        </w:rPr>
        <w:t>小时），</w:t>
      </w:r>
      <w:r w:rsidRPr="00A04004">
        <w:rPr>
          <w:rFonts w:hint="eastAsia"/>
          <w:sz w:val="24"/>
          <w:szCs w:val="24"/>
        </w:rPr>
        <w:t>8</w:t>
      </w:r>
      <w:r w:rsidRPr="00A04004">
        <w:rPr>
          <w:sz w:val="24"/>
          <w:szCs w:val="24"/>
        </w:rPr>
        <w:t>300/</w:t>
      </w:r>
      <w:r w:rsidR="00D23941" w:rsidRPr="00A04004">
        <w:rPr>
          <w:sz w:val="24"/>
          <w:szCs w:val="24"/>
        </w:rPr>
        <w:t>21.75/</w:t>
      </w:r>
      <w:r w:rsidRPr="00A04004">
        <w:rPr>
          <w:sz w:val="24"/>
          <w:szCs w:val="24"/>
        </w:rPr>
        <w:t>8*</w:t>
      </w:r>
      <w:r w:rsidR="00D23941" w:rsidRPr="00A04004">
        <w:rPr>
          <w:sz w:val="24"/>
          <w:szCs w:val="24"/>
        </w:rPr>
        <w:t>1.4</w:t>
      </w:r>
      <w:r w:rsidRPr="00A04004">
        <w:rPr>
          <w:sz w:val="24"/>
          <w:szCs w:val="24"/>
        </w:rPr>
        <w:t>*</w:t>
      </w:r>
      <w:r w:rsidR="00D23941" w:rsidRPr="00A04004">
        <w:rPr>
          <w:sz w:val="24"/>
          <w:szCs w:val="24"/>
        </w:rPr>
        <w:t>1.2</w:t>
      </w:r>
      <w:r w:rsidR="00D27018" w:rsidRPr="00A04004">
        <w:rPr>
          <w:sz w:val="24"/>
          <w:szCs w:val="24"/>
        </w:rPr>
        <w:t>≈</w:t>
      </w:r>
      <w:r w:rsidR="00D23941" w:rsidRPr="00A04004">
        <w:rPr>
          <w:sz w:val="24"/>
          <w:szCs w:val="24"/>
        </w:rPr>
        <w:t>8</w:t>
      </w:r>
      <w:r w:rsidRPr="00A04004">
        <w:rPr>
          <w:sz w:val="24"/>
          <w:szCs w:val="24"/>
        </w:rPr>
        <w:t>0</w:t>
      </w:r>
      <w:r w:rsidR="00D27018">
        <w:rPr>
          <w:rFonts w:hint="eastAsia"/>
          <w:sz w:val="24"/>
          <w:szCs w:val="24"/>
        </w:rPr>
        <w:t>。</w:t>
      </w:r>
    </w:p>
    <w:p w14:paraId="36D3C9D5" w14:textId="77777777" w:rsidR="008C2DCB" w:rsidRDefault="008C2DCB" w:rsidP="00D23941">
      <w:pPr>
        <w:spacing w:line="240" w:lineRule="auto"/>
        <w:ind w:firstLine="480"/>
        <w:rPr>
          <w:sz w:val="24"/>
          <w:szCs w:val="24"/>
        </w:rPr>
      </w:pPr>
    </w:p>
    <w:tbl>
      <w:tblPr>
        <w:tblW w:w="12940" w:type="dxa"/>
        <w:jc w:val="center"/>
        <w:tblLook w:val="04A0" w:firstRow="1" w:lastRow="0" w:firstColumn="1" w:lastColumn="0" w:noHBand="0" w:noVBand="1"/>
      </w:tblPr>
      <w:tblGrid>
        <w:gridCol w:w="1080"/>
        <w:gridCol w:w="1580"/>
        <w:gridCol w:w="1580"/>
        <w:gridCol w:w="3400"/>
        <w:gridCol w:w="1480"/>
        <w:gridCol w:w="1080"/>
        <w:gridCol w:w="1080"/>
        <w:gridCol w:w="1660"/>
      </w:tblGrid>
      <w:tr w:rsidR="008C2DCB" w:rsidRPr="008C2DCB" w14:paraId="0C431D21" w14:textId="77777777" w:rsidTr="008C2DCB">
        <w:trPr>
          <w:trHeight w:val="48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2B4B6" w14:textId="77777777" w:rsidR="008C2DCB" w:rsidRPr="008C2DCB" w:rsidRDefault="008C2DCB" w:rsidP="008C2DCB">
            <w:pPr>
              <w:widowControl/>
              <w:spacing w:line="240" w:lineRule="auto"/>
              <w:ind w:firstLineChars="0" w:firstLine="0"/>
              <w:jc w:val="left"/>
              <w:rPr>
                <w:rFonts w:ascii="宋体" w:hAnsi="宋体" w:cs="宋体"/>
                <w:b/>
                <w:bCs/>
                <w:color w:val="000000"/>
                <w:kern w:val="0"/>
                <w:sz w:val="20"/>
              </w:rPr>
            </w:pPr>
            <w:r w:rsidRPr="008C2DCB">
              <w:rPr>
                <w:rFonts w:ascii="宋体" w:hAnsi="宋体" w:cs="宋体" w:hint="eastAsia"/>
                <w:b/>
                <w:bCs/>
                <w:color w:val="000000"/>
                <w:kern w:val="0"/>
                <w:sz w:val="20"/>
              </w:rPr>
              <w:t>模块名称</w:t>
            </w:r>
          </w:p>
        </w:tc>
        <w:tc>
          <w:tcPr>
            <w:tcW w:w="31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B0B9D21"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项目</w:t>
            </w:r>
          </w:p>
        </w:tc>
        <w:tc>
          <w:tcPr>
            <w:tcW w:w="3400" w:type="dxa"/>
            <w:tcBorders>
              <w:top w:val="single" w:sz="4" w:space="0" w:color="auto"/>
              <w:left w:val="nil"/>
              <w:bottom w:val="single" w:sz="4" w:space="0" w:color="auto"/>
              <w:right w:val="single" w:sz="4" w:space="0" w:color="auto"/>
            </w:tcBorders>
            <w:shd w:val="clear" w:color="auto" w:fill="auto"/>
            <w:vAlign w:val="center"/>
            <w:hideMark/>
          </w:tcPr>
          <w:p w14:paraId="0797F44D"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内容</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6B83E471"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人员单价</w:t>
            </w:r>
            <w:r w:rsidRPr="008C2DCB">
              <w:rPr>
                <w:rFonts w:ascii="宋体" w:hAnsi="宋体" w:cs="宋体" w:hint="eastAsia"/>
                <w:b/>
                <w:bCs/>
                <w:color w:val="000000"/>
                <w:kern w:val="0"/>
                <w:sz w:val="20"/>
              </w:rPr>
              <w:br/>
              <w:t>（元/小时）</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DDFC547"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工作量</w:t>
            </w:r>
            <w:r w:rsidRPr="008C2DCB">
              <w:rPr>
                <w:rFonts w:ascii="宋体" w:hAnsi="宋体" w:cs="宋体" w:hint="eastAsia"/>
                <w:b/>
                <w:bCs/>
                <w:color w:val="000000"/>
                <w:kern w:val="0"/>
                <w:sz w:val="20"/>
              </w:rPr>
              <w:br/>
              <w:t>（小时）</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4CA002F1"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单位数量</w:t>
            </w:r>
            <w:r w:rsidRPr="008C2DCB">
              <w:rPr>
                <w:rFonts w:ascii="宋体" w:hAnsi="宋体" w:cs="宋体" w:hint="eastAsia"/>
                <w:b/>
                <w:bCs/>
                <w:color w:val="000000"/>
                <w:kern w:val="0"/>
                <w:sz w:val="20"/>
              </w:rPr>
              <w:br/>
              <w:t>（个）</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319DC2B3"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小计（元）</w:t>
            </w:r>
          </w:p>
        </w:tc>
      </w:tr>
      <w:tr w:rsidR="008C2DCB" w:rsidRPr="008C2DCB" w14:paraId="14684959" w14:textId="77777777" w:rsidTr="008C2DCB">
        <w:trPr>
          <w:trHeight w:val="285"/>
          <w:jc w:val="center"/>
        </w:trPr>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C1352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基础平台</w:t>
            </w: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020316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 xml:space="preserve">　</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13B39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系统初始化</w:t>
            </w:r>
          </w:p>
        </w:tc>
        <w:tc>
          <w:tcPr>
            <w:tcW w:w="3400" w:type="dxa"/>
            <w:tcBorders>
              <w:top w:val="nil"/>
              <w:left w:val="nil"/>
              <w:bottom w:val="single" w:sz="4" w:space="0" w:color="auto"/>
              <w:right w:val="single" w:sz="4" w:space="0" w:color="auto"/>
            </w:tcBorders>
            <w:shd w:val="clear" w:color="auto" w:fill="auto"/>
            <w:vAlign w:val="center"/>
            <w:hideMark/>
          </w:tcPr>
          <w:p w14:paraId="64DCFDF8"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行政区域初始化</w:t>
            </w:r>
          </w:p>
        </w:tc>
        <w:tc>
          <w:tcPr>
            <w:tcW w:w="1480" w:type="dxa"/>
            <w:tcBorders>
              <w:top w:val="nil"/>
              <w:left w:val="nil"/>
              <w:bottom w:val="single" w:sz="4" w:space="0" w:color="auto"/>
              <w:right w:val="single" w:sz="4" w:space="0" w:color="auto"/>
            </w:tcBorders>
            <w:shd w:val="clear" w:color="auto" w:fill="auto"/>
            <w:vAlign w:val="center"/>
            <w:hideMark/>
          </w:tcPr>
          <w:p w14:paraId="0D07FEB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6C29FD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737B0F9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5312D45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459E7461"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FD2A2F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EC2AA1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D03C51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4ABE40F"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单位信息初始化</w:t>
            </w:r>
          </w:p>
        </w:tc>
        <w:tc>
          <w:tcPr>
            <w:tcW w:w="1480" w:type="dxa"/>
            <w:tcBorders>
              <w:top w:val="nil"/>
              <w:left w:val="nil"/>
              <w:bottom w:val="single" w:sz="4" w:space="0" w:color="auto"/>
              <w:right w:val="single" w:sz="4" w:space="0" w:color="auto"/>
            </w:tcBorders>
            <w:shd w:val="clear" w:color="auto" w:fill="auto"/>
            <w:vAlign w:val="center"/>
            <w:hideMark/>
          </w:tcPr>
          <w:p w14:paraId="4158E6D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A9CCCA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3C64EB6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6A6BC9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43D3EE7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AE3808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4C7C73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F31632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4B61D38"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部门信息初始化</w:t>
            </w:r>
          </w:p>
        </w:tc>
        <w:tc>
          <w:tcPr>
            <w:tcW w:w="1480" w:type="dxa"/>
            <w:tcBorders>
              <w:top w:val="nil"/>
              <w:left w:val="nil"/>
              <w:bottom w:val="single" w:sz="4" w:space="0" w:color="auto"/>
              <w:right w:val="single" w:sz="4" w:space="0" w:color="auto"/>
            </w:tcBorders>
            <w:shd w:val="clear" w:color="auto" w:fill="auto"/>
            <w:vAlign w:val="center"/>
            <w:hideMark/>
          </w:tcPr>
          <w:p w14:paraId="698BDAF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55C059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264FD6E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FF48D0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w:t>
            </w:r>
          </w:p>
        </w:tc>
      </w:tr>
      <w:tr w:rsidR="008C2DCB" w:rsidRPr="008C2DCB" w14:paraId="04B08991"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470DED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920D49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B8958F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F26AB9C"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人员信息初始化</w:t>
            </w:r>
          </w:p>
        </w:tc>
        <w:tc>
          <w:tcPr>
            <w:tcW w:w="1480" w:type="dxa"/>
            <w:tcBorders>
              <w:top w:val="nil"/>
              <w:left w:val="nil"/>
              <w:bottom w:val="single" w:sz="4" w:space="0" w:color="auto"/>
              <w:right w:val="single" w:sz="4" w:space="0" w:color="auto"/>
            </w:tcBorders>
            <w:shd w:val="clear" w:color="auto" w:fill="auto"/>
            <w:vAlign w:val="center"/>
            <w:hideMark/>
          </w:tcPr>
          <w:p w14:paraId="19925C2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EE563B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72</w:t>
            </w:r>
          </w:p>
        </w:tc>
        <w:tc>
          <w:tcPr>
            <w:tcW w:w="1080" w:type="dxa"/>
            <w:tcBorders>
              <w:top w:val="nil"/>
              <w:left w:val="nil"/>
              <w:bottom w:val="single" w:sz="4" w:space="0" w:color="auto"/>
              <w:right w:val="single" w:sz="4" w:space="0" w:color="auto"/>
            </w:tcBorders>
            <w:shd w:val="clear" w:color="auto" w:fill="auto"/>
            <w:vAlign w:val="center"/>
            <w:hideMark/>
          </w:tcPr>
          <w:p w14:paraId="613005E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A5F4A4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5,760.00</w:t>
            </w:r>
          </w:p>
        </w:tc>
      </w:tr>
      <w:tr w:rsidR="008C2DCB" w:rsidRPr="008C2DCB" w14:paraId="00FE1C68"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39A2D0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CBD7B7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C35967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EDA02BC"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字典数据初始化</w:t>
            </w:r>
          </w:p>
        </w:tc>
        <w:tc>
          <w:tcPr>
            <w:tcW w:w="1480" w:type="dxa"/>
            <w:tcBorders>
              <w:top w:val="nil"/>
              <w:left w:val="nil"/>
              <w:bottom w:val="single" w:sz="4" w:space="0" w:color="auto"/>
              <w:right w:val="single" w:sz="4" w:space="0" w:color="auto"/>
            </w:tcBorders>
            <w:shd w:val="clear" w:color="auto" w:fill="auto"/>
            <w:vAlign w:val="center"/>
            <w:hideMark/>
          </w:tcPr>
          <w:p w14:paraId="1CA7C64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6B6E85C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0A0F2A6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2DA04F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17806E34"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F9461A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A722F8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996372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2CDD07E"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报表引擎及工作流引擎初始化配置</w:t>
            </w:r>
          </w:p>
        </w:tc>
        <w:tc>
          <w:tcPr>
            <w:tcW w:w="1480" w:type="dxa"/>
            <w:tcBorders>
              <w:top w:val="nil"/>
              <w:left w:val="nil"/>
              <w:bottom w:val="single" w:sz="4" w:space="0" w:color="auto"/>
              <w:right w:val="single" w:sz="4" w:space="0" w:color="auto"/>
            </w:tcBorders>
            <w:shd w:val="clear" w:color="auto" w:fill="auto"/>
            <w:vAlign w:val="center"/>
            <w:hideMark/>
          </w:tcPr>
          <w:p w14:paraId="3CC4540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52D7893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144</w:t>
            </w:r>
          </w:p>
        </w:tc>
        <w:tc>
          <w:tcPr>
            <w:tcW w:w="1080" w:type="dxa"/>
            <w:tcBorders>
              <w:top w:val="nil"/>
              <w:left w:val="nil"/>
              <w:bottom w:val="single" w:sz="4" w:space="0" w:color="auto"/>
              <w:right w:val="single" w:sz="4" w:space="0" w:color="auto"/>
            </w:tcBorders>
            <w:shd w:val="clear" w:color="auto" w:fill="auto"/>
            <w:vAlign w:val="center"/>
            <w:hideMark/>
          </w:tcPr>
          <w:p w14:paraId="31B827E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0DF746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11,520.00</w:t>
            </w:r>
          </w:p>
        </w:tc>
      </w:tr>
      <w:tr w:rsidR="008C2DCB" w:rsidRPr="008C2DCB" w14:paraId="7E81219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51086E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613176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574B7D2"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59BCD1B3"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264</w:t>
            </w:r>
          </w:p>
        </w:tc>
        <w:tc>
          <w:tcPr>
            <w:tcW w:w="1080" w:type="dxa"/>
            <w:tcBorders>
              <w:top w:val="nil"/>
              <w:left w:val="nil"/>
              <w:bottom w:val="single" w:sz="4" w:space="0" w:color="auto"/>
              <w:right w:val="single" w:sz="4" w:space="0" w:color="auto"/>
            </w:tcBorders>
            <w:shd w:val="clear" w:color="auto" w:fill="auto"/>
            <w:vAlign w:val="center"/>
            <w:hideMark/>
          </w:tcPr>
          <w:p w14:paraId="3BC594C6"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25E9341E"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21,120.00</w:t>
            </w:r>
          </w:p>
        </w:tc>
      </w:tr>
      <w:tr w:rsidR="008C2DCB" w:rsidRPr="008C2DCB" w14:paraId="395910DD"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AF35F2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59609D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04A9E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系统部署</w:t>
            </w:r>
          </w:p>
        </w:tc>
        <w:tc>
          <w:tcPr>
            <w:tcW w:w="3400" w:type="dxa"/>
            <w:tcBorders>
              <w:top w:val="nil"/>
              <w:left w:val="nil"/>
              <w:bottom w:val="single" w:sz="4" w:space="0" w:color="auto"/>
              <w:right w:val="single" w:sz="4" w:space="0" w:color="auto"/>
            </w:tcBorders>
            <w:shd w:val="clear" w:color="auto" w:fill="auto"/>
            <w:vAlign w:val="center"/>
            <w:hideMark/>
          </w:tcPr>
          <w:p w14:paraId="35F6646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了解并熟悉当地运行平台建设情况。</w:t>
            </w:r>
          </w:p>
        </w:tc>
        <w:tc>
          <w:tcPr>
            <w:tcW w:w="1480" w:type="dxa"/>
            <w:tcBorders>
              <w:top w:val="nil"/>
              <w:left w:val="nil"/>
              <w:bottom w:val="single" w:sz="4" w:space="0" w:color="auto"/>
              <w:right w:val="single" w:sz="4" w:space="0" w:color="auto"/>
            </w:tcBorders>
            <w:shd w:val="clear" w:color="auto" w:fill="auto"/>
            <w:vAlign w:val="center"/>
            <w:hideMark/>
          </w:tcPr>
          <w:p w14:paraId="48775FD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26A4CEC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1B9DF5C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5E97C7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18DFE8D0"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8E8BF2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3F954D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F37AB1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5AC8BE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提供平台搭建硬件需求方案。</w:t>
            </w:r>
          </w:p>
        </w:tc>
        <w:tc>
          <w:tcPr>
            <w:tcW w:w="1480" w:type="dxa"/>
            <w:tcBorders>
              <w:top w:val="nil"/>
              <w:left w:val="nil"/>
              <w:bottom w:val="single" w:sz="4" w:space="0" w:color="auto"/>
              <w:right w:val="single" w:sz="4" w:space="0" w:color="auto"/>
            </w:tcBorders>
            <w:shd w:val="clear" w:color="auto" w:fill="auto"/>
            <w:vAlign w:val="center"/>
            <w:hideMark/>
          </w:tcPr>
          <w:p w14:paraId="277F9C8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65A55DD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140E80D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B71694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53579136" w14:textId="77777777" w:rsidTr="008C2DCB">
        <w:trPr>
          <w:trHeight w:val="480"/>
          <w:jc w:val="center"/>
        </w:trPr>
        <w:tc>
          <w:tcPr>
            <w:tcW w:w="1080" w:type="dxa"/>
            <w:vMerge/>
            <w:tcBorders>
              <w:top w:val="nil"/>
              <w:left w:val="single" w:sz="4" w:space="0" w:color="auto"/>
              <w:bottom w:val="single" w:sz="4" w:space="0" w:color="000000"/>
              <w:right w:val="single" w:sz="4" w:space="0" w:color="auto"/>
            </w:tcBorders>
            <w:vAlign w:val="center"/>
            <w:hideMark/>
          </w:tcPr>
          <w:p w14:paraId="60F3334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D02073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1DC01E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7041DFD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收集并整理客户现场的操作系统、服</w:t>
            </w:r>
            <w:r w:rsidRPr="008C2DCB">
              <w:rPr>
                <w:rFonts w:ascii="宋体" w:hAnsi="宋体" w:cs="宋体" w:hint="eastAsia"/>
                <w:color w:val="000000"/>
                <w:kern w:val="0"/>
                <w:sz w:val="20"/>
              </w:rPr>
              <w:lastRenderedPageBreak/>
              <w:t>务器、网络配置情况</w:t>
            </w:r>
          </w:p>
        </w:tc>
        <w:tc>
          <w:tcPr>
            <w:tcW w:w="1480" w:type="dxa"/>
            <w:tcBorders>
              <w:top w:val="nil"/>
              <w:left w:val="nil"/>
              <w:bottom w:val="single" w:sz="4" w:space="0" w:color="auto"/>
              <w:right w:val="single" w:sz="4" w:space="0" w:color="auto"/>
            </w:tcBorders>
            <w:shd w:val="clear" w:color="auto" w:fill="auto"/>
            <w:vAlign w:val="center"/>
            <w:hideMark/>
          </w:tcPr>
          <w:p w14:paraId="2A35550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lastRenderedPageBreak/>
              <w:t>80.00</w:t>
            </w:r>
          </w:p>
        </w:tc>
        <w:tc>
          <w:tcPr>
            <w:tcW w:w="1080" w:type="dxa"/>
            <w:tcBorders>
              <w:top w:val="nil"/>
              <w:left w:val="nil"/>
              <w:bottom w:val="single" w:sz="4" w:space="0" w:color="auto"/>
              <w:right w:val="single" w:sz="4" w:space="0" w:color="auto"/>
            </w:tcBorders>
            <w:shd w:val="clear" w:color="auto" w:fill="auto"/>
            <w:vAlign w:val="center"/>
            <w:hideMark/>
          </w:tcPr>
          <w:p w14:paraId="5B0B221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5527A99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6DA0F80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20259962" w14:textId="77777777" w:rsidTr="008C2DCB">
        <w:trPr>
          <w:trHeight w:val="720"/>
          <w:jc w:val="center"/>
        </w:trPr>
        <w:tc>
          <w:tcPr>
            <w:tcW w:w="1080" w:type="dxa"/>
            <w:vMerge/>
            <w:tcBorders>
              <w:top w:val="nil"/>
              <w:left w:val="single" w:sz="4" w:space="0" w:color="auto"/>
              <w:bottom w:val="single" w:sz="4" w:space="0" w:color="000000"/>
              <w:right w:val="single" w:sz="4" w:space="0" w:color="auto"/>
            </w:tcBorders>
            <w:vAlign w:val="center"/>
            <w:hideMark/>
          </w:tcPr>
          <w:p w14:paraId="616AA3D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31CB6D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FA01FD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0CF34A7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收集并整理系统所需要的基础数据及业务相关的数据收集，使用人员的权限和职能收集。</w:t>
            </w:r>
          </w:p>
        </w:tc>
        <w:tc>
          <w:tcPr>
            <w:tcW w:w="1480" w:type="dxa"/>
            <w:tcBorders>
              <w:top w:val="nil"/>
              <w:left w:val="nil"/>
              <w:bottom w:val="single" w:sz="4" w:space="0" w:color="auto"/>
              <w:right w:val="single" w:sz="4" w:space="0" w:color="auto"/>
            </w:tcBorders>
            <w:shd w:val="clear" w:color="auto" w:fill="auto"/>
            <w:vAlign w:val="center"/>
            <w:hideMark/>
          </w:tcPr>
          <w:p w14:paraId="6C7D51C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EB7649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7C9A9CF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283AA35"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w:t>
            </w:r>
          </w:p>
        </w:tc>
      </w:tr>
      <w:tr w:rsidR="008C2DCB" w:rsidRPr="008C2DCB" w14:paraId="5F11775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5D7A0E2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E7EE2C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4CF1E5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28CB1FCF"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编写实施部署文档。</w:t>
            </w:r>
          </w:p>
        </w:tc>
        <w:tc>
          <w:tcPr>
            <w:tcW w:w="1480" w:type="dxa"/>
            <w:tcBorders>
              <w:top w:val="nil"/>
              <w:left w:val="nil"/>
              <w:bottom w:val="single" w:sz="4" w:space="0" w:color="auto"/>
              <w:right w:val="single" w:sz="4" w:space="0" w:color="auto"/>
            </w:tcBorders>
            <w:shd w:val="clear" w:color="auto" w:fill="auto"/>
            <w:vAlign w:val="center"/>
            <w:hideMark/>
          </w:tcPr>
          <w:p w14:paraId="139010E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8E468E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0D99EFC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658FF75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1,280.00</w:t>
            </w:r>
          </w:p>
        </w:tc>
      </w:tr>
      <w:tr w:rsidR="008C2DCB" w:rsidRPr="008C2DCB" w14:paraId="00559687"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C1CF6B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E3097D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93E5ED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18C90D03"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制定实施部署计划。</w:t>
            </w:r>
          </w:p>
        </w:tc>
        <w:tc>
          <w:tcPr>
            <w:tcW w:w="1480" w:type="dxa"/>
            <w:tcBorders>
              <w:top w:val="nil"/>
              <w:left w:val="nil"/>
              <w:bottom w:val="single" w:sz="4" w:space="0" w:color="auto"/>
              <w:right w:val="single" w:sz="4" w:space="0" w:color="auto"/>
            </w:tcBorders>
            <w:shd w:val="clear" w:color="auto" w:fill="auto"/>
            <w:vAlign w:val="center"/>
            <w:hideMark/>
          </w:tcPr>
          <w:p w14:paraId="7404FAB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E12208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1876DF2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235B4AE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1,280.00</w:t>
            </w:r>
          </w:p>
        </w:tc>
      </w:tr>
      <w:tr w:rsidR="008C2DCB" w:rsidRPr="008C2DCB" w14:paraId="4CCD3BC4" w14:textId="77777777" w:rsidTr="008C2DCB">
        <w:trPr>
          <w:trHeight w:val="480"/>
          <w:jc w:val="center"/>
        </w:trPr>
        <w:tc>
          <w:tcPr>
            <w:tcW w:w="1080" w:type="dxa"/>
            <w:vMerge/>
            <w:tcBorders>
              <w:top w:val="nil"/>
              <w:left w:val="single" w:sz="4" w:space="0" w:color="auto"/>
              <w:bottom w:val="single" w:sz="4" w:space="0" w:color="000000"/>
              <w:right w:val="single" w:sz="4" w:space="0" w:color="auto"/>
            </w:tcBorders>
            <w:vAlign w:val="center"/>
            <w:hideMark/>
          </w:tcPr>
          <w:p w14:paraId="6E7C704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6EBB58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B9FAF3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0811D382"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在实施前先检查实施所需工具、程序、数据。</w:t>
            </w:r>
          </w:p>
        </w:tc>
        <w:tc>
          <w:tcPr>
            <w:tcW w:w="1480" w:type="dxa"/>
            <w:tcBorders>
              <w:top w:val="nil"/>
              <w:left w:val="nil"/>
              <w:bottom w:val="single" w:sz="4" w:space="0" w:color="auto"/>
              <w:right w:val="single" w:sz="4" w:space="0" w:color="auto"/>
            </w:tcBorders>
            <w:shd w:val="clear" w:color="auto" w:fill="auto"/>
            <w:vAlign w:val="center"/>
            <w:hideMark/>
          </w:tcPr>
          <w:p w14:paraId="2EEBE5B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2AD9506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6DEDBFC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54E4138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1,280.00</w:t>
            </w:r>
          </w:p>
        </w:tc>
      </w:tr>
      <w:tr w:rsidR="008C2DCB" w:rsidRPr="008C2DCB" w14:paraId="636B9F6E" w14:textId="77777777" w:rsidTr="008C2DCB">
        <w:trPr>
          <w:trHeight w:val="720"/>
          <w:jc w:val="center"/>
        </w:trPr>
        <w:tc>
          <w:tcPr>
            <w:tcW w:w="1080" w:type="dxa"/>
            <w:vMerge/>
            <w:tcBorders>
              <w:top w:val="nil"/>
              <w:left w:val="single" w:sz="4" w:space="0" w:color="auto"/>
              <w:bottom w:val="single" w:sz="4" w:space="0" w:color="000000"/>
              <w:right w:val="single" w:sz="4" w:space="0" w:color="auto"/>
            </w:tcBorders>
            <w:vAlign w:val="center"/>
            <w:hideMark/>
          </w:tcPr>
          <w:p w14:paraId="787AAA5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4E69BA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DEE6F3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F2CB1F8"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按照实施计划和实施部署文档进行现场实施，并记录现场实施过程和原有环境的参数及实施后的参数变化。</w:t>
            </w:r>
          </w:p>
        </w:tc>
        <w:tc>
          <w:tcPr>
            <w:tcW w:w="1480" w:type="dxa"/>
            <w:tcBorders>
              <w:top w:val="nil"/>
              <w:left w:val="nil"/>
              <w:bottom w:val="single" w:sz="4" w:space="0" w:color="auto"/>
              <w:right w:val="single" w:sz="4" w:space="0" w:color="auto"/>
            </w:tcBorders>
            <w:shd w:val="clear" w:color="auto" w:fill="auto"/>
            <w:vAlign w:val="center"/>
            <w:hideMark/>
          </w:tcPr>
          <w:p w14:paraId="20B46B0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447A059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18345D5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2BEDF8B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0EB64620" w14:textId="77777777" w:rsidTr="008C2DCB">
        <w:trPr>
          <w:trHeight w:val="720"/>
          <w:jc w:val="center"/>
        </w:trPr>
        <w:tc>
          <w:tcPr>
            <w:tcW w:w="1080" w:type="dxa"/>
            <w:vMerge/>
            <w:tcBorders>
              <w:top w:val="nil"/>
              <w:left w:val="single" w:sz="4" w:space="0" w:color="auto"/>
              <w:bottom w:val="single" w:sz="4" w:space="0" w:color="000000"/>
              <w:right w:val="single" w:sz="4" w:space="0" w:color="auto"/>
            </w:tcBorders>
            <w:vAlign w:val="center"/>
            <w:hideMark/>
          </w:tcPr>
          <w:p w14:paraId="32D0311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7F7983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098636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212A6161"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现场实施情况验证，根据实施部署计划中的验证方法对已实施情况进行现场验证，并逐一记录验证结果。</w:t>
            </w:r>
          </w:p>
        </w:tc>
        <w:tc>
          <w:tcPr>
            <w:tcW w:w="1480" w:type="dxa"/>
            <w:tcBorders>
              <w:top w:val="nil"/>
              <w:left w:val="nil"/>
              <w:bottom w:val="single" w:sz="4" w:space="0" w:color="auto"/>
              <w:right w:val="single" w:sz="4" w:space="0" w:color="auto"/>
            </w:tcBorders>
            <w:shd w:val="clear" w:color="auto" w:fill="auto"/>
            <w:vAlign w:val="center"/>
            <w:hideMark/>
          </w:tcPr>
          <w:p w14:paraId="71E67C8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2456E3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2CA2F06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1ED7BE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w:t>
            </w:r>
          </w:p>
        </w:tc>
      </w:tr>
      <w:tr w:rsidR="008C2DCB" w:rsidRPr="008C2DCB" w14:paraId="70C773CA"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1ACF5E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36137F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3ADC5C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C89E844"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实施人员对系统的安装部署进行验证。</w:t>
            </w:r>
          </w:p>
        </w:tc>
        <w:tc>
          <w:tcPr>
            <w:tcW w:w="1480" w:type="dxa"/>
            <w:tcBorders>
              <w:top w:val="nil"/>
              <w:left w:val="nil"/>
              <w:bottom w:val="single" w:sz="4" w:space="0" w:color="auto"/>
              <w:right w:val="single" w:sz="4" w:space="0" w:color="auto"/>
            </w:tcBorders>
            <w:shd w:val="clear" w:color="auto" w:fill="auto"/>
            <w:vAlign w:val="center"/>
            <w:hideMark/>
          </w:tcPr>
          <w:p w14:paraId="31A06BA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24E64D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32</w:t>
            </w:r>
          </w:p>
        </w:tc>
        <w:tc>
          <w:tcPr>
            <w:tcW w:w="1080" w:type="dxa"/>
            <w:tcBorders>
              <w:top w:val="nil"/>
              <w:left w:val="nil"/>
              <w:bottom w:val="single" w:sz="4" w:space="0" w:color="auto"/>
              <w:right w:val="single" w:sz="4" w:space="0" w:color="auto"/>
            </w:tcBorders>
            <w:shd w:val="clear" w:color="auto" w:fill="auto"/>
            <w:vAlign w:val="center"/>
            <w:hideMark/>
          </w:tcPr>
          <w:p w14:paraId="447F8C6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6C39643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2,560.00</w:t>
            </w:r>
          </w:p>
        </w:tc>
      </w:tr>
      <w:tr w:rsidR="008C2DCB" w:rsidRPr="008C2DCB" w14:paraId="4537014F"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EB2017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DF03B6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422D4B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746B690"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编制文件服务器备份方案和脚本。</w:t>
            </w:r>
          </w:p>
        </w:tc>
        <w:tc>
          <w:tcPr>
            <w:tcW w:w="1480" w:type="dxa"/>
            <w:tcBorders>
              <w:top w:val="nil"/>
              <w:left w:val="nil"/>
              <w:bottom w:val="single" w:sz="4" w:space="0" w:color="auto"/>
              <w:right w:val="single" w:sz="4" w:space="0" w:color="auto"/>
            </w:tcBorders>
            <w:shd w:val="clear" w:color="auto" w:fill="auto"/>
            <w:vAlign w:val="center"/>
            <w:hideMark/>
          </w:tcPr>
          <w:p w14:paraId="7ED67C7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572C0D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64</w:t>
            </w:r>
          </w:p>
        </w:tc>
        <w:tc>
          <w:tcPr>
            <w:tcW w:w="1080" w:type="dxa"/>
            <w:tcBorders>
              <w:top w:val="nil"/>
              <w:left w:val="nil"/>
              <w:bottom w:val="single" w:sz="4" w:space="0" w:color="auto"/>
              <w:right w:val="single" w:sz="4" w:space="0" w:color="auto"/>
            </w:tcBorders>
            <w:shd w:val="clear" w:color="auto" w:fill="auto"/>
            <w:vAlign w:val="center"/>
            <w:hideMark/>
          </w:tcPr>
          <w:p w14:paraId="1E5DEF6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4B6D5DB"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5,120.00</w:t>
            </w:r>
          </w:p>
        </w:tc>
      </w:tr>
      <w:tr w:rsidR="008C2DCB" w:rsidRPr="008C2DCB" w14:paraId="792BBC1E"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A3A09D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F995F2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9E3CB9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305F55C"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编制数据库备份方案和脚本。</w:t>
            </w:r>
          </w:p>
        </w:tc>
        <w:tc>
          <w:tcPr>
            <w:tcW w:w="1480" w:type="dxa"/>
            <w:tcBorders>
              <w:top w:val="nil"/>
              <w:left w:val="nil"/>
              <w:bottom w:val="single" w:sz="4" w:space="0" w:color="auto"/>
              <w:right w:val="single" w:sz="4" w:space="0" w:color="auto"/>
            </w:tcBorders>
            <w:shd w:val="clear" w:color="auto" w:fill="auto"/>
            <w:vAlign w:val="center"/>
            <w:hideMark/>
          </w:tcPr>
          <w:p w14:paraId="56A2A94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945075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64</w:t>
            </w:r>
          </w:p>
        </w:tc>
        <w:tc>
          <w:tcPr>
            <w:tcW w:w="1080" w:type="dxa"/>
            <w:tcBorders>
              <w:top w:val="nil"/>
              <w:left w:val="nil"/>
              <w:bottom w:val="single" w:sz="4" w:space="0" w:color="auto"/>
              <w:right w:val="single" w:sz="4" w:space="0" w:color="auto"/>
            </w:tcBorders>
            <w:shd w:val="clear" w:color="auto" w:fill="auto"/>
            <w:vAlign w:val="center"/>
            <w:hideMark/>
          </w:tcPr>
          <w:p w14:paraId="2837B32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7BE0C67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5,120.00</w:t>
            </w:r>
          </w:p>
        </w:tc>
      </w:tr>
      <w:tr w:rsidR="008C2DCB" w:rsidRPr="008C2DCB" w14:paraId="4E802048"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DDCBDE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86E8CF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422496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266C950"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对系统进行部署后测试。</w:t>
            </w:r>
          </w:p>
        </w:tc>
        <w:tc>
          <w:tcPr>
            <w:tcW w:w="1480" w:type="dxa"/>
            <w:tcBorders>
              <w:top w:val="nil"/>
              <w:left w:val="nil"/>
              <w:bottom w:val="single" w:sz="4" w:space="0" w:color="auto"/>
              <w:right w:val="single" w:sz="4" w:space="0" w:color="auto"/>
            </w:tcBorders>
            <w:shd w:val="clear" w:color="auto" w:fill="auto"/>
            <w:vAlign w:val="center"/>
            <w:hideMark/>
          </w:tcPr>
          <w:p w14:paraId="2C45D42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DE9EBE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32</w:t>
            </w:r>
          </w:p>
        </w:tc>
        <w:tc>
          <w:tcPr>
            <w:tcW w:w="1080" w:type="dxa"/>
            <w:tcBorders>
              <w:top w:val="nil"/>
              <w:left w:val="nil"/>
              <w:bottom w:val="single" w:sz="4" w:space="0" w:color="auto"/>
              <w:right w:val="single" w:sz="4" w:space="0" w:color="auto"/>
            </w:tcBorders>
            <w:shd w:val="clear" w:color="auto" w:fill="auto"/>
            <w:vAlign w:val="center"/>
            <w:hideMark/>
          </w:tcPr>
          <w:p w14:paraId="620C258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707BA3B"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2,560.00</w:t>
            </w:r>
          </w:p>
        </w:tc>
      </w:tr>
      <w:tr w:rsidR="008C2DCB" w:rsidRPr="008C2DCB" w14:paraId="4A9FD90F"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463428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EFAE1E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49B8ED46"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56738386"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320</w:t>
            </w:r>
          </w:p>
        </w:tc>
        <w:tc>
          <w:tcPr>
            <w:tcW w:w="1080" w:type="dxa"/>
            <w:tcBorders>
              <w:top w:val="nil"/>
              <w:left w:val="nil"/>
              <w:bottom w:val="single" w:sz="4" w:space="0" w:color="auto"/>
              <w:right w:val="single" w:sz="4" w:space="0" w:color="auto"/>
            </w:tcBorders>
            <w:shd w:val="clear" w:color="auto" w:fill="auto"/>
            <w:vAlign w:val="center"/>
            <w:hideMark/>
          </w:tcPr>
          <w:p w14:paraId="28899781"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4185F1F3"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25,600.00</w:t>
            </w:r>
          </w:p>
        </w:tc>
      </w:tr>
      <w:tr w:rsidR="008C2DCB" w:rsidRPr="008C2DCB" w14:paraId="5732AADF" w14:textId="77777777" w:rsidTr="008C2DCB">
        <w:trPr>
          <w:trHeight w:val="480"/>
          <w:jc w:val="center"/>
        </w:trPr>
        <w:tc>
          <w:tcPr>
            <w:tcW w:w="1080" w:type="dxa"/>
            <w:vMerge/>
            <w:tcBorders>
              <w:top w:val="nil"/>
              <w:left w:val="single" w:sz="4" w:space="0" w:color="auto"/>
              <w:bottom w:val="single" w:sz="4" w:space="0" w:color="000000"/>
              <w:right w:val="single" w:sz="4" w:space="0" w:color="auto"/>
            </w:tcBorders>
            <w:vAlign w:val="center"/>
            <w:hideMark/>
          </w:tcPr>
          <w:p w14:paraId="7156EFD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F3CBBD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FEF6C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本地化调整</w:t>
            </w:r>
          </w:p>
        </w:tc>
        <w:tc>
          <w:tcPr>
            <w:tcW w:w="3400" w:type="dxa"/>
            <w:tcBorders>
              <w:top w:val="nil"/>
              <w:left w:val="nil"/>
              <w:bottom w:val="single" w:sz="4" w:space="0" w:color="auto"/>
              <w:right w:val="single" w:sz="4" w:space="0" w:color="auto"/>
            </w:tcBorders>
            <w:shd w:val="clear" w:color="auto" w:fill="auto"/>
            <w:vAlign w:val="center"/>
            <w:hideMark/>
          </w:tcPr>
          <w:p w14:paraId="1B4D272D"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根据本地环境对业务服务器的参数进行调整</w:t>
            </w:r>
          </w:p>
        </w:tc>
        <w:tc>
          <w:tcPr>
            <w:tcW w:w="1480" w:type="dxa"/>
            <w:tcBorders>
              <w:top w:val="nil"/>
              <w:left w:val="nil"/>
              <w:bottom w:val="single" w:sz="4" w:space="0" w:color="auto"/>
              <w:right w:val="single" w:sz="4" w:space="0" w:color="auto"/>
            </w:tcBorders>
            <w:shd w:val="clear" w:color="auto" w:fill="auto"/>
            <w:vAlign w:val="center"/>
            <w:hideMark/>
          </w:tcPr>
          <w:p w14:paraId="79E4B3C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55D0B4C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42B3081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694A01C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1,280.00</w:t>
            </w:r>
          </w:p>
        </w:tc>
      </w:tr>
      <w:tr w:rsidR="008C2DCB" w:rsidRPr="008C2DCB" w14:paraId="29512C36" w14:textId="77777777" w:rsidTr="008C2DCB">
        <w:trPr>
          <w:trHeight w:val="480"/>
          <w:jc w:val="center"/>
        </w:trPr>
        <w:tc>
          <w:tcPr>
            <w:tcW w:w="1080" w:type="dxa"/>
            <w:vMerge/>
            <w:tcBorders>
              <w:top w:val="nil"/>
              <w:left w:val="single" w:sz="4" w:space="0" w:color="auto"/>
              <w:bottom w:val="single" w:sz="4" w:space="0" w:color="000000"/>
              <w:right w:val="single" w:sz="4" w:space="0" w:color="auto"/>
            </w:tcBorders>
            <w:vAlign w:val="center"/>
            <w:hideMark/>
          </w:tcPr>
          <w:p w14:paraId="4DD211B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EFE781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352DA2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2C891B43"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根据本地硬件环境对文件服务器的实施方式进行调整</w:t>
            </w:r>
          </w:p>
        </w:tc>
        <w:tc>
          <w:tcPr>
            <w:tcW w:w="1480" w:type="dxa"/>
            <w:tcBorders>
              <w:top w:val="nil"/>
              <w:left w:val="nil"/>
              <w:bottom w:val="single" w:sz="4" w:space="0" w:color="auto"/>
              <w:right w:val="single" w:sz="4" w:space="0" w:color="auto"/>
            </w:tcBorders>
            <w:shd w:val="clear" w:color="auto" w:fill="auto"/>
            <w:vAlign w:val="center"/>
            <w:hideMark/>
          </w:tcPr>
          <w:p w14:paraId="22E7992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29EC4A4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68E9A9E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6728F52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1,280.00</w:t>
            </w:r>
          </w:p>
        </w:tc>
      </w:tr>
      <w:tr w:rsidR="008C2DCB" w:rsidRPr="008C2DCB" w14:paraId="44480164" w14:textId="77777777" w:rsidTr="008C2DCB">
        <w:trPr>
          <w:trHeight w:val="480"/>
          <w:jc w:val="center"/>
        </w:trPr>
        <w:tc>
          <w:tcPr>
            <w:tcW w:w="1080" w:type="dxa"/>
            <w:vMerge/>
            <w:tcBorders>
              <w:top w:val="nil"/>
              <w:left w:val="single" w:sz="4" w:space="0" w:color="auto"/>
              <w:bottom w:val="single" w:sz="4" w:space="0" w:color="000000"/>
              <w:right w:val="single" w:sz="4" w:space="0" w:color="auto"/>
            </w:tcBorders>
            <w:vAlign w:val="center"/>
            <w:hideMark/>
          </w:tcPr>
          <w:p w14:paraId="2A19EE0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FCE722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DFDADD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803C882" w14:textId="77777777" w:rsidR="008C2DCB" w:rsidRPr="008C2DCB" w:rsidRDefault="008C2DCB" w:rsidP="008C2DCB">
            <w:pPr>
              <w:widowControl/>
              <w:spacing w:line="240" w:lineRule="auto"/>
              <w:ind w:firstLineChars="0" w:firstLine="0"/>
              <w:rPr>
                <w:rFonts w:ascii="宋体" w:hAnsi="宋体" w:cs="宋体"/>
                <w:color w:val="000000"/>
                <w:kern w:val="0"/>
                <w:sz w:val="20"/>
              </w:rPr>
            </w:pPr>
            <w:r w:rsidRPr="008C2DCB">
              <w:rPr>
                <w:rFonts w:ascii="宋体" w:hAnsi="宋体" w:cs="宋体" w:hint="eastAsia"/>
                <w:color w:val="000000"/>
                <w:kern w:val="0"/>
                <w:sz w:val="20"/>
              </w:rPr>
              <w:t>根据本地硬件环境对数据库实施方式进行调整</w:t>
            </w:r>
          </w:p>
        </w:tc>
        <w:tc>
          <w:tcPr>
            <w:tcW w:w="1480" w:type="dxa"/>
            <w:tcBorders>
              <w:top w:val="nil"/>
              <w:left w:val="nil"/>
              <w:bottom w:val="single" w:sz="4" w:space="0" w:color="auto"/>
              <w:right w:val="single" w:sz="4" w:space="0" w:color="auto"/>
            </w:tcBorders>
            <w:shd w:val="clear" w:color="auto" w:fill="auto"/>
            <w:vAlign w:val="center"/>
            <w:hideMark/>
          </w:tcPr>
          <w:p w14:paraId="042FF92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F76CD9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4BB949E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E552A6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1,280.00</w:t>
            </w:r>
          </w:p>
        </w:tc>
      </w:tr>
      <w:tr w:rsidR="008C2DCB" w:rsidRPr="008C2DCB" w14:paraId="0CA48D9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96A229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7BE86E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3490ECE"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24C996A1"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64A47541"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14333C7F"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3,840.00</w:t>
            </w:r>
          </w:p>
        </w:tc>
      </w:tr>
      <w:tr w:rsidR="008C2DCB" w:rsidRPr="008C2DCB" w14:paraId="3E28AA5F" w14:textId="77777777" w:rsidTr="008C2DCB">
        <w:trPr>
          <w:trHeight w:val="720"/>
          <w:jc w:val="center"/>
        </w:trPr>
        <w:tc>
          <w:tcPr>
            <w:tcW w:w="1080" w:type="dxa"/>
            <w:vMerge/>
            <w:tcBorders>
              <w:top w:val="nil"/>
              <w:left w:val="single" w:sz="4" w:space="0" w:color="auto"/>
              <w:bottom w:val="single" w:sz="4" w:space="0" w:color="000000"/>
              <w:right w:val="single" w:sz="4" w:space="0" w:color="auto"/>
            </w:tcBorders>
            <w:vAlign w:val="center"/>
            <w:hideMark/>
          </w:tcPr>
          <w:p w14:paraId="1FD9595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046076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9699E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系统运维</w:t>
            </w:r>
          </w:p>
        </w:tc>
        <w:tc>
          <w:tcPr>
            <w:tcW w:w="3400" w:type="dxa"/>
            <w:tcBorders>
              <w:top w:val="nil"/>
              <w:left w:val="nil"/>
              <w:bottom w:val="single" w:sz="4" w:space="0" w:color="auto"/>
              <w:right w:val="single" w:sz="4" w:space="0" w:color="auto"/>
            </w:tcBorders>
            <w:shd w:val="clear" w:color="auto" w:fill="auto"/>
            <w:vAlign w:val="center"/>
            <w:hideMark/>
          </w:tcPr>
          <w:p w14:paraId="319A7E6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每日对硬件运行环境定期进行检查、运行参数调整，包括磁盘空间、I/O读写、内存使用量、CPU使用情况等</w:t>
            </w:r>
          </w:p>
        </w:tc>
        <w:tc>
          <w:tcPr>
            <w:tcW w:w="1480" w:type="dxa"/>
            <w:tcBorders>
              <w:top w:val="nil"/>
              <w:left w:val="nil"/>
              <w:bottom w:val="single" w:sz="4" w:space="0" w:color="auto"/>
              <w:right w:val="single" w:sz="4" w:space="0" w:color="auto"/>
            </w:tcBorders>
            <w:shd w:val="clear" w:color="auto" w:fill="auto"/>
            <w:vAlign w:val="center"/>
            <w:hideMark/>
          </w:tcPr>
          <w:p w14:paraId="0EEFB5D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D20E2F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928</w:t>
            </w:r>
          </w:p>
        </w:tc>
        <w:tc>
          <w:tcPr>
            <w:tcW w:w="1080" w:type="dxa"/>
            <w:tcBorders>
              <w:top w:val="nil"/>
              <w:left w:val="nil"/>
              <w:bottom w:val="single" w:sz="4" w:space="0" w:color="auto"/>
              <w:right w:val="single" w:sz="4" w:space="0" w:color="auto"/>
            </w:tcBorders>
            <w:shd w:val="clear" w:color="auto" w:fill="auto"/>
            <w:vAlign w:val="center"/>
            <w:hideMark/>
          </w:tcPr>
          <w:p w14:paraId="11AECA2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798D55F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74,240.00</w:t>
            </w:r>
          </w:p>
        </w:tc>
      </w:tr>
      <w:tr w:rsidR="008C2DCB" w:rsidRPr="008C2DCB" w14:paraId="402A598C" w14:textId="77777777" w:rsidTr="008C2DCB">
        <w:trPr>
          <w:trHeight w:val="480"/>
          <w:jc w:val="center"/>
        </w:trPr>
        <w:tc>
          <w:tcPr>
            <w:tcW w:w="1080" w:type="dxa"/>
            <w:vMerge/>
            <w:tcBorders>
              <w:top w:val="nil"/>
              <w:left w:val="single" w:sz="4" w:space="0" w:color="auto"/>
              <w:bottom w:val="single" w:sz="4" w:space="0" w:color="000000"/>
              <w:right w:val="single" w:sz="4" w:space="0" w:color="auto"/>
            </w:tcBorders>
            <w:vAlign w:val="center"/>
            <w:hideMark/>
          </w:tcPr>
          <w:p w14:paraId="391CC1D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F466D2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BD6C65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2983C88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每日对业务运行情况进行检查，包括iis、tomcat、文件代理服务等</w:t>
            </w:r>
          </w:p>
        </w:tc>
        <w:tc>
          <w:tcPr>
            <w:tcW w:w="1480" w:type="dxa"/>
            <w:tcBorders>
              <w:top w:val="nil"/>
              <w:left w:val="nil"/>
              <w:bottom w:val="single" w:sz="4" w:space="0" w:color="auto"/>
              <w:right w:val="single" w:sz="4" w:space="0" w:color="auto"/>
            </w:tcBorders>
            <w:shd w:val="clear" w:color="auto" w:fill="auto"/>
            <w:vAlign w:val="center"/>
            <w:hideMark/>
          </w:tcPr>
          <w:p w14:paraId="3FB0C37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B47F06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464</w:t>
            </w:r>
          </w:p>
        </w:tc>
        <w:tc>
          <w:tcPr>
            <w:tcW w:w="1080" w:type="dxa"/>
            <w:tcBorders>
              <w:top w:val="nil"/>
              <w:left w:val="nil"/>
              <w:bottom w:val="single" w:sz="4" w:space="0" w:color="auto"/>
              <w:right w:val="single" w:sz="4" w:space="0" w:color="auto"/>
            </w:tcBorders>
            <w:shd w:val="clear" w:color="auto" w:fill="auto"/>
            <w:vAlign w:val="center"/>
            <w:hideMark/>
          </w:tcPr>
          <w:p w14:paraId="11DE1AB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0B30DF0"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37,120.00</w:t>
            </w:r>
          </w:p>
        </w:tc>
      </w:tr>
      <w:tr w:rsidR="008C2DCB" w:rsidRPr="008C2DCB" w14:paraId="26E31A81"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3BA33E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965781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4BDB28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C777FA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每日对数据库运行情况进行检查</w:t>
            </w:r>
          </w:p>
        </w:tc>
        <w:tc>
          <w:tcPr>
            <w:tcW w:w="1480" w:type="dxa"/>
            <w:tcBorders>
              <w:top w:val="nil"/>
              <w:left w:val="nil"/>
              <w:bottom w:val="single" w:sz="4" w:space="0" w:color="auto"/>
              <w:right w:val="single" w:sz="4" w:space="0" w:color="auto"/>
            </w:tcBorders>
            <w:shd w:val="clear" w:color="auto" w:fill="auto"/>
            <w:vAlign w:val="center"/>
            <w:hideMark/>
          </w:tcPr>
          <w:p w14:paraId="1F69C90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8518EF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928</w:t>
            </w:r>
          </w:p>
        </w:tc>
        <w:tc>
          <w:tcPr>
            <w:tcW w:w="1080" w:type="dxa"/>
            <w:tcBorders>
              <w:top w:val="nil"/>
              <w:left w:val="nil"/>
              <w:bottom w:val="single" w:sz="4" w:space="0" w:color="auto"/>
              <w:right w:val="single" w:sz="4" w:space="0" w:color="auto"/>
            </w:tcBorders>
            <w:shd w:val="clear" w:color="auto" w:fill="auto"/>
            <w:vAlign w:val="center"/>
            <w:hideMark/>
          </w:tcPr>
          <w:p w14:paraId="2BE79FB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6FE7B3A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74,240.00</w:t>
            </w:r>
          </w:p>
        </w:tc>
      </w:tr>
      <w:tr w:rsidR="008C2DCB" w:rsidRPr="008C2DCB" w14:paraId="42E19A5A"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17C99C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42576F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C519069"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201DEC34"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2320</w:t>
            </w:r>
          </w:p>
        </w:tc>
        <w:tc>
          <w:tcPr>
            <w:tcW w:w="1080" w:type="dxa"/>
            <w:tcBorders>
              <w:top w:val="nil"/>
              <w:left w:val="nil"/>
              <w:bottom w:val="single" w:sz="4" w:space="0" w:color="auto"/>
              <w:right w:val="single" w:sz="4" w:space="0" w:color="auto"/>
            </w:tcBorders>
            <w:shd w:val="clear" w:color="auto" w:fill="auto"/>
            <w:vAlign w:val="center"/>
            <w:hideMark/>
          </w:tcPr>
          <w:p w14:paraId="36FB5B7C"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63F180A8"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185,600.00</w:t>
            </w:r>
          </w:p>
        </w:tc>
      </w:tr>
      <w:tr w:rsidR="008C2DCB" w:rsidRPr="008C2DCB" w14:paraId="385C8C2F"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3EB490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804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545EA089"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合计</w:t>
            </w:r>
          </w:p>
        </w:tc>
        <w:tc>
          <w:tcPr>
            <w:tcW w:w="1080" w:type="dxa"/>
            <w:tcBorders>
              <w:top w:val="nil"/>
              <w:left w:val="nil"/>
              <w:bottom w:val="single" w:sz="4" w:space="0" w:color="auto"/>
              <w:right w:val="single" w:sz="4" w:space="0" w:color="auto"/>
            </w:tcBorders>
            <w:shd w:val="clear" w:color="auto" w:fill="auto"/>
            <w:vAlign w:val="center"/>
            <w:hideMark/>
          </w:tcPr>
          <w:p w14:paraId="4D418AAD"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2952</w:t>
            </w:r>
          </w:p>
        </w:tc>
        <w:tc>
          <w:tcPr>
            <w:tcW w:w="1080" w:type="dxa"/>
            <w:tcBorders>
              <w:top w:val="nil"/>
              <w:left w:val="nil"/>
              <w:bottom w:val="single" w:sz="4" w:space="0" w:color="auto"/>
              <w:right w:val="single" w:sz="4" w:space="0" w:color="auto"/>
            </w:tcBorders>
            <w:shd w:val="clear" w:color="auto" w:fill="auto"/>
            <w:vAlign w:val="center"/>
            <w:hideMark/>
          </w:tcPr>
          <w:p w14:paraId="6671DFB1"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399F8921"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236,160.00</w:t>
            </w:r>
          </w:p>
        </w:tc>
      </w:tr>
      <w:tr w:rsidR="008C2DCB" w:rsidRPr="008C2DCB" w14:paraId="062F66B8" w14:textId="77777777" w:rsidTr="008C2DCB">
        <w:trPr>
          <w:trHeight w:val="285"/>
          <w:jc w:val="center"/>
        </w:trPr>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7AAEB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预算管理</w:t>
            </w: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8D221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系统本地化开发</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62432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本地化需求调研</w:t>
            </w:r>
          </w:p>
        </w:tc>
        <w:tc>
          <w:tcPr>
            <w:tcW w:w="3400" w:type="dxa"/>
            <w:tcBorders>
              <w:top w:val="nil"/>
              <w:left w:val="nil"/>
              <w:bottom w:val="single" w:sz="4" w:space="0" w:color="auto"/>
              <w:right w:val="single" w:sz="4" w:space="0" w:color="auto"/>
            </w:tcBorders>
            <w:shd w:val="clear" w:color="auto" w:fill="auto"/>
            <w:noWrap/>
            <w:vAlign w:val="center"/>
            <w:hideMark/>
          </w:tcPr>
          <w:p w14:paraId="2BB7AEE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系统演示试用</w:t>
            </w:r>
          </w:p>
        </w:tc>
        <w:tc>
          <w:tcPr>
            <w:tcW w:w="1480" w:type="dxa"/>
            <w:tcBorders>
              <w:top w:val="nil"/>
              <w:left w:val="nil"/>
              <w:bottom w:val="single" w:sz="4" w:space="0" w:color="auto"/>
              <w:right w:val="single" w:sz="4" w:space="0" w:color="auto"/>
            </w:tcBorders>
            <w:shd w:val="clear" w:color="auto" w:fill="auto"/>
            <w:vAlign w:val="center"/>
            <w:hideMark/>
          </w:tcPr>
          <w:p w14:paraId="40BD851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1A6E35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3A6D999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9A9124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7F9FD612"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3845F6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84D0C5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EDE831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9574F3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收集差异化需求</w:t>
            </w:r>
          </w:p>
        </w:tc>
        <w:tc>
          <w:tcPr>
            <w:tcW w:w="1480" w:type="dxa"/>
            <w:tcBorders>
              <w:top w:val="nil"/>
              <w:left w:val="nil"/>
              <w:bottom w:val="single" w:sz="4" w:space="0" w:color="auto"/>
              <w:right w:val="single" w:sz="4" w:space="0" w:color="auto"/>
            </w:tcBorders>
            <w:shd w:val="clear" w:color="auto" w:fill="auto"/>
            <w:vAlign w:val="center"/>
            <w:hideMark/>
          </w:tcPr>
          <w:p w14:paraId="5586A64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29A4EB1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36DAFB1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9E05EC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17D46137"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1E4671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2532B8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BB9BBE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4F6A48E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差异化需求确认</w:t>
            </w:r>
          </w:p>
        </w:tc>
        <w:tc>
          <w:tcPr>
            <w:tcW w:w="1480" w:type="dxa"/>
            <w:tcBorders>
              <w:top w:val="nil"/>
              <w:left w:val="nil"/>
              <w:bottom w:val="single" w:sz="4" w:space="0" w:color="auto"/>
              <w:right w:val="single" w:sz="4" w:space="0" w:color="auto"/>
            </w:tcBorders>
            <w:shd w:val="clear" w:color="auto" w:fill="auto"/>
            <w:vAlign w:val="center"/>
            <w:hideMark/>
          </w:tcPr>
          <w:p w14:paraId="3B7CE5B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184B49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1B10869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6407BC6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w:t>
            </w:r>
          </w:p>
        </w:tc>
      </w:tr>
      <w:tr w:rsidR="008C2DCB" w:rsidRPr="008C2DCB" w14:paraId="564411DB"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9A236A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F16621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BD7DD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本地化需求设计</w:t>
            </w:r>
          </w:p>
        </w:tc>
        <w:tc>
          <w:tcPr>
            <w:tcW w:w="3400" w:type="dxa"/>
            <w:tcBorders>
              <w:top w:val="nil"/>
              <w:left w:val="nil"/>
              <w:bottom w:val="single" w:sz="4" w:space="0" w:color="auto"/>
              <w:right w:val="single" w:sz="4" w:space="0" w:color="auto"/>
            </w:tcBorders>
            <w:shd w:val="clear" w:color="auto" w:fill="auto"/>
            <w:noWrap/>
            <w:vAlign w:val="center"/>
            <w:hideMark/>
          </w:tcPr>
          <w:p w14:paraId="2890B22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需求分析</w:t>
            </w:r>
          </w:p>
        </w:tc>
        <w:tc>
          <w:tcPr>
            <w:tcW w:w="1480" w:type="dxa"/>
            <w:tcBorders>
              <w:top w:val="nil"/>
              <w:left w:val="nil"/>
              <w:bottom w:val="single" w:sz="4" w:space="0" w:color="auto"/>
              <w:right w:val="single" w:sz="4" w:space="0" w:color="auto"/>
            </w:tcBorders>
            <w:shd w:val="clear" w:color="auto" w:fill="auto"/>
            <w:vAlign w:val="center"/>
            <w:hideMark/>
          </w:tcPr>
          <w:p w14:paraId="520EC22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B3C33E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6FA012E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6B02675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0D60EB16"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C6DEBE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FFEF11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2744E8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2F59A6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DEMO制作</w:t>
            </w:r>
          </w:p>
        </w:tc>
        <w:tc>
          <w:tcPr>
            <w:tcW w:w="1480" w:type="dxa"/>
            <w:tcBorders>
              <w:top w:val="nil"/>
              <w:left w:val="nil"/>
              <w:bottom w:val="single" w:sz="4" w:space="0" w:color="auto"/>
              <w:right w:val="single" w:sz="4" w:space="0" w:color="auto"/>
            </w:tcBorders>
            <w:shd w:val="clear" w:color="auto" w:fill="auto"/>
            <w:vAlign w:val="center"/>
            <w:hideMark/>
          </w:tcPr>
          <w:p w14:paraId="03309FC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B6E90F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5BBD829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046F63B"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4,800.00</w:t>
            </w:r>
          </w:p>
        </w:tc>
      </w:tr>
      <w:tr w:rsidR="008C2DCB" w:rsidRPr="008C2DCB" w14:paraId="6263903B"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5A27609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3B06FA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2B7E60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400999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详细开发设计方案</w:t>
            </w:r>
          </w:p>
        </w:tc>
        <w:tc>
          <w:tcPr>
            <w:tcW w:w="1480" w:type="dxa"/>
            <w:tcBorders>
              <w:top w:val="nil"/>
              <w:left w:val="nil"/>
              <w:bottom w:val="single" w:sz="4" w:space="0" w:color="auto"/>
              <w:right w:val="single" w:sz="4" w:space="0" w:color="auto"/>
            </w:tcBorders>
            <w:shd w:val="clear" w:color="auto" w:fill="auto"/>
            <w:vAlign w:val="center"/>
            <w:hideMark/>
          </w:tcPr>
          <w:p w14:paraId="1612450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5EDDB7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120</w:t>
            </w:r>
          </w:p>
        </w:tc>
        <w:tc>
          <w:tcPr>
            <w:tcW w:w="1080" w:type="dxa"/>
            <w:tcBorders>
              <w:top w:val="nil"/>
              <w:left w:val="nil"/>
              <w:bottom w:val="single" w:sz="4" w:space="0" w:color="auto"/>
              <w:right w:val="single" w:sz="4" w:space="0" w:color="auto"/>
            </w:tcBorders>
            <w:shd w:val="clear" w:color="auto" w:fill="auto"/>
            <w:vAlign w:val="center"/>
            <w:hideMark/>
          </w:tcPr>
          <w:p w14:paraId="2109C64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F08DF1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12,000.00</w:t>
            </w:r>
          </w:p>
        </w:tc>
      </w:tr>
      <w:tr w:rsidR="008C2DCB" w:rsidRPr="008C2DCB" w14:paraId="3388FCBF"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0A1129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E52AE3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4F2C79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10DF50C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开发计划</w:t>
            </w:r>
          </w:p>
        </w:tc>
        <w:tc>
          <w:tcPr>
            <w:tcW w:w="1480" w:type="dxa"/>
            <w:tcBorders>
              <w:top w:val="nil"/>
              <w:left w:val="nil"/>
              <w:bottom w:val="single" w:sz="4" w:space="0" w:color="auto"/>
              <w:right w:val="single" w:sz="4" w:space="0" w:color="auto"/>
            </w:tcBorders>
            <w:shd w:val="clear" w:color="auto" w:fill="auto"/>
            <w:vAlign w:val="center"/>
            <w:hideMark/>
          </w:tcPr>
          <w:p w14:paraId="622BD91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733EA3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2DAC6BC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AAEEB6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124360B1"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95505A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DC792F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C5DF4C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2B8386F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DEMO演示</w:t>
            </w:r>
          </w:p>
        </w:tc>
        <w:tc>
          <w:tcPr>
            <w:tcW w:w="1480" w:type="dxa"/>
            <w:tcBorders>
              <w:top w:val="nil"/>
              <w:left w:val="nil"/>
              <w:bottom w:val="single" w:sz="4" w:space="0" w:color="auto"/>
              <w:right w:val="single" w:sz="4" w:space="0" w:color="auto"/>
            </w:tcBorders>
            <w:shd w:val="clear" w:color="auto" w:fill="auto"/>
            <w:vAlign w:val="center"/>
            <w:hideMark/>
          </w:tcPr>
          <w:p w14:paraId="6FDCF54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AB9F52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1AFE2BD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3E48EB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w:t>
            </w:r>
          </w:p>
        </w:tc>
      </w:tr>
      <w:tr w:rsidR="008C2DCB" w:rsidRPr="008C2DCB" w14:paraId="65B5C26D"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DE11CD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01C93A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359AAA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01F40CC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需求分析报告</w:t>
            </w:r>
          </w:p>
        </w:tc>
        <w:tc>
          <w:tcPr>
            <w:tcW w:w="1480" w:type="dxa"/>
            <w:tcBorders>
              <w:top w:val="nil"/>
              <w:left w:val="nil"/>
              <w:bottom w:val="single" w:sz="4" w:space="0" w:color="auto"/>
              <w:right w:val="single" w:sz="4" w:space="0" w:color="auto"/>
            </w:tcBorders>
            <w:shd w:val="clear" w:color="auto" w:fill="auto"/>
            <w:vAlign w:val="center"/>
            <w:hideMark/>
          </w:tcPr>
          <w:p w14:paraId="0A9BF7A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C79949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7F45850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90CA8D5"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w:t>
            </w:r>
          </w:p>
        </w:tc>
      </w:tr>
      <w:tr w:rsidR="008C2DCB" w:rsidRPr="008C2DCB" w14:paraId="5181C48F"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8F0C1A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741759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548E07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17D93C4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最终DEMO调整</w:t>
            </w:r>
          </w:p>
        </w:tc>
        <w:tc>
          <w:tcPr>
            <w:tcW w:w="1480" w:type="dxa"/>
            <w:tcBorders>
              <w:top w:val="nil"/>
              <w:left w:val="nil"/>
              <w:bottom w:val="single" w:sz="4" w:space="0" w:color="auto"/>
              <w:right w:val="single" w:sz="4" w:space="0" w:color="auto"/>
            </w:tcBorders>
            <w:shd w:val="clear" w:color="auto" w:fill="auto"/>
            <w:vAlign w:val="center"/>
            <w:hideMark/>
          </w:tcPr>
          <w:p w14:paraId="03EA6F5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3BD7C7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275D061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6BED1C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w:t>
            </w:r>
          </w:p>
        </w:tc>
      </w:tr>
      <w:tr w:rsidR="008C2DCB" w:rsidRPr="008C2DCB" w14:paraId="22F4498A"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A5E8DE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87766C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7ADFA0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285D479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最终需求确认</w:t>
            </w:r>
          </w:p>
        </w:tc>
        <w:tc>
          <w:tcPr>
            <w:tcW w:w="1480" w:type="dxa"/>
            <w:tcBorders>
              <w:top w:val="nil"/>
              <w:left w:val="nil"/>
              <w:bottom w:val="single" w:sz="4" w:space="0" w:color="auto"/>
              <w:right w:val="single" w:sz="4" w:space="0" w:color="auto"/>
            </w:tcBorders>
            <w:shd w:val="clear" w:color="auto" w:fill="auto"/>
            <w:vAlign w:val="center"/>
            <w:hideMark/>
          </w:tcPr>
          <w:p w14:paraId="1D913BE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7B4265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0530E45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FB5225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63134C3F"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0B6015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15EF22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7D745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本地化需求实现</w:t>
            </w:r>
          </w:p>
        </w:tc>
        <w:tc>
          <w:tcPr>
            <w:tcW w:w="3400" w:type="dxa"/>
            <w:tcBorders>
              <w:top w:val="nil"/>
              <w:left w:val="nil"/>
              <w:bottom w:val="single" w:sz="4" w:space="0" w:color="auto"/>
              <w:right w:val="single" w:sz="4" w:space="0" w:color="auto"/>
            </w:tcBorders>
            <w:shd w:val="clear" w:color="auto" w:fill="auto"/>
            <w:noWrap/>
            <w:vAlign w:val="center"/>
            <w:hideMark/>
          </w:tcPr>
          <w:p w14:paraId="41E4750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开发环境搭建</w:t>
            </w:r>
          </w:p>
        </w:tc>
        <w:tc>
          <w:tcPr>
            <w:tcW w:w="1480" w:type="dxa"/>
            <w:tcBorders>
              <w:top w:val="nil"/>
              <w:left w:val="nil"/>
              <w:bottom w:val="single" w:sz="4" w:space="0" w:color="auto"/>
              <w:right w:val="single" w:sz="4" w:space="0" w:color="auto"/>
            </w:tcBorders>
            <w:shd w:val="clear" w:color="auto" w:fill="auto"/>
            <w:vAlign w:val="center"/>
            <w:hideMark/>
          </w:tcPr>
          <w:p w14:paraId="746AAEC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BC0510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5BF144B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1E5419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77CDCAC3"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66104C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300EB6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552E52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82D8E6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数据库搭建</w:t>
            </w:r>
          </w:p>
        </w:tc>
        <w:tc>
          <w:tcPr>
            <w:tcW w:w="1480" w:type="dxa"/>
            <w:tcBorders>
              <w:top w:val="nil"/>
              <w:left w:val="nil"/>
              <w:bottom w:val="single" w:sz="4" w:space="0" w:color="auto"/>
              <w:right w:val="single" w:sz="4" w:space="0" w:color="auto"/>
            </w:tcBorders>
            <w:shd w:val="clear" w:color="auto" w:fill="auto"/>
            <w:vAlign w:val="center"/>
            <w:hideMark/>
          </w:tcPr>
          <w:p w14:paraId="36BD5E6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9DBBD2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1DF5822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6E8ECFFB"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739691F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CE8A15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3823BE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640063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413A95E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代码-架构</w:t>
            </w:r>
          </w:p>
        </w:tc>
        <w:tc>
          <w:tcPr>
            <w:tcW w:w="1480" w:type="dxa"/>
            <w:tcBorders>
              <w:top w:val="nil"/>
              <w:left w:val="nil"/>
              <w:bottom w:val="single" w:sz="4" w:space="0" w:color="auto"/>
              <w:right w:val="single" w:sz="4" w:space="0" w:color="auto"/>
            </w:tcBorders>
            <w:shd w:val="clear" w:color="auto" w:fill="auto"/>
            <w:vAlign w:val="center"/>
            <w:hideMark/>
          </w:tcPr>
          <w:p w14:paraId="7F950A9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3C5317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0F080CA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2DB569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w:t>
            </w:r>
          </w:p>
        </w:tc>
      </w:tr>
      <w:tr w:rsidR="008C2DCB" w:rsidRPr="008C2DCB" w14:paraId="6F674F04"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26B5F4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C3385B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F9D32E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4CB723C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代码-数据库</w:t>
            </w:r>
          </w:p>
        </w:tc>
        <w:tc>
          <w:tcPr>
            <w:tcW w:w="1480" w:type="dxa"/>
            <w:tcBorders>
              <w:top w:val="nil"/>
              <w:left w:val="nil"/>
              <w:bottom w:val="single" w:sz="4" w:space="0" w:color="auto"/>
              <w:right w:val="single" w:sz="4" w:space="0" w:color="auto"/>
            </w:tcBorders>
            <w:shd w:val="clear" w:color="auto" w:fill="auto"/>
            <w:vAlign w:val="center"/>
            <w:hideMark/>
          </w:tcPr>
          <w:p w14:paraId="28E3A0E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FA1303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168</w:t>
            </w:r>
          </w:p>
        </w:tc>
        <w:tc>
          <w:tcPr>
            <w:tcW w:w="1080" w:type="dxa"/>
            <w:tcBorders>
              <w:top w:val="nil"/>
              <w:left w:val="nil"/>
              <w:bottom w:val="single" w:sz="4" w:space="0" w:color="auto"/>
              <w:right w:val="single" w:sz="4" w:space="0" w:color="auto"/>
            </w:tcBorders>
            <w:shd w:val="clear" w:color="auto" w:fill="auto"/>
            <w:vAlign w:val="center"/>
            <w:hideMark/>
          </w:tcPr>
          <w:p w14:paraId="25C457F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86FADB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16,800.00</w:t>
            </w:r>
          </w:p>
        </w:tc>
      </w:tr>
      <w:tr w:rsidR="008C2DCB" w:rsidRPr="008C2DCB" w14:paraId="7B262888"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94F460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13FA62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1D63E4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31FD2E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代码-web前端</w:t>
            </w:r>
          </w:p>
        </w:tc>
        <w:tc>
          <w:tcPr>
            <w:tcW w:w="1480" w:type="dxa"/>
            <w:tcBorders>
              <w:top w:val="nil"/>
              <w:left w:val="nil"/>
              <w:bottom w:val="single" w:sz="4" w:space="0" w:color="auto"/>
              <w:right w:val="single" w:sz="4" w:space="0" w:color="auto"/>
            </w:tcBorders>
            <w:shd w:val="clear" w:color="auto" w:fill="auto"/>
            <w:vAlign w:val="center"/>
            <w:hideMark/>
          </w:tcPr>
          <w:p w14:paraId="66EBC39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DBB242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168</w:t>
            </w:r>
          </w:p>
        </w:tc>
        <w:tc>
          <w:tcPr>
            <w:tcW w:w="1080" w:type="dxa"/>
            <w:tcBorders>
              <w:top w:val="nil"/>
              <w:left w:val="nil"/>
              <w:bottom w:val="single" w:sz="4" w:space="0" w:color="auto"/>
              <w:right w:val="single" w:sz="4" w:space="0" w:color="auto"/>
            </w:tcBorders>
            <w:shd w:val="clear" w:color="auto" w:fill="auto"/>
            <w:vAlign w:val="center"/>
            <w:hideMark/>
          </w:tcPr>
          <w:p w14:paraId="0F6639F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FCA9E4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16,800.00</w:t>
            </w:r>
          </w:p>
        </w:tc>
      </w:tr>
      <w:tr w:rsidR="008C2DCB" w:rsidRPr="008C2DCB" w14:paraId="558624E0"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1EDF27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07B082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AF4D35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0D5C247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代码-review</w:t>
            </w:r>
          </w:p>
        </w:tc>
        <w:tc>
          <w:tcPr>
            <w:tcW w:w="1480" w:type="dxa"/>
            <w:tcBorders>
              <w:top w:val="nil"/>
              <w:left w:val="nil"/>
              <w:bottom w:val="single" w:sz="4" w:space="0" w:color="auto"/>
              <w:right w:val="single" w:sz="4" w:space="0" w:color="auto"/>
            </w:tcBorders>
            <w:shd w:val="clear" w:color="auto" w:fill="auto"/>
            <w:vAlign w:val="center"/>
            <w:hideMark/>
          </w:tcPr>
          <w:p w14:paraId="22EFD91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668753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120</w:t>
            </w:r>
          </w:p>
        </w:tc>
        <w:tc>
          <w:tcPr>
            <w:tcW w:w="1080" w:type="dxa"/>
            <w:tcBorders>
              <w:top w:val="nil"/>
              <w:left w:val="nil"/>
              <w:bottom w:val="single" w:sz="4" w:space="0" w:color="auto"/>
              <w:right w:val="single" w:sz="4" w:space="0" w:color="auto"/>
            </w:tcBorders>
            <w:shd w:val="clear" w:color="auto" w:fill="auto"/>
            <w:vAlign w:val="center"/>
            <w:hideMark/>
          </w:tcPr>
          <w:p w14:paraId="50649BD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EBC369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12,000.00</w:t>
            </w:r>
          </w:p>
        </w:tc>
      </w:tr>
      <w:tr w:rsidR="008C2DCB" w:rsidRPr="008C2DCB" w14:paraId="121EF050"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6419B2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DEA626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3CE534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2D5D8B7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开发阶段bug修复</w:t>
            </w:r>
          </w:p>
        </w:tc>
        <w:tc>
          <w:tcPr>
            <w:tcW w:w="1480" w:type="dxa"/>
            <w:tcBorders>
              <w:top w:val="nil"/>
              <w:left w:val="nil"/>
              <w:bottom w:val="single" w:sz="4" w:space="0" w:color="auto"/>
              <w:right w:val="single" w:sz="4" w:space="0" w:color="auto"/>
            </w:tcBorders>
            <w:shd w:val="clear" w:color="auto" w:fill="auto"/>
            <w:vAlign w:val="center"/>
            <w:hideMark/>
          </w:tcPr>
          <w:p w14:paraId="78BBD7F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9596EC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72</w:t>
            </w:r>
          </w:p>
        </w:tc>
        <w:tc>
          <w:tcPr>
            <w:tcW w:w="1080" w:type="dxa"/>
            <w:tcBorders>
              <w:top w:val="nil"/>
              <w:left w:val="nil"/>
              <w:bottom w:val="single" w:sz="4" w:space="0" w:color="auto"/>
              <w:right w:val="single" w:sz="4" w:space="0" w:color="auto"/>
            </w:tcBorders>
            <w:shd w:val="clear" w:color="auto" w:fill="auto"/>
            <w:vAlign w:val="center"/>
            <w:hideMark/>
          </w:tcPr>
          <w:p w14:paraId="56FCBEB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92D18D8"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7,200.00</w:t>
            </w:r>
          </w:p>
        </w:tc>
      </w:tr>
      <w:tr w:rsidR="008C2DCB" w:rsidRPr="008C2DCB" w14:paraId="122633A9"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7F5D85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D7A8DE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1A2A52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77A6483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设计、架构文档编写</w:t>
            </w:r>
          </w:p>
        </w:tc>
        <w:tc>
          <w:tcPr>
            <w:tcW w:w="1480" w:type="dxa"/>
            <w:tcBorders>
              <w:top w:val="nil"/>
              <w:left w:val="nil"/>
              <w:bottom w:val="single" w:sz="4" w:space="0" w:color="auto"/>
              <w:right w:val="single" w:sz="4" w:space="0" w:color="auto"/>
            </w:tcBorders>
            <w:shd w:val="clear" w:color="auto" w:fill="auto"/>
            <w:vAlign w:val="center"/>
            <w:hideMark/>
          </w:tcPr>
          <w:p w14:paraId="412C722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123B01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312804A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674661E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8,000.00</w:t>
            </w:r>
          </w:p>
        </w:tc>
      </w:tr>
      <w:tr w:rsidR="008C2DCB" w:rsidRPr="008C2DCB" w14:paraId="12616F8E"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5E9886F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C7F019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F6C860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115E664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评审文档编写</w:t>
            </w:r>
          </w:p>
        </w:tc>
        <w:tc>
          <w:tcPr>
            <w:tcW w:w="1480" w:type="dxa"/>
            <w:tcBorders>
              <w:top w:val="nil"/>
              <w:left w:val="nil"/>
              <w:bottom w:val="single" w:sz="4" w:space="0" w:color="auto"/>
              <w:right w:val="single" w:sz="4" w:space="0" w:color="auto"/>
            </w:tcBorders>
            <w:shd w:val="clear" w:color="auto" w:fill="auto"/>
            <w:vAlign w:val="center"/>
            <w:hideMark/>
          </w:tcPr>
          <w:p w14:paraId="6D8774C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099051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096404F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D1F3C8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5AB630DE"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F01636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34FC8A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6D08A4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59558BB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项目进度管理</w:t>
            </w:r>
          </w:p>
        </w:tc>
        <w:tc>
          <w:tcPr>
            <w:tcW w:w="1480" w:type="dxa"/>
            <w:tcBorders>
              <w:top w:val="nil"/>
              <w:left w:val="nil"/>
              <w:bottom w:val="single" w:sz="4" w:space="0" w:color="auto"/>
              <w:right w:val="single" w:sz="4" w:space="0" w:color="auto"/>
            </w:tcBorders>
            <w:shd w:val="clear" w:color="auto" w:fill="auto"/>
            <w:vAlign w:val="center"/>
            <w:hideMark/>
          </w:tcPr>
          <w:p w14:paraId="41DD3DE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F9D762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36CA93D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49607C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37FC7CC4"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A7D95F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EEF962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860131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08C9005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项目质量管理</w:t>
            </w:r>
          </w:p>
        </w:tc>
        <w:tc>
          <w:tcPr>
            <w:tcW w:w="1480" w:type="dxa"/>
            <w:tcBorders>
              <w:top w:val="nil"/>
              <w:left w:val="nil"/>
              <w:bottom w:val="single" w:sz="4" w:space="0" w:color="auto"/>
              <w:right w:val="single" w:sz="4" w:space="0" w:color="auto"/>
            </w:tcBorders>
            <w:shd w:val="clear" w:color="auto" w:fill="auto"/>
            <w:vAlign w:val="center"/>
            <w:hideMark/>
          </w:tcPr>
          <w:p w14:paraId="221E0EA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624CD5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7CE791E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AD4FD0B"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75077A84"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C4B490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F3CE1D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DAFCDC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5C76A76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其它项目管理，如例会等</w:t>
            </w:r>
          </w:p>
        </w:tc>
        <w:tc>
          <w:tcPr>
            <w:tcW w:w="1480" w:type="dxa"/>
            <w:tcBorders>
              <w:top w:val="nil"/>
              <w:left w:val="nil"/>
              <w:bottom w:val="single" w:sz="4" w:space="0" w:color="auto"/>
              <w:right w:val="single" w:sz="4" w:space="0" w:color="auto"/>
            </w:tcBorders>
            <w:shd w:val="clear" w:color="auto" w:fill="auto"/>
            <w:vAlign w:val="center"/>
            <w:hideMark/>
          </w:tcPr>
          <w:p w14:paraId="4F021A4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EB6DE2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687629A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828EC8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09A63135"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AF41AF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1BBE0E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B0EAD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本地化需求测试</w:t>
            </w:r>
          </w:p>
        </w:tc>
        <w:tc>
          <w:tcPr>
            <w:tcW w:w="3400" w:type="dxa"/>
            <w:tcBorders>
              <w:top w:val="nil"/>
              <w:left w:val="nil"/>
              <w:bottom w:val="single" w:sz="4" w:space="0" w:color="auto"/>
              <w:right w:val="single" w:sz="4" w:space="0" w:color="auto"/>
            </w:tcBorders>
            <w:shd w:val="clear" w:color="auto" w:fill="auto"/>
            <w:noWrap/>
            <w:vAlign w:val="center"/>
            <w:hideMark/>
          </w:tcPr>
          <w:p w14:paraId="212D446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测试环境搭建</w:t>
            </w:r>
          </w:p>
        </w:tc>
        <w:tc>
          <w:tcPr>
            <w:tcW w:w="1480" w:type="dxa"/>
            <w:tcBorders>
              <w:top w:val="nil"/>
              <w:left w:val="nil"/>
              <w:bottom w:val="single" w:sz="4" w:space="0" w:color="auto"/>
              <w:right w:val="single" w:sz="4" w:space="0" w:color="auto"/>
            </w:tcBorders>
            <w:shd w:val="clear" w:color="auto" w:fill="auto"/>
            <w:vAlign w:val="center"/>
            <w:hideMark/>
          </w:tcPr>
          <w:p w14:paraId="60A5A2D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D641AB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1462DDAB"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2FDE992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1F811297"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7BA6F0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642694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CCD03A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701144F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测试数据库搭建</w:t>
            </w:r>
          </w:p>
        </w:tc>
        <w:tc>
          <w:tcPr>
            <w:tcW w:w="1480" w:type="dxa"/>
            <w:tcBorders>
              <w:top w:val="nil"/>
              <w:left w:val="nil"/>
              <w:bottom w:val="single" w:sz="4" w:space="0" w:color="auto"/>
              <w:right w:val="single" w:sz="4" w:space="0" w:color="auto"/>
            </w:tcBorders>
            <w:shd w:val="clear" w:color="auto" w:fill="auto"/>
            <w:vAlign w:val="center"/>
            <w:hideMark/>
          </w:tcPr>
          <w:p w14:paraId="618F1C1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A352A9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74AEEDD1"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75E64F6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2FABC34E"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5B2DB2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98F79F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0477F3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51E7D2B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测试案例沟通</w:t>
            </w:r>
          </w:p>
        </w:tc>
        <w:tc>
          <w:tcPr>
            <w:tcW w:w="1480" w:type="dxa"/>
            <w:tcBorders>
              <w:top w:val="nil"/>
              <w:left w:val="nil"/>
              <w:bottom w:val="single" w:sz="4" w:space="0" w:color="auto"/>
              <w:right w:val="single" w:sz="4" w:space="0" w:color="auto"/>
            </w:tcBorders>
            <w:shd w:val="clear" w:color="auto" w:fill="auto"/>
            <w:vAlign w:val="center"/>
            <w:hideMark/>
          </w:tcPr>
          <w:p w14:paraId="458CAF9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1394A0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4DD92F3A"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FF5B19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2F726B53"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B70570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FC8BE7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3403B0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225DDF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测试案例文档化</w:t>
            </w:r>
          </w:p>
        </w:tc>
        <w:tc>
          <w:tcPr>
            <w:tcW w:w="1480" w:type="dxa"/>
            <w:tcBorders>
              <w:top w:val="nil"/>
              <w:left w:val="nil"/>
              <w:bottom w:val="single" w:sz="4" w:space="0" w:color="auto"/>
              <w:right w:val="single" w:sz="4" w:space="0" w:color="auto"/>
            </w:tcBorders>
            <w:shd w:val="clear" w:color="auto" w:fill="auto"/>
            <w:vAlign w:val="center"/>
            <w:hideMark/>
          </w:tcPr>
          <w:p w14:paraId="71C1968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2AB7FF8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6FD19828"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56C71B6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546EE3A7"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538C182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086A70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8C330E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4337FAF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测试案例程序化</w:t>
            </w:r>
          </w:p>
        </w:tc>
        <w:tc>
          <w:tcPr>
            <w:tcW w:w="1480" w:type="dxa"/>
            <w:tcBorders>
              <w:top w:val="nil"/>
              <w:left w:val="nil"/>
              <w:bottom w:val="single" w:sz="4" w:space="0" w:color="auto"/>
              <w:right w:val="single" w:sz="4" w:space="0" w:color="auto"/>
            </w:tcBorders>
            <w:shd w:val="clear" w:color="auto" w:fill="auto"/>
            <w:vAlign w:val="center"/>
            <w:hideMark/>
          </w:tcPr>
          <w:p w14:paraId="55A2AE0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CFBA23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120</w:t>
            </w:r>
          </w:p>
        </w:tc>
        <w:tc>
          <w:tcPr>
            <w:tcW w:w="1080" w:type="dxa"/>
            <w:tcBorders>
              <w:top w:val="nil"/>
              <w:left w:val="nil"/>
              <w:bottom w:val="single" w:sz="4" w:space="0" w:color="auto"/>
              <w:right w:val="single" w:sz="4" w:space="0" w:color="auto"/>
            </w:tcBorders>
            <w:shd w:val="clear" w:color="auto" w:fill="auto"/>
            <w:vAlign w:val="center"/>
            <w:hideMark/>
          </w:tcPr>
          <w:p w14:paraId="3C8A864C"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294EF08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12,000.00</w:t>
            </w:r>
          </w:p>
        </w:tc>
      </w:tr>
      <w:tr w:rsidR="008C2DCB" w:rsidRPr="008C2DCB" w14:paraId="226BAA6D"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D2071B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0B7FAA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D1701A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06A8281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自动化测试案例编写</w:t>
            </w:r>
          </w:p>
        </w:tc>
        <w:tc>
          <w:tcPr>
            <w:tcW w:w="1480" w:type="dxa"/>
            <w:tcBorders>
              <w:top w:val="nil"/>
              <w:left w:val="nil"/>
              <w:bottom w:val="single" w:sz="4" w:space="0" w:color="auto"/>
              <w:right w:val="single" w:sz="4" w:space="0" w:color="auto"/>
            </w:tcBorders>
            <w:shd w:val="clear" w:color="auto" w:fill="auto"/>
            <w:vAlign w:val="center"/>
            <w:hideMark/>
          </w:tcPr>
          <w:p w14:paraId="7C1780F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2CBBE99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120</w:t>
            </w:r>
          </w:p>
        </w:tc>
        <w:tc>
          <w:tcPr>
            <w:tcW w:w="1080" w:type="dxa"/>
            <w:tcBorders>
              <w:top w:val="nil"/>
              <w:left w:val="nil"/>
              <w:bottom w:val="single" w:sz="4" w:space="0" w:color="auto"/>
              <w:right w:val="single" w:sz="4" w:space="0" w:color="auto"/>
            </w:tcBorders>
            <w:shd w:val="clear" w:color="auto" w:fill="auto"/>
            <w:vAlign w:val="center"/>
            <w:hideMark/>
          </w:tcPr>
          <w:p w14:paraId="3FFDEA00"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B06E42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12,000.00</w:t>
            </w:r>
          </w:p>
        </w:tc>
      </w:tr>
      <w:tr w:rsidR="008C2DCB" w:rsidRPr="008C2DCB" w14:paraId="1D0C22B4"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775CD8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D5B454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17EAC2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03A061A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CI环境搭建</w:t>
            </w:r>
          </w:p>
        </w:tc>
        <w:tc>
          <w:tcPr>
            <w:tcW w:w="1480" w:type="dxa"/>
            <w:tcBorders>
              <w:top w:val="nil"/>
              <w:left w:val="nil"/>
              <w:bottom w:val="single" w:sz="4" w:space="0" w:color="auto"/>
              <w:right w:val="single" w:sz="4" w:space="0" w:color="auto"/>
            </w:tcBorders>
            <w:shd w:val="clear" w:color="auto" w:fill="auto"/>
            <w:vAlign w:val="center"/>
            <w:hideMark/>
          </w:tcPr>
          <w:p w14:paraId="3ACF816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5A3898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2DDF1233"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61C9FD6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4AB0627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59C20A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19D17D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2A821B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0722536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冒烟测试（7次）</w:t>
            </w:r>
          </w:p>
        </w:tc>
        <w:tc>
          <w:tcPr>
            <w:tcW w:w="1480" w:type="dxa"/>
            <w:tcBorders>
              <w:top w:val="nil"/>
              <w:left w:val="nil"/>
              <w:bottom w:val="single" w:sz="4" w:space="0" w:color="auto"/>
              <w:right w:val="single" w:sz="4" w:space="0" w:color="auto"/>
            </w:tcBorders>
            <w:shd w:val="clear" w:color="auto" w:fill="auto"/>
            <w:vAlign w:val="center"/>
            <w:hideMark/>
          </w:tcPr>
          <w:p w14:paraId="4AE7822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2E7905E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56</w:t>
            </w:r>
          </w:p>
        </w:tc>
        <w:tc>
          <w:tcPr>
            <w:tcW w:w="1080" w:type="dxa"/>
            <w:tcBorders>
              <w:top w:val="nil"/>
              <w:left w:val="nil"/>
              <w:bottom w:val="single" w:sz="4" w:space="0" w:color="auto"/>
              <w:right w:val="single" w:sz="4" w:space="0" w:color="auto"/>
            </w:tcBorders>
            <w:shd w:val="clear" w:color="auto" w:fill="auto"/>
            <w:vAlign w:val="center"/>
            <w:hideMark/>
          </w:tcPr>
          <w:p w14:paraId="73E459B0"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A51AEE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5,600.00</w:t>
            </w:r>
          </w:p>
        </w:tc>
      </w:tr>
      <w:tr w:rsidR="008C2DCB" w:rsidRPr="008C2DCB" w14:paraId="22737B08"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BBF053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A37E47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D44D98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055A45F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功能测试（5次）</w:t>
            </w:r>
          </w:p>
        </w:tc>
        <w:tc>
          <w:tcPr>
            <w:tcW w:w="1480" w:type="dxa"/>
            <w:tcBorders>
              <w:top w:val="nil"/>
              <w:left w:val="nil"/>
              <w:bottom w:val="single" w:sz="4" w:space="0" w:color="auto"/>
              <w:right w:val="single" w:sz="4" w:space="0" w:color="auto"/>
            </w:tcBorders>
            <w:shd w:val="clear" w:color="auto" w:fill="auto"/>
            <w:vAlign w:val="center"/>
            <w:hideMark/>
          </w:tcPr>
          <w:p w14:paraId="733B15D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CC164F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56</w:t>
            </w:r>
          </w:p>
        </w:tc>
        <w:tc>
          <w:tcPr>
            <w:tcW w:w="1080" w:type="dxa"/>
            <w:tcBorders>
              <w:top w:val="nil"/>
              <w:left w:val="nil"/>
              <w:bottom w:val="single" w:sz="4" w:space="0" w:color="auto"/>
              <w:right w:val="single" w:sz="4" w:space="0" w:color="auto"/>
            </w:tcBorders>
            <w:shd w:val="clear" w:color="auto" w:fill="auto"/>
            <w:vAlign w:val="center"/>
            <w:hideMark/>
          </w:tcPr>
          <w:p w14:paraId="624A665D"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5B45DE7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5,600.00</w:t>
            </w:r>
          </w:p>
        </w:tc>
      </w:tr>
      <w:tr w:rsidR="008C2DCB" w:rsidRPr="008C2DCB" w14:paraId="6E365605"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3439D8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3FFF42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D4746E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1277DC9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数据测试</w:t>
            </w:r>
          </w:p>
        </w:tc>
        <w:tc>
          <w:tcPr>
            <w:tcW w:w="1480" w:type="dxa"/>
            <w:tcBorders>
              <w:top w:val="nil"/>
              <w:left w:val="nil"/>
              <w:bottom w:val="single" w:sz="4" w:space="0" w:color="auto"/>
              <w:right w:val="single" w:sz="4" w:space="0" w:color="auto"/>
            </w:tcBorders>
            <w:shd w:val="clear" w:color="auto" w:fill="auto"/>
            <w:vAlign w:val="center"/>
            <w:hideMark/>
          </w:tcPr>
          <w:p w14:paraId="1B5764E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2C7B58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56</w:t>
            </w:r>
          </w:p>
        </w:tc>
        <w:tc>
          <w:tcPr>
            <w:tcW w:w="1080" w:type="dxa"/>
            <w:tcBorders>
              <w:top w:val="nil"/>
              <w:left w:val="nil"/>
              <w:bottom w:val="single" w:sz="4" w:space="0" w:color="auto"/>
              <w:right w:val="single" w:sz="4" w:space="0" w:color="auto"/>
            </w:tcBorders>
            <w:shd w:val="clear" w:color="auto" w:fill="auto"/>
            <w:vAlign w:val="center"/>
            <w:hideMark/>
          </w:tcPr>
          <w:p w14:paraId="428C0FA7"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2414D1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5,600.00</w:t>
            </w:r>
          </w:p>
        </w:tc>
      </w:tr>
      <w:tr w:rsidR="008C2DCB" w:rsidRPr="008C2DCB" w14:paraId="57B7DE52"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58EFDA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9A5784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C045E1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7E9A5C7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回归测试（3次）</w:t>
            </w:r>
          </w:p>
        </w:tc>
        <w:tc>
          <w:tcPr>
            <w:tcW w:w="1480" w:type="dxa"/>
            <w:tcBorders>
              <w:top w:val="nil"/>
              <w:left w:val="nil"/>
              <w:bottom w:val="single" w:sz="4" w:space="0" w:color="auto"/>
              <w:right w:val="single" w:sz="4" w:space="0" w:color="auto"/>
            </w:tcBorders>
            <w:shd w:val="clear" w:color="auto" w:fill="auto"/>
            <w:vAlign w:val="center"/>
            <w:hideMark/>
          </w:tcPr>
          <w:p w14:paraId="02DA1F6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4F40BC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2174F58A"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EFC7F9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62CAEFE3"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3D8C7C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E758A5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E4A06E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8F77BC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单元测试</w:t>
            </w:r>
          </w:p>
        </w:tc>
        <w:tc>
          <w:tcPr>
            <w:tcW w:w="1480" w:type="dxa"/>
            <w:tcBorders>
              <w:top w:val="nil"/>
              <w:left w:val="nil"/>
              <w:bottom w:val="single" w:sz="4" w:space="0" w:color="auto"/>
              <w:right w:val="single" w:sz="4" w:space="0" w:color="auto"/>
            </w:tcBorders>
            <w:shd w:val="clear" w:color="auto" w:fill="auto"/>
            <w:vAlign w:val="center"/>
            <w:hideMark/>
          </w:tcPr>
          <w:p w14:paraId="79551D9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15C496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5C7996EA"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F9F7150"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2D4FA7C6"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E61D1E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9BE36C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147478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2690EA5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系统集成测试（2次）</w:t>
            </w:r>
          </w:p>
        </w:tc>
        <w:tc>
          <w:tcPr>
            <w:tcW w:w="1480" w:type="dxa"/>
            <w:tcBorders>
              <w:top w:val="nil"/>
              <w:left w:val="nil"/>
              <w:bottom w:val="single" w:sz="4" w:space="0" w:color="auto"/>
              <w:right w:val="single" w:sz="4" w:space="0" w:color="auto"/>
            </w:tcBorders>
            <w:shd w:val="clear" w:color="auto" w:fill="auto"/>
            <w:vAlign w:val="center"/>
            <w:hideMark/>
          </w:tcPr>
          <w:p w14:paraId="207A66E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2CA1E0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32</w:t>
            </w:r>
          </w:p>
        </w:tc>
        <w:tc>
          <w:tcPr>
            <w:tcW w:w="1080" w:type="dxa"/>
            <w:tcBorders>
              <w:top w:val="nil"/>
              <w:left w:val="nil"/>
              <w:bottom w:val="single" w:sz="4" w:space="0" w:color="auto"/>
              <w:right w:val="single" w:sz="4" w:space="0" w:color="auto"/>
            </w:tcBorders>
            <w:shd w:val="clear" w:color="auto" w:fill="auto"/>
            <w:vAlign w:val="center"/>
            <w:hideMark/>
          </w:tcPr>
          <w:p w14:paraId="6EEE7833"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4D861E9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3,200.00</w:t>
            </w:r>
          </w:p>
        </w:tc>
      </w:tr>
      <w:tr w:rsidR="008C2DCB" w:rsidRPr="008C2DCB" w14:paraId="23EDF647"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3E41D8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14D087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34AFAA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2E7E935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bug修复</w:t>
            </w:r>
          </w:p>
        </w:tc>
        <w:tc>
          <w:tcPr>
            <w:tcW w:w="1480" w:type="dxa"/>
            <w:tcBorders>
              <w:top w:val="nil"/>
              <w:left w:val="nil"/>
              <w:bottom w:val="single" w:sz="4" w:space="0" w:color="auto"/>
              <w:right w:val="single" w:sz="4" w:space="0" w:color="auto"/>
            </w:tcBorders>
            <w:shd w:val="clear" w:color="auto" w:fill="auto"/>
            <w:vAlign w:val="center"/>
            <w:hideMark/>
          </w:tcPr>
          <w:p w14:paraId="48E72CB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7AA9C6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173FF3CB"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B785F55"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8,000.00</w:t>
            </w:r>
          </w:p>
        </w:tc>
      </w:tr>
      <w:tr w:rsidR="008C2DCB" w:rsidRPr="008C2DCB" w14:paraId="6A7190DF"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B0DD6A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CF1F00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48934C49"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55E26861"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1632</w:t>
            </w:r>
          </w:p>
        </w:tc>
        <w:tc>
          <w:tcPr>
            <w:tcW w:w="1080" w:type="dxa"/>
            <w:tcBorders>
              <w:top w:val="nil"/>
              <w:left w:val="nil"/>
              <w:bottom w:val="single" w:sz="4" w:space="0" w:color="auto"/>
              <w:right w:val="single" w:sz="4" w:space="0" w:color="auto"/>
            </w:tcBorders>
            <w:shd w:val="clear" w:color="auto" w:fill="auto"/>
            <w:vAlign w:val="center"/>
            <w:hideMark/>
          </w:tcPr>
          <w:p w14:paraId="69CB459A"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363A0228"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163,200.00</w:t>
            </w:r>
          </w:p>
        </w:tc>
      </w:tr>
      <w:tr w:rsidR="008C2DCB" w:rsidRPr="008C2DCB" w14:paraId="0847F2C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1CF9AC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7156A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系统部署</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160B6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系统部署</w:t>
            </w:r>
          </w:p>
        </w:tc>
        <w:tc>
          <w:tcPr>
            <w:tcW w:w="3400" w:type="dxa"/>
            <w:tcBorders>
              <w:top w:val="nil"/>
              <w:left w:val="nil"/>
              <w:bottom w:val="single" w:sz="4" w:space="0" w:color="auto"/>
              <w:right w:val="single" w:sz="4" w:space="0" w:color="auto"/>
            </w:tcBorders>
            <w:shd w:val="clear" w:color="auto" w:fill="auto"/>
            <w:vAlign w:val="center"/>
            <w:hideMark/>
          </w:tcPr>
          <w:p w14:paraId="17C033E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了解并熟悉当地运行平台建设情况。</w:t>
            </w:r>
          </w:p>
        </w:tc>
        <w:tc>
          <w:tcPr>
            <w:tcW w:w="1480" w:type="dxa"/>
            <w:tcBorders>
              <w:top w:val="nil"/>
              <w:left w:val="nil"/>
              <w:bottom w:val="single" w:sz="4" w:space="0" w:color="auto"/>
              <w:right w:val="single" w:sz="4" w:space="0" w:color="auto"/>
            </w:tcBorders>
            <w:shd w:val="clear" w:color="auto" w:fill="auto"/>
            <w:vAlign w:val="center"/>
            <w:hideMark/>
          </w:tcPr>
          <w:p w14:paraId="439300E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996604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18F967A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309567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1AD89EF3"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B3A397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3BBCE1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6DE413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778B44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提供平台搭建硬件需求方案。</w:t>
            </w:r>
          </w:p>
        </w:tc>
        <w:tc>
          <w:tcPr>
            <w:tcW w:w="1480" w:type="dxa"/>
            <w:tcBorders>
              <w:top w:val="nil"/>
              <w:left w:val="nil"/>
              <w:bottom w:val="single" w:sz="4" w:space="0" w:color="auto"/>
              <w:right w:val="single" w:sz="4" w:space="0" w:color="auto"/>
            </w:tcBorders>
            <w:shd w:val="clear" w:color="auto" w:fill="auto"/>
            <w:vAlign w:val="center"/>
            <w:hideMark/>
          </w:tcPr>
          <w:p w14:paraId="2CA98ED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FDAAA8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02CCA24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7F7A88A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1221DE08" w14:textId="77777777" w:rsidTr="008C2DCB">
        <w:trPr>
          <w:trHeight w:val="480"/>
          <w:jc w:val="center"/>
        </w:trPr>
        <w:tc>
          <w:tcPr>
            <w:tcW w:w="1080" w:type="dxa"/>
            <w:vMerge/>
            <w:tcBorders>
              <w:top w:val="nil"/>
              <w:left w:val="single" w:sz="4" w:space="0" w:color="auto"/>
              <w:bottom w:val="single" w:sz="4" w:space="0" w:color="000000"/>
              <w:right w:val="single" w:sz="4" w:space="0" w:color="auto"/>
            </w:tcBorders>
            <w:vAlign w:val="center"/>
            <w:hideMark/>
          </w:tcPr>
          <w:p w14:paraId="035690A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AF7BE8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D55A19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925793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收集并整理客户现场的操作系统、服务器、网络配置情况</w:t>
            </w:r>
          </w:p>
        </w:tc>
        <w:tc>
          <w:tcPr>
            <w:tcW w:w="1480" w:type="dxa"/>
            <w:tcBorders>
              <w:top w:val="nil"/>
              <w:left w:val="nil"/>
              <w:bottom w:val="single" w:sz="4" w:space="0" w:color="auto"/>
              <w:right w:val="single" w:sz="4" w:space="0" w:color="auto"/>
            </w:tcBorders>
            <w:shd w:val="clear" w:color="auto" w:fill="auto"/>
            <w:vAlign w:val="center"/>
            <w:hideMark/>
          </w:tcPr>
          <w:p w14:paraId="0DA939B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0189E9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3B88D0A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AB9BA0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3B71E92F" w14:textId="77777777" w:rsidTr="008C2DCB">
        <w:trPr>
          <w:trHeight w:val="720"/>
          <w:jc w:val="center"/>
        </w:trPr>
        <w:tc>
          <w:tcPr>
            <w:tcW w:w="1080" w:type="dxa"/>
            <w:vMerge/>
            <w:tcBorders>
              <w:top w:val="nil"/>
              <w:left w:val="single" w:sz="4" w:space="0" w:color="auto"/>
              <w:bottom w:val="single" w:sz="4" w:space="0" w:color="000000"/>
              <w:right w:val="single" w:sz="4" w:space="0" w:color="auto"/>
            </w:tcBorders>
            <w:vAlign w:val="center"/>
            <w:hideMark/>
          </w:tcPr>
          <w:p w14:paraId="384FA3A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247550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596C3D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3E2F89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收集并整理系统所需要的基础数据及业务相关的数据收集，使用人员的权限和职能收集。</w:t>
            </w:r>
          </w:p>
        </w:tc>
        <w:tc>
          <w:tcPr>
            <w:tcW w:w="1480" w:type="dxa"/>
            <w:tcBorders>
              <w:top w:val="nil"/>
              <w:left w:val="nil"/>
              <w:bottom w:val="single" w:sz="4" w:space="0" w:color="auto"/>
              <w:right w:val="single" w:sz="4" w:space="0" w:color="auto"/>
            </w:tcBorders>
            <w:shd w:val="clear" w:color="auto" w:fill="auto"/>
            <w:vAlign w:val="center"/>
            <w:hideMark/>
          </w:tcPr>
          <w:p w14:paraId="1566FC7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2AF02BA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5AC6CDD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7D40288"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w:t>
            </w:r>
          </w:p>
        </w:tc>
      </w:tr>
      <w:tr w:rsidR="008C2DCB" w:rsidRPr="008C2DCB" w14:paraId="198026CE"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C0B786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F1605F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AEECD3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06426DC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编写实施部署文档。</w:t>
            </w:r>
          </w:p>
        </w:tc>
        <w:tc>
          <w:tcPr>
            <w:tcW w:w="1480" w:type="dxa"/>
            <w:tcBorders>
              <w:top w:val="nil"/>
              <w:left w:val="nil"/>
              <w:bottom w:val="single" w:sz="4" w:space="0" w:color="auto"/>
              <w:right w:val="single" w:sz="4" w:space="0" w:color="auto"/>
            </w:tcBorders>
            <w:shd w:val="clear" w:color="auto" w:fill="auto"/>
            <w:vAlign w:val="center"/>
            <w:hideMark/>
          </w:tcPr>
          <w:p w14:paraId="3D7B104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52BBC6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69E84C2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FBE7AF8"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1,280.00</w:t>
            </w:r>
          </w:p>
        </w:tc>
      </w:tr>
      <w:tr w:rsidR="008C2DCB" w:rsidRPr="008C2DCB" w14:paraId="4BF27823"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45D74D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0584B4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64D91B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8DC74C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制定实施部署计划。</w:t>
            </w:r>
          </w:p>
        </w:tc>
        <w:tc>
          <w:tcPr>
            <w:tcW w:w="1480" w:type="dxa"/>
            <w:tcBorders>
              <w:top w:val="nil"/>
              <w:left w:val="nil"/>
              <w:bottom w:val="single" w:sz="4" w:space="0" w:color="auto"/>
              <w:right w:val="single" w:sz="4" w:space="0" w:color="auto"/>
            </w:tcBorders>
            <w:shd w:val="clear" w:color="auto" w:fill="auto"/>
            <w:vAlign w:val="center"/>
            <w:hideMark/>
          </w:tcPr>
          <w:p w14:paraId="6C7982F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CA2E55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60446AA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BBC902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5ABFD4E5" w14:textId="77777777" w:rsidTr="008C2DCB">
        <w:trPr>
          <w:trHeight w:val="480"/>
          <w:jc w:val="center"/>
        </w:trPr>
        <w:tc>
          <w:tcPr>
            <w:tcW w:w="1080" w:type="dxa"/>
            <w:vMerge/>
            <w:tcBorders>
              <w:top w:val="nil"/>
              <w:left w:val="single" w:sz="4" w:space="0" w:color="auto"/>
              <w:bottom w:val="single" w:sz="4" w:space="0" w:color="000000"/>
              <w:right w:val="single" w:sz="4" w:space="0" w:color="auto"/>
            </w:tcBorders>
            <w:vAlign w:val="center"/>
            <w:hideMark/>
          </w:tcPr>
          <w:p w14:paraId="2FF7C65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F8183A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6A3608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4BBC96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在实施前先检查实施所需工具、程序、数据。</w:t>
            </w:r>
          </w:p>
        </w:tc>
        <w:tc>
          <w:tcPr>
            <w:tcW w:w="1480" w:type="dxa"/>
            <w:tcBorders>
              <w:top w:val="nil"/>
              <w:left w:val="nil"/>
              <w:bottom w:val="single" w:sz="4" w:space="0" w:color="auto"/>
              <w:right w:val="single" w:sz="4" w:space="0" w:color="auto"/>
            </w:tcBorders>
            <w:shd w:val="clear" w:color="auto" w:fill="auto"/>
            <w:vAlign w:val="center"/>
            <w:hideMark/>
          </w:tcPr>
          <w:p w14:paraId="2329650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614BE3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w:t>
            </w:r>
          </w:p>
        </w:tc>
        <w:tc>
          <w:tcPr>
            <w:tcW w:w="1080" w:type="dxa"/>
            <w:tcBorders>
              <w:top w:val="nil"/>
              <w:left w:val="nil"/>
              <w:bottom w:val="single" w:sz="4" w:space="0" w:color="auto"/>
              <w:right w:val="single" w:sz="4" w:space="0" w:color="auto"/>
            </w:tcBorders>
            <w:shd w:val="clear" w:color="auto" w:fill="auto"/>
            <w:vAlign w:val="center"/>
            <w:hideMark/>
          </w:tcPr>
          <w:p w14:paraId="64D3130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08F0BA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320.00</w:t>
            </w:r>
          </w:p>
        </w:tc>
      </w:tr>
      <w:tr w:rsidR="008C2DCB" w:rsidRPr="008C2DCB" w14:paraId="3CFD801F" w14:textId="77777777" w:rsidTr="008C2DCB">
        <w:trPr>
          <w:trHeight w:val="720"/>
          <w:jc w:val="center"/>
        </w:trPr>
        <w:tc>
          <w:tcPr>
            <w:tcW w:w="1080" w:type="dxa"/>
            <w:vMerge/>
            <w:tcBorders>
              <w:top w:val="nil"/>
              <w:left w:val="single" w:sz="4" w:space="0" w:color="auto"/>
              <w:bottom w:val="single" w:sz="4" w:space="0" w:color="000000"/>
              <w:right w:val="single" w:sz="4" w:space="0" w:color="auto"/>
            </w:tcBorders>
            <w:vAlign w:val="center"/>
            <w:hideMark/>
          </w:tcPr>
          <w:p w14:paraId="0C57485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B7FABD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BF1313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2EF94B4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按照实施计划和实施部署文档进行现场实施，并记录现场实施过程和原有环境的参数及实施后的参数变化。</w:t>
            </w:r>
          </w:p>
        </w:tc>
        <w:tc>
          <w:tcPr>
            <w:tcW w:w="1480" w:type="dxa"/>
            <w:tcBorders>
              <w:top w:val="nil"/>
              <w:left w:val="nil"/>
              <w:bottom w:val="single" w:sz="4" w:space="0" w:color="auto"/>
              <w:right w:val="single" w:sz="4" w:space="0" w:color="auto"/>
            </w:tcBorders>
            <w:shd w:val="clear" w:color="auto" w:fill="auto"/>
            <w:vAlign w:val="center"/>
            <w:hideMark/>
          </w:tcPr>
          <w:p w14:paraId="2CCA46F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6710B5C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071AD43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2B4CD11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6A2513D3" w14:textId="77777777" w:rsidTr="008C2DCB">
        <w:trPr>
          <w:trHeight w:val="720"/>
          <w:jc w:val="center"/>
        </w:trPr>
        <w:tc>
          <w:tcPr>
            <w:tcW w:w="1080" w:type="dxa"/>
            <w:vMerge/>
            <w:tcBorders>
              <w:top w:val="nil"/>
              <w:left w:val="single" w:sz="4" w:space="0" w:color="auto"/>
              <w:bottom w:val="single" w:sz="4" w:space="0" w:color="000000"/>
              <w:right w:val="single" w:sz="4" w:space="0" w:color="auto"/>
            </w:tcBorders>
            <w:vAlign w:val="center"/>
            <w:hideMark/>
          </w:tcPr>
          <w:p w14:paraId="6429044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495B13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DBB94B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046251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现场实施情况验证，根据实施部署计划中的验证方法对已实施情况进行现场验证，并逐一记录验证结果。</w:t>
            </w:r>
          </w:p>
        </w:tc>
        <w:tc>
          <w:tcPr>
            <w:tcW w:w="1480" w:type="dxa"/>
            <w:tcBorders>
              <w:top w:val="nil"/>
              <w:left w:val="nil"/>
              <w:bottom w:val="single" w:sz="4" w:space="0" w:color="auto"/>
              <w:right w:val="single" w:sz="4" w:space="0" w:color="auto"/>
            </w:tcBorders>
            <w:shd w:val="clear" w:color="auto" w:fill="auto"/>
            <w:vAlign w:val="center"/>
            <w:hideMark/>
          </w:tcPr>
          <w:p w14:paraId="0E0A156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3E3409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3032DC7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2A3FBC3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56E73DD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B76712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9E097E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8312B0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14B78F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实施人员对系统的安装部署进行验证。</w:t>
            </w:r>
          </w:p>
        </w:tc>
        <w:tc>
          <w:tcPr>
            <w:tcW w:w="1480" w:type="dxa"/>
            <w:tcBorders>
              <w:top w:val="nil"/>
              <w:left w:val="nil"/>
              <w:bottom w:val="single" w:sz="4" w:space="0" w:color="auto"/>
              <w:right w:val="single" w:sz="4" w:space="0" w:color="auto"/>
            </w:tcBorders>
            <w:shd w:val="clear" w:color="auto" w:fill="auto"/>
            <w:vAlign w:val="center"/>
            <w:hideMark/>
          </w:tcPr>
          <w:p w14:paraId="576D618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A42FC7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16DC303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83225F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w:t>
            </w:r>
          </w:p>
        </w:tc>
      </w:tr>
      <w:tr w:rsidR="008C2DCB" w:rsidRPr="008C2DCB" w14:paraId="53B771F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03D058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00AC9E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8EFF73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28ECA4F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对系统进行部署后测试。</w:t>
            </w:r>
          </w:p>
        </w:tc>
        <w:tc>
          <w:tcPr>
            <w:tcW w:w="1480" w:type="dxa"/>
            <w:tcBorders>
              <w:top w:val="nil"/>
              <w:left w:val="nil"/>
              <w:bottom w:val="single" w:sz="4" w:space="0" w:color="auto"/>
              <w:right w:val="single" w:sz="4" w:space="0" w:color="auto"/>
            </w:tcBorders>
            <w:shd w:val="clear" w:color="auto" w:fill="auto"/>
            <w:vAlign w:val="center"/>
            <w:hideMark/>
          </w:tcPr>
          <w:p w14:paraId="1982893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FD65D1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1DBD327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7E45B82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5CBAF03A" w14:textId="77777777" w:rsidTr="008C2DCB">
        <w:trPr>
          <w:trHeight w:val="480"/>
          <w:jc w:val="center"/>
        </w:trPr>
        <w:tc>
          <w:tcPr>
            <w:tcW w:w="1080" w:type="dxa"/>
            <w:vMerge/>
            <w:tcBorders>
              <w:top w:val="nil"/>
              <w:left w:val="single" w:sz="4" w:space="0" w:color="auto"/>
              <w:bottom w:val="single" w:sz="4" w:space="0" w:color="000000"/>
              <w:right w:val="single" w:sz="4" w:space="0" w:color="auto"/>
            </w:tcBorders>
            <w:vAlign w:val="center"/>
            <w:hideMark/>
          </w:tcPr>
          <w:p w14:paraId="3F9CB01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91BDFC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D65DB4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079AB70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对该系统进行基础数据整理、录入工作和人员权限分配工作</w:t>
            </w:r>
          </w:p>
        </w:tc>
        <w:tc>
          <w:tcPr>
            <w:tcW w:w="1480" w:type="dxa"/>
            <w:tcBorders>
              <w:top w:val="nil"/>
              <w:left w:val="nil"/>
              <w:bottom w:val="single" w:sz="4" w:space="0" w:color="auto"/>
              <w:right w:val="single" w:sz="4" w:space="0" w:color="auto"/>
            </w:tcBorders>
            <w:shd w:val="clear" w:color="auto" w:fill="auto"/>
            <w:vAlign w:val="center"/>
            <w:hideMark/>
          </w:tcPr>
          <w:p w14:paraId="556C0E6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2D72AD7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96</w:t>
            </w:r>
          </w:p>
        </w:tc>
        <w:tc>
          <w:tcPr>
            <w:tcW w:w="1080" w:type="dxa"/>
            <w:tcBorders>
              <w:top w:val="nil"/>
              <w:left w:val="nil"/>
              <w:bottom w:val="single" w:sz="4" w:space="0" w:color="auto"/>
              <w:right w:val="single" w:sz="4" w:space="0" w:color="auto"/>
            </w:tcBorders>
            <w:shd w:val="clear" w:color="auto" w:fill="auto"/>
            <w:vAlign w:val="center"/>
            <w:hideMark/>
          </w:tcPr>
          <w:p w14:paraId="237477D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4626E20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7,680.00</w:t>
            </w:r>
          </w:p>
        </w:tc>
      </w:tr>
      <w:tr w:rsidR="008C2DCB" w:rsidRPr="008C2DCB" w14:paraId="6784C284" w14:textId="77777777" w:rsidTr="008C2DCB">
        <w:trPr>
          <w:trHeight w:val="960"/>
          <w:jc w:val="center"/>
        </w:trPr>
        <w:tc>
          <w:tcPr>
            <w:tcW w:w="1080" w:type="dxa"/>
            <w:vMerge/>
            <w:tcBorders>
              <w:top w:val="nil"/>
              <w:left w:val="single" w:sz="4" w:space="0" w:color="auto"/>
              <w:bottom w:val="single" w:sz="4" w:space="0" w:color="000000"/>
              <w:right w:val="single" w:sz="4" w:space="0" w:color="auto"/>
            </w:tcBorders>
            <w:vAlign w:val="center"/>
            <w:hideMark/>
          </w:tcPr>
          <w:p w14:paraId="0A9EC34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7B73FD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C18A69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78BB00D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根据客户提出的需求规格文档，和客户进行系统中具体实现方式的演示和最终确认工作。的要求,并与用户签订系统功能确认单..</w:t>
            </w:r>
          </w:p>
        </w:tc>
        <w:tc>
          <w:tcPr>
            <w:tcW w:w="1480" w:type="dxa"/>
            <w:tcBorders>
              <w:top w:val="nil"/>
              <w:left w:val="nil"/>
              <w:bottom w:val="single" w:sz="4" w:space="0" w:color="auto"/>
              <w:right w:val="single" w:sz="4" w:space="0" w:color="auto"/>
            </w:tcBorders>
            <w:shd w:val="clear" w:color="auto" w:fill="auto"/>
            <w:vAlign w:val="center"/>
            <w:hideMark/>
          </w:tcPr>
          <w:p w14:paraId="391CDF4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23AD604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4D548A2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F457AC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w:t>
            </w:r>
          </w:p>
        </w:tc>
      </w:tr>
      <w:tr w:rsidR="008C2DCB" w:rsidRPr="008C2DCB" w14:paraId="22EFA264"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B273D0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B5E52F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4CA2E5DD"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20593856"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364</w:t>
            </w:r>
          </w:p>
        </w:tc>
        <w:tc>
          <w:tcPr>
            <w:tcW w:w="1080" w:type="dxa"/>
            <w:tcBorders>
              <w:top w:val="nil"/>
              <w:left w:val="nil"/>
              <w:bottom w:val="single" w:sz="4" w:space="0" w:color="auto"/>
              <w:right w:val="single" w:sz="4" w:space="0" w:color="auto"/>
            </w:tcBorders>
            <w:shd w:val="clear" w:color="auto" w:fill="auto"/>
            <w:vAlign w:val="center"/>
            <w:hideMark/>
          </w:tcPr>
          <w:p w14:paraId="19D3080C"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4FE86ECE"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29,120.00</w:t>
            </w:r>
          </w:p>
        </w:tc>
      </w:tr>
      <w:tr w:rsidR="008C2DCB" w:rsidRPr="008C2DCB" w14:paraId="0A83C313"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5E3589B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F195A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系统初始化</w:t>
            </w: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066BB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系统初始化</w:t>
            </w:r>
          </w:p>
        </w:tc>
        <w:tc>
          <w:tcPr>
            <w:tcW w:w="3400" w:type="dxa"/>
            <w:tcBorders>
              <w:top w:val="nil"/>
              <w:left w:val="nil"/>
              <w:bottom w:val="single" w:sz="4" w:space="0" w:color="auto"/>
              <w:right w:val="single" w:sz="4" w:space="0" w:color="auto"/>
            </w:tcBorders>
            <w:shd w:val="clear" w:color="auto" w:fill="auto"/>
            <w:vAlign w:val="center"/>
            <w:hideMark/>
          </w:tcPr>
          <w:p w14:paraId="3A5F8C6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角色权限初始化</w:t>
            </w:r>
          </w:p>
        </w:tc>
        <w:tc>
          <w:tcPr>
            <w:tcW w:w="1480" w:type="dxa"/>
            <w:tcBorders>
              <w:top w:val="nil"/>
              <w:left w:val="nil"/>
              <w:bottom w:val="single" w:sz="4" w:space="0" w:color="auto"/>
              <w:right w:val="single" w:sz="4" w:space="0" w:color="auto"/>
            </w:tcBorders>
            <w:shd w:val="clear" w:color="auto" w:fill="auto"/>
            <w:vAlign w:val="center"/>
            <w:hideMark/>
          </w:tcPr>
          <w:p w14:paraId="7E9ADA8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5BD8DD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23F61D4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3CE404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26F5C71B"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BDF71F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624D8B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E99D9C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F44EBE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业务流程初始化</w:t>
            </w:r>
          </w:p>
        </w:tc>
        <w:tc>
          <w:tcPr>
            <w:tcW w:w="1480" w:type="dxa"/>
            <w:tcBorders>
              <w:top w:val="nil"/>
              <w:left w:val="nil"/>
              <w:bottom w:val="single" w:sz="4" w:space="0" w:color="auto"/>
              <w:right w:val="single" w:sz="4" w:space="0" w:color="auto"/>
            </w:tcBorders>
            <w:shd w:val="clear" w:color="auto" w:fill="auto"/>
            <w:vAlign w:val="center"/>
            <w:hideMark/>
          </w:tcPr>
          <w:p w14:paraId="521AEEB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6E4578C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56</w:t>
            </w:r>
          </w:p>
        </w:tc>
        <w:tc>
          <w:tcPr>
            <w:tcW w:w="1080" w:type="dxa"/>
            <w:tcBorders>
              <w:top w:val="nil"/>
              <w:left w:val="nil"/>
              <w:bottom w:val="single" w:sz="4" w:space="0" w:color="auto"/>
              <w:right w:val="single" w:sz="4" w:space="0" w:color="auto"/>
            </w:tcBorders>
            <w:shd w:val="clear" w:color="auto" w:fill="auto"/>
            <w:vAlign w:val="center"/>
            <w:hideMark/>
          </w:tcPr>
          <w:p w14:paraId="7A36C23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1C53E5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4,480.00</w:t>
            </w:r>
          </w:p>
        </w:tc>
      </w:tr>
      <w:tr w:rsidR="008C2DCB" w:rsidRPr="008C2DCB" w14:paraId="11FD716B"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DE42A6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53C8CB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EEEF84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20B7DE2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基础数据初始化</w:t>
            </w:r>
          </w:p>
        </w:tc>
        <w:tc>
          <w:tcPr>
            <w:tcW w:w="1480" w:type="dxa"/>
            <w:tcBorders>
              <w:top w:val="nil"/>
              <w:left w:val="nil"/>
              <w:bottom w:val="single" w:sz="4" w:space="0" w:color="auto"/>
              <w:right w:val="single" w:sz="4" w:space="0" w:color="auto"/>
            </w:tcBorders>
            <w:shd w:val="clear" w:color="auto" w:fill="auto"/>
            <w:vAlign w:val="center"/>
            <w:hideMark/>
          </w:tcPr>
          <w:p w14:paraId="48D2BC5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5790093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72</w:t>
            </w:r>
          </w:p>
        </w:tc>
        <w:tc>
          <w:tcPr>
            <w:tcW w:w="1080" w:type="dxa"/>
            <w:tcBorders>
              <w:top w:val="nil"/>
              <w:left w:val="nil"/>
              <w:bottom w:val="single" w:sz="4" w:space="0" w:color="auto"/>
              <w:right w:val="single" w:sz="4" w:space="0" w:color="auto"/>
            </w:tcBorders>
            <w:shd w:val="clear" w:color="auto" w:fill="auto"/>
            <w:vAlign w:val="center"/>
            <w:hideMark/>
          </w:tcPr>
          <w:p w14:paraId="4BBEFC0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8D8032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5,760.00</w:t>
            </w:r>
          </w:p>
        </w:tc>
      </w:tr>
      <w:tr w:rsidR="008C2DCB" w:rsidRPr="008C2DCB" w14:paraId="60947896"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2F4DAB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6780F0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6E44F6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7FC6616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期初余额初始化</w:t>
            </w:r>
          </w:p>
        </w:tc>
        <w:tc>
          <w:tcPr>
            <w:tcW w:w="1480" w:type="dxa"/>
            <w:tcBorders>
              <w:top w:val="nil"/>
              <w:left w:val="nil"/>
              <w:bottom w:val="single" w:sz="4" w:space="0" w:color="auto"/>
              <w:right w:val="single" w:sz="4" w:space="0" w:color="auto"/>
            </w:tcBorders>
            <w:shd w:val="clear" w:color="auto" w:fill="auto"/>
            <w:vAlign w:val="center"/>
            <w:hideMark/>
          </w:tcPr>
          <w:p w14:paraId="7892ACF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2E025AC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2B6105B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42528A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08A76430"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AE2F30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F911F0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D60ACE1"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30D5234F"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224</w:t>
            </w:r>
          </w:p>
        </w:tc>
        <w:tc>
          <w:tcPr>
            <w:tcW w:w="1080" w:type="dxa"/>
            <w:tcBorders>
              <w:top w:val="nil"/>
              <w:left w:val="nil"/>
              <w:bottom w:val="single" w:sz="4" w:space="0" w:color="auto"/>
              <w:right w:val="single" w:sz="4" w:space="0" w:color="auto"/>
            </w:tcBorders>
            <w:shd w:val="clear" w:color="auto" w:fill="auto"/>
            <w:vAlign w:val="center"/>
            <w:hideMark/>
          </w:tcPr>
          <w:p w14:paraId="7BB85301"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69554E3D"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17,920.00</w:t>
            </w:r>
          </w:p>
        </w:tc>
      </w:tr>
      <w:tr w:rsidR="008C2DCB" w:rsidRPr="008C2DCB" w14:paraId="0D702921"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8BB39B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A2D94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系统辅助操作</w:t>
            </w:r>
          </w:p>
        </w:tc>
        <w:tc>
          <w:tcPr>
            <w:tcW w:w="1580" w:type="dxa"/>
            <w:tcBorders>
              <w:top w:val="nil"/>
              <w:left w:val="nil"/>
              <w:bottom w:val="nil"/>
              <w:right w:val="nil"/>
            </w:tcBorders>
            <w:shd w:val="clear" w:color="auto" w:fill="auto"/>
            <w:noWrap/>
            <w:vAlign w:val="center"/>
            <w:hideMark/>
          </w:tcPr>
          <w:p w14:paraId="3F758B6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上线辅助操作</w:t>
            </w:r>
          </w:p>
        </w:tc>
        <w:tc>
          <w:tcPr>
            <w:tcW w:w="3400" w:type="dxa"/>
            <w:tcBorders>
              <w:top w:val="nil"/>
              <w:left w:val="single" w:sz="4" w:space="0" w:color="auto"/>
              <w:bottom w:val="single" w:sz="4" w:space="0" w:color="auto"/>
              <w:right w:val="single" w:sz="4" w:space="0" w:color="auto"/>
            </w:tcBorders>
            <w:shd w:val="clear" w:color="auto" w:fill="auto"/>
            <w:noWrap/>
            <w:vAlign w:val="center"/>
            <w:hideMark/>
          </w:tcPr>
          <w:p w14:paraId="1B719A67"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703D2CC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5EC5D9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720</w:t>
            </w:r>
          </w:p>
        </w:tc>
        <w:tc>
          <w:tcPr>
            <w:tcW w:w="1080" w:type="dxa"/>
            <w:tcBorders>
              <w:top w:val="nil"/>
              <w:left w:val="nil"/>
              <w:bottom w:val="single" w:sz="4" w:space="0" w:color="auto"/>
              <w:right w:val="single" w:sz="4" w:space="0" w:color="auto"/>
            </w:tcBorders>
            <w:shd w:val="clear" w:color="auto" w:fill="auto"/>
            <w:vAlign w:val="center"/>
            <w:hideMark/>
          </w:tcPr>
          <w:p w14:paraId="07CFF8E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08B5CB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57,600.00</w:t>
            </w:r>
          </w:p>
        </w:tc>
      </w:tr>
      <w:tr w:rsidR="008C2DCB" w:rsidRPr="008C2DCB" w14:paraId="67894A5D"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2E6924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285BB7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F7523EF"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2BF07D04"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720</w:t>
            </w:r>
          </w:p>
        </w:tc>
        <w:tc>
          <w:tcPr>
            <w:tcW w:w="1080" w:type="dxa"/>
            <w:tcBorders>
              <w:top w:val="nil"/>
              <w:left w:val="nil"/>
              <w:bottom w:val="single" w:sz="4" w:space="0" w:color="auto"/>
              <w:right w:val="single" w:sz="4" w:space="0" w:color="auto"/>
            </w:tcBorders>
            <w:shd w:val="clear" w:color="auto" w:fill="auto"/>
            <w:vAlign w:val="center"/>
            <w:hideMark/>
          </w:tcPr>
          <w:p w14:paraId="43F8D03B"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3B592FBD"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57,600.00</w:t>
            </w:r>
          </w:p>
        </w:tc>
      </w:tr>
      <w:tr w:rsidR="008C2DCB" w:rsidRPr="008C2DCB" w14:paraId="63D534E5"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8F6B06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DAE28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系统培训</w:t>
            </w: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30E68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系统培训</w:t>
            </w:r>
          </w:p>
        </w:tc>
        <w:tc>
          <w:tcPr>
            <w:tcW w:w="3400" w:type="dxa"/>
            <w:tcBorders>
              <w:top w:val="nil"/>
              <w:left w:val="nil"/>
              <w:bottom w:val="single" w:sz="4" w:space="0" w:color="auto"/>
              <w:right w:val="single" w:sz="4" w:space="0" w:color="auto"/>
            </w:tcBorders>
            <w:shd w:val="clear" w:color="auto" w:fill="auto"/>
            <w:vAlign w:val="center"/>
            <w:hideMark/>
          </w:tcPr>
          <w:p w14:paraId="5107A2B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Ø 培训需求调研和计划制定</w:t>
            </w:r>
          </w:p>
        </w:tc>
        <w:tc>
          <w:tcPr>
            <w:tcW w:w="1480" w:type="dxa"/>
            <w:tcBorders>
              <w:top w:val="nil"/>
              <w:left w:val="nil"/>
              <w:bottom w:val="single" w:sz="4" w:space="0" w:color="auto"/>
              <w:right w:val="single" w:sz="4" w:space="0" w:color="auto"/>
            </w:tcBorders>
            <w:shd w:val="clear" w:color="auto" w:fill="auto"/>
            <w:vAlign w:val="center"/>
            <w:hideMark/>
          </w:tcPr>
          <w:p w14:paraId="2CF9A3F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013122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76ABD4C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90DDC9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15CA45E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55B286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52AEBB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AA27B1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658FB7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Ø 培训通知和报名</w:t>
            </w:r>
          </w:p>
        </w:tc>
        <w:tc>
          <w:tcPr>
            <w:tcW w:w="1480" w:type="dxa"/>
            <w:tcBorders>
              <w:top w:val="nil"/>
              <w:left w:val="nil"/>
              <w:bottom w:val="single" w:sz="4" w:space="0" w:color="auto"/>
              <w:right w:val="single" w:sz="4" w:space="0" w:color="auto"/>
            </w:tcBorders>
            <w:shd w:val="clear" w:color="auto" w:fill="auto"/>
            <w:vAlign w:val="center"/>
            <w:hideMark/>
          </w:tcPr>
          <w:p w14:paraId="0EB4FE5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08D58B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5990746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5CDDDF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1646BBD9"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BE930C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BFFEA3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3C8860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ECBDDF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Ø 培训教材准备</w:t>
            </w:r>
          </w:p>
        </w:tc>
        <w:tc>
          <w:tcPr>
            <w:tcW w:w="1480" w:type="dxa"/>
            <w:tcBorders>
              <w:top w:val="nil"/>
              <w:left w:val="nil"/>
              <w:bottom w:val="single" w:sz="4" w:space="0" w:color="auto"/>
              <w:right w:val="single" w:sz="4" w:space="0" w:color="auto"/>
            </w:tcBorders>
            <w:shd w:val="clear" w:color="auto" w:fill="auto"/>
            <w:vAlign w:val="center"/>
            <w:hideMark/>
          </w:tcPr>
          <w:p w14:paraId="1E102C8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D88BCA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31BA912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D5EBB5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8,000.00</w:t>
            </w:r>
          </w:p>
        </w:tc>
      </w:tr>
      <w:tr w:rsidR="008C2DCB" w:rsidRPr="008C2DCB" w14:paraId="61771626"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2A13E3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EDD6BC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F7D4F7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55D964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Ø 培训场地和后勤准备</w:t>
            </w:r>
          </w:p>
        </w:tc>
        <w:tc>
          <w:tcPr>
            <w:tcW w:w="1480" w:type="dxa"/>
            <w:tcBorders>
              <w:top w:val="nil"/>
              <w:left w:val="nil"/>
              <w:bottom w:val="single" w:sz="4" w:space="0" w:color="auto"/>
              <w:right w:val="single" w:sz="4" w:space="0" w:color="auto"/>
            </w:tcBorders>
            <w:shd w:val="clear" w:color="auto" w:fill="auto"/>
            <w:vAlign w:val="center"/>
            <w:hideMark/>
          </w:tcPr>
          <w:p w14:paraId="325A7DF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49FC06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0FA50E6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A2751B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750D1AC8"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09997E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F64780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C5E07A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E585A5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Ø 统一讲解演示培训</w:t>
            </w:r>
          </w:p>
        </w:tc>
        <w:tc>
          <w:tcPr>
            <w:tcW w:w="1480" w:type="dxa"/>
            <w:tcBorders>
              <w:top w:val="nil"/>
              <w:left w:val="nil"/>
              <w:bottom w:val="single" w:sz="4" w:space="0" w:color="auto"/>
              <w:right w:val="single" w:sz="4" w:space="0" w:color="auto"/>
            </w:tcBorders>
            <w:shd w:val="clear" w:color="auto" w:fill="auto"/>
            <w:vAlign w:val="center"/>
            <w:hideMark/>
          </w:tcPr>
          <w:p w14:paraId="7E8EE98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BA136F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02C726B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D24BA55"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4,800.00</w:t>
            </w:r>
          </w:p>
        </w:tc>
      </w:tr>
      <w:tr w:rsidR="008C2DCB" w:rsidRPr="008C2DCB" w14:paraId="6308DE30"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2C95B9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1CAE60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FE85DC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062B26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Ø 现场操作辅导</w:t>
            </w:r>
          </w:p>
        </w:tc>
        <w:tc>
          <w:tcPr>
            <w:tcW w:w="1480" w:type="dxa"/>
            <w:tcBorders>
              <w:top w:val="nil"/>
              <w:left w:val="nil"/>
              <w:bottom w:val="single" w:sz="4" w:space="0" w:color="auto"/>
              <w:right w:val="single" w:sz="4" w:space="0" w:color="auto"/>
            </w:tcBorders>
            <w:shd w:val="clear" w:color="auto" w:fill="auto"/>
            <w:vAlign w:val="center"/>
            <w:hideMark/>
          </w:tcPr>
          <w:p w14:paraId="2563C15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EFBD90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1EC0C50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6453199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4,800.00</w:t>
            </w:r>
          </w:p>
        </w:tc>
      </w:tr>
      <w:tr w:rsidR="008C2DCB" w:rsidRPr="008C2DCB" w14:paraId="6110DD5E"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640C3B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DA0E2A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023E9B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7CCA3BD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Ø 培训总结</w:t>
            </w:r>
          </w:p>
        </w:tc>
        <w:tc>
          <w:tcPr>
            <w:tcW w:w="1480" w:type="dxa"/>
            <w:tcBorders>
              <w:top w:val="nil"/>
              <w:left w:val="nil"/>
              <w:bottom w:val="single" w:sz="4" w:space="0" w:color="auto"/>
              <w:right w:val="single" w:sz="4" w:space="0" w:color="auto"/>
            </w:tcBorders>
            <w:shd w:val="clear" w:color="auto" w:fill="auto"/>
            <w:vAlign w:val="center"/>
            <w:hideMark/>
          </w:tcPr>
          <w:p w14:paraId="75678F6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20F6912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2E2C754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A9C811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307FB97F"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5F0937C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FAE15A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481764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05A2FD6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Ø 培训资料归档</w:t>
            </w:r>
          </w:p>
        </w:tc>
        <w:tc>
          <w:tcPr>
            <w:tcW w:w="1480" w:type="dxa"/>
            <w:tcBorders>
              <w:top w:val="nil"/>
              <w:left w:val="nil"/>
              <w:bottom w:val="single" w:sz="4" w:space="0" w:color="auto"/>
              <w:right w:val="single" w:sz="4" w:space="0" w:color="auto"/>
            </w:tcBorders>
            <w:shd w:val="clear" w:color="auto" w:fill="auto"/>
            <w:vAlign w:val="center"/>
            <w:hideMark/>
          </w:tcPr>
          <w:p w14:paraId="58DF0A3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F97BE9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7B7876A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76DF5E8"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w:t>
            </w:r>
          </w:p>
        </w:tc>
      </w:tr>
      <w:tr w:rsidR="008C2DCB" w:rsidRPr="008C2DCB" w14:paraId="729090E1"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EFC0C6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674F8B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076D695"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0A12D1E6"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272</w:t>
            </w:r>
          </w:p>
        </w:tc>
        <w:tc>
          <w:tcPr>
            <w:tcW w:w="1080" w:type="dxa"/>
            <w:tcBorders>
              <w:top w:val="nil"/>
              <w:left w:val="nil"/>
              <w:bottom w:val="single" w:sz="4" w:space="0" w:color="auto"/>
              <w:right w:val="single" w:sz="4" w:space="0" w:color="auto"/>
            </w:tcBorders>
            <w:shd w:val="clear" w:color="auto" w:fill="auto"/>
            <w:vAlign w:val="center"/>
            <w:hideMark/>
          </w:tcPr>
          <w:p w14:paraId="0F0B07C6"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3535F8A5"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27,200.00</w:t>
            </w:r>
          </w:p>
        </w:tc>
      </w:tr>
      <w:tr w:rsidR="008C2DCB" w:rsidRPr="008C2DCB" w14:paraId="4CD09AD2"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F12F7C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B7963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系统维护</w:t>
            </w: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0B3D9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系统维护</w:t>
            </w:r>
          </w:p>
        </w:tc>
        <w:tc>
          <w:tcPr>
            <w:tcW w:w="3400" w:type="dxa"/>
            <w:tcBorders>
              <w:top w:val="nil"/>
              <w:left w:val="nil"/>
              <w:bottom w:val="single" w:sz="4" w:space="0" w:color="auto"/>
              <w:right w:val="single" w:sz="4" w:space="0" w:color="auto"/>
            </w:tcBorders>
            <w:shd w:val="clear" w:color="auto" w:fill="auto"/>
            <w:vAlign w:val="center"/>
            <w:hideMark/>
          </w:tcPr>
          <w:p w14:paraId="1D46696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角色权限分配变更</w:t>
            </w:r>
          </w:p>
        </w:tc>
        <w:tc>
          <w:tcPr>
            <w:tcW w:w="1480" w:type="dxa"/>
            <w:tcBorders>
              <w:top w:val="nil"/>
              <w:left w:val="nil"/>
              <w:bottom w:val="single" w:sz="4" w:space="0" w:color="auto"/>
              <w:right w:val="single" w:sz="4" w:space="0" w:color="auto"/>
            </w:tcBorders>
            <w:shd w:val="clear" w:color="auto" w:fill="auto"/>
            <w:vAlign w:val="center"/>
            <w:hideMark/>
          </w:tcPr>
          <w:p w14:paraId="31465A0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2F88E9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44822A3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09A5C3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484F982A"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9D0594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8FD133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FD60CF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1BBB16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操作流程解答</w:t>
            </w:r>
          </w:p>
        </w:tc>
        <w:tc>
          <w:tcPr>
            <w:tcW w:w="1480" w:type="dxa"/>
            <w:tcBorders>
              <w:top w:val="nil"/>
              <w:left w:val="nil"/>
              <w:bottom w:val="single" w:sz="4" w:space="0" w:color="auto"/>
              <w:right w:val="single" w:sz="4" w:space="0" w:color="auto"/>
            </w:tcBorders>
            <w:shd w:val="clear" w:color="auto" w:fill="auto"/>
            <w:vAlign w:val="center"/>
            <w:hideMark/>
          </w:tcPr>
          <w:p w14:paraId="589272B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546F72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416</w:t>
            </w:r>
          </w:p>
        </w:tc>
        <w:tc>
          <w:tcPr>
            <w:tcW w:w="1080" w:type="dxa"/>
            <w:tcBorders>
              <w:top w:val="nil"/>
              <w:left w:val="nil"/>
              <w:bottom w:val="single" w:sz="4" w:space="0" w:color="auto"/>
              <w:right w:val="single" w:sz="4" w:space="0" w:color="auto"/>
            </w:tcBorders>
            <w:shd w:val="clear" w:color="auto" w:fill="auto"/>
            <w:vAlign w:val="center"/>
            <w:hideMark/>
          </w:tcPr>
          <w:p w14:paraId="0E852B0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5D06F6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33,280.00</w:t>
            </w:r>
          </w:p>
        </w:tc>
      </w:tr>
      <w:tr w:rsidR="008C2DCB" w:rsidRPr="008C2DCB" w14:paraId="3031273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08D6ED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CE29B1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C65229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2EECD52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特殊情况操作讲解</w:t>
            </w:r>
          </w:p>
        </w:tc>
        <w:tc>
          <w:tcPr>
            <w:tcW w:w="1480" w:type="dxa"/>
            <w:tcBorders>
              <w:top w:val="nil"/>
              <w:left w:val="nil"/>
              <w:bottom w:val="single" w:sz="4" w:space="0" w:color="auto"/>
              <w:right w:val="single" w:sz="4" w:space="0" w:color="auto"/>
            </w:tcBorders>
            <w:shd w:val="clear" w:color="auto" w:fill="auto"/>
            <w:vAlign w:val="center"/>
            <w:hideMark/>
          </w:tcPr>
          <w:p w14:paraId="4EB9C18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474371F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96</w:t>
            </w:r>
          </w:p>
        </w:tc>
        <w:tc>
          <w:tcPr>
            <w:tcW w:w="1080" w:type="dxa"/>
            <w:tcBorders>
              <w:top w:val="nil"/>
              <w:left w:val="nil"/>
              <w:bottom w:val="single" w:sz="4" w:space="0" w:color="auto"/>
              <w:right w:val="single" w:sz="4" w:space="0" w:color="auto"/>
            </w:tcBorders>
            <w:shd w:val="clear" w:color="auto" w:fill="auto"/>
            <w:vAlign w:val="center"/>
            <w:hideMark/>
          </w:tcPr>
          <w:p w14:paraId="0178544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0469E3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7,680.00</w:t>
            </w:r>
          </w:p>
        </w:tc>
      </w:tr>
      <w:tr w:rsidR="008C2DCB" w:rsidRPr="008C2DCB" w14:paraId="64AF321A"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8BAFA0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817C39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2B6CC1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9C0B1E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政策类解答</w:t>
            </w:r>
          </w:p>
        </w:tc>
        <w:tc>
          <w:tcPr>
            <w:tcW w:w="1480" w:type="dxa"/>
            <w:tcBorders>
              <w:top w:val="nil"/>
              <w:left w:val="nil"/>
              <w:bottom w:val="single" w:sz="4" w:space="0" w:color="auto"/>
              <w:right w:val="single" w:sz="4" w:space="0" w:color="auto"/>
            </w:tcBorders>
            <w:shd w:val="clear" w:color="auto" w:fill="auto"/>
            <w:vAlign w:val="center"/>
            <w:hideMark/>
          </w:tcPr>
          <w:p w14:paraId="207698A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0CB2A6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0D2705F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D1DA0D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48A1E7F9"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021EC2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06E122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9BC190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0019ACE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辅助操作</w:t>
            </w:r>
          </w:p>
        </w:tc>
        <w:tc>
          <w:tcPr>
            <w:tcW w:w="1480" w:type="dxa"/>
            <w:tcBorders>
              <w:top w:val="nil"/>
              <w:left w:val="nil"/>
              <w:bottom w:val="single" w:sz="4" w:space="0" w:color="auto"/>
              <w:right w:val="single" w:sz="4" w:space="0" w:color="auto"/>
            </w:tcBorders>
            <w:shd w:val="clear" w:color="auto" w:fill="auto"/>
            <w:vAlign w:val="center"/>
            <w:hideMark/>
          </w:tcPr>
          <w:p w14:paraId="740A5DE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4CC12DC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208</w:t>
            </w:r>
          </w:p>
        </w:tc>
        <w:tc>
          <w:tcPr>
            <w:tcW w:w="1080" w:type="dxa"/>
            <w:tcBorders>
              <w:top w:val="nil"/>
              <w:left w:val="nil"/>
              <w:bottom w:val="single" w:sz="4" w:space="0" w:color="auto"/>
              <w:right w:val="single" w:sz="4" w:space="0" w:color="auto"/>
            </w:tcBorders>
            <w:shd w:val="clear" w:color="auto" w:fill="auto"/>
            <w:vAlign w:val="center"/>
            <w:hideMark/>
          </w:tcPr>
          <w:p w14:paraId="2A06F2A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6797E10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16,640.00</w:t>
            </w:r>
          </w:p>
        </w:tc>
      </w:tr>
      <w:tr w:rsidR="008C2DCB" w:rsidRPr="008C2DCB" w14:paraId="31AE6715"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64D080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43A0D2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2182AE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0432923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辅助数据录入</w:t>
            </w:r>
          </w:p>
        </w:tc>
        <w:tc>
          <w:tcPr>
            <w:tcW w:w="1480" w:type="dxa"/>
            <w:tcBorders>
              <w:top w:val="nil"/>
              <w:left w:val="nil"/>
              <w:bottom w:val="single" w:sz="4" w:space="0" w:color="auto"/>
              <w:right w:val="single" w:sz="4" w:space="0" w:color="auto"/>
            </w:tcBorders>
            <w:shd w:val="clear" w:color="auto" w:fill="auto"/>
            <w:vAlign w:val="center"/>
            <w:hideMark/>
          </w:tcPr>
          <w:p w14:paraId="231F5D6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55039E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208</w:t>
            </w:r>
          </w:p>
        </w:tc>
        <w:tc>
          <w:tcPr>
            <w:tcW w:w="1080" w:type="dxa"/>
            <w:tcBorders>
              <w:top w:val="nil"/>
              <w:left w:val="nil"/>
              <w:bottom w:val="single" w:sz="4" w:space="0" w:color="auto"/>
              <w:right w:val="single" w:sz="4" w:space="0" w:color="auto"/>
            </w:tcBorders>
            <w:shd w:val="clear" w:color="auto" w:fill="auto"/>
            <w:vAlign w:val="center"/>
            <w:hideMark/>
          </w:tcPr>
          <w:p w14:paraId="71CB015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3FED14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16,640.00</w:t>
            </w:r>
          </w:p>
        </w:tc>
      </w:tr>
      <w:tr w:rsidR="008C2DCB" w:rsidRPr="008C2DCB" w14:paraId="0264C6F6"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AB55A8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A5E0AC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4D1A26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94F54C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测试数据清除</w:t>
            </w:r>
          </w:p>
        </w:tc>
        <w:tc>
          <w:tcPr>
            <w:tcW w:w="1480" w:type="dxa"/>
            <w:tcBorders>
              <w:top w:val="nil"/>
              <w:left w:val="nil"/>
              <w:bottom w:val="single" w:sz="4" w:space="0" w:color="auto"/>
              <w:right w:val="single" w:sz="4" w:space="0" w:color="auto"/>
            </w:tcBorders>
            <w:shd w:val="clear" w:color="auto" w:fill="auto"/>
            <w:vAlign w:val="center"/>
            <w:hideMark/>
          </w:tcPr>
          <w:p w14:paraId="2373511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9F9FB0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26200D1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6A210A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w:t>
            </w:r>
          </w:p>
        </w:tc>
      </w:tr>
      <w:tr w:rsidR="008C2DCB" w:rsidRPr="008C2DCB" w14:paraId="1D673DE0"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F31700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6A2CFC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F08CD3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FB4C5D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疑难账目核对</w:t>
            </w:r>
          </w:p>
        </w:tc>
        <w:tc>
          <w:tcPr>
            <w:tcW w:w="1480" w:type="dxa"/>
            <w:tcBorders>
              <w:top w:val="nil"/>
              <w:left w:val="nil"/>
              <w:bottom w:val="single" w:sz="4" w:space="0" w:color="auto"/>
              <w:right w:val="single" w:sz="4" w:space="0" w:color="auto"/>
            </w:tcBorders>
            <w:shd w:val="clear" w:color="auto" w:fill="auto"/>
            <w:vAlign w:val="center"/>
            <w:hideMark/>
          </w:tcPr>
          <w:p w14:paraId="6516984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2EDDC1F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0C666A6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00CFD8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6,400.00</w:t>
            </w:r>
          </w:p>
        </w:tc>
      </w:tr>
      <w:tr w:rsidR="008C2DCB" w:rsidRPr="008C2DCB" w14:paraId="73989A06"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CBD6A5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9A4FBF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9624E2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0B5DF75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凭证模板设置变更</w:t>
            </w:r>
          </w:p>
        </w:tc>
        <w:tc>
          <w:tcPr>
            <w:tcW w:w="1480" w:type="dxa"/>
            <w:tcBorders>
              <w:top w:val="nil"/>
              <w:left w:val="nil"/>
              <w:bottom w:val="single" w:sz="4" w:space="0" w:color="auto"/>
              <w:right w:val="single" w:sz="4" w:space="0" w:color="auto"/>
            </w:tcBorders>
            <w:shd w:val="clear" w:color="auto" w:fill="auto"/>
            <w:vAlign w:val="center"/>
            <w:hideMark/>
          </w:tcPr>
          <w:p w14:paraId="2EE6295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4ECC773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15069B4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97FB6E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6,400.00</w:t>
            </w:r>
          </w:p>
        </w:tc>
      </w:tr>
      <w:tr w:rsidR="008C2DCB" w:rsidRPr="008C2DCB" w14:paraId="7260D86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059DDC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29DF00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00E73D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157DFE0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其他故障处理</w:t>
            </w:r>
          </w:p>
        </w:tc>
        <w:tc>
          <w:tcPr>
            <w:tcW w:w="1480" w:type="dxa"/>
            <w:tcBorders>
              <w:top w:val="nil"/>
              <w:left w:val="nil"/>
              <w:bottom w:val="single" w:sz="4" w:space="0" w:color="auto"/>
              <w:right w:val="single" w:sz="4" w:space="0" w:color="auto"/>
            </w:tcBorders>
            <w:shd w:val="clear" w:color="auto" w:fill="auto"/>
            <w:vAlign w:val="center"/>
            <w:hideMark/>
          </w:tcPr>
          <w:p w14:paraId="1D86477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4370E85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5D8F17D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5928E10"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6,400.00</w:t>
            </w:r>
          </w:p>
        </w:tc>
      </w:tr>
      <w:tr w:rsidR="008C2DCB" w:rsidRPr="008C2DCB" w14:paraId="08C973A0"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85B948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C5EE60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FAB573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0B3E779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临时报表制作及提取</w:t>
            </w:r>
          </w:p>
        </w:tc>
        <w:tc>
          <w:tcPr>
            <w:tcW w:w="1480" w:type="dxa"/>
            <w:tcBorders>
              <w:top w:val="nil"/>
              <w:left w:val="nil"/>
              <w:bottom w:val="single" w:sz="4" w:space="0" w:color="auto"/>
              <w:right w:val="single" w:sz="4" w:space="0" w:color="auto"/>
            </w:tcBorders>
            <w:shd w:val="clear" w:color="auto" w:fill="auto"/>
            <w:vAlign w:val="center"/>
            <w:hideMark/>
          </w:tcPr>
          <w:p w14:paraId="767E605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694332A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51FA7E3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1C9E100"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6,400.00</w:t>
            </w:r>
          </w:p>
        </w:tc>
      </w:tr>
      <w:tr w:rsidR="008C2DCB" w:rsidRPr="008C2DCB" w14:paraId="53BE6C2F"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365849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89B4E1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EE67F"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2BAD8DCC"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1368</w:t>
            </w:r>
          </w:p>
        </w:tc>
        <w:tc>
          <w:tcPr>
            <w:tcW w:w="1080" w:type="dxa"/>
            <w:tcBorders>
              <w:top w:val="nil"/>
              <w:left w:val="nil"/>
              <w:bottom w:val="single" w:sz="4" w:space="0" w:color="auto"/>
              <w:right w:val="single" w:sz="4" w:space="0" w:color="auto"/>
            </w:tcBorders>
            <w:shd w:val="clear" w:color="auto" w:fill="auto"/>
            <w:vAlign w:val="center"/>
            <w:hideMark/>
          </w:tcPr>
          <w:p w14:paraId="3C25A805"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0BABAAA6"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109,440.00</w:t>
            </w:r>
          </w:p>
        </w:tc>
      </w:tr>
      <w:tr w:rsidR="008C2DCB" w:rsidRPr="008C2DCB" w14:paraId="044CC97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B4924A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103C3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系统优化调整</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E2D52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系统优化调整</w:t>
            </w:r>
          </w:p>
        </w:tc>
        <w:tc>
          <w:tcPr>
            <w:tcW w:w="3400" w:type="dxa"/>
            <w:tcBorders>
              <w:top w:val="nil"/>
              <w:left w:val="nil"/>
              <w:bottom w:val="single" w:sz="4" w:space="0" w:color="auto"/>
              <w:right w:val="single" w:sz="4" w:space="0" w:color="auto"/>
            </w:tcBorders>
            <w:shd w:val="clear" w:color="auto" w:fill="auto"/>
            <w:vAlign w:val="center"/>
            <w:hideMark/>
          </w:tcPr>
          <w:p w14:paraId="2E175A4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系统优化调整需求收集</w:t>
            </w:r>
          </w:p>
        </w:tc>
        <w:tc>
          <w:tcPr>
            <w:tcW w:w="1480" w:type="dxa"/>
            <w:tcBorders>
              <w:top w:val="nil"/>
              <w:left w:val="nil"/>
              <w:bottom w:val="single" w:sz="4" w:space="0" w:color="auto"/>
              <w:right w:val="single" w:sz="4" w:space="0" w:color="auto"/>
            </w:tcBorders>
            <w:shd w:val="clear" w:color="auto" w:fill="auto"/>
            <w:vAlign w:val="center"/>
            <w:hideMark/>
          </w:tcPr>
          <w:p w14:paraId="50F0643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14056F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0C54E6D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027DCC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43EFBD9D"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0DA46B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0D74B1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E69B50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852ECC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系统优化调整方案及DEMO确认</w:t>
            </w:r>
          </w:p>
        </w:tc>
        <w:tc>
          <w:tcPr>
            <w:tcW w:w="1480" w:type="dxa"/>
            <w:tcBorders>
              <w:top w:val="nil"/>
              <w:left w:val="nil"/>
              <w:bottom w:val="single" w:sz="4" w:space="0" w:color="auto"/>
              <w:right w:val="single" w:sz="4" w:space="0" w:color="auto"/>
            </w:tcBorders>
            <w:shd w:val="clear" w:color="auto" w:fill="auto"/>
            <w:vAlign w:val="center"/>
            <w:hideMark/>
          </w:tcPr>
          <w:p w14:paraId="6051F49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321397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6CA5962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77EBB9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548B350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5F4A127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7B4392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8023F2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293E744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系统优化调整代码编写</w:t>
            </w:r>
          </w:p>
        </w:tc>
        <w:tc>
          <w:tcPr>
            <w:tcW w:w="1480" w:type="dxa"/>
            <w:tcBorders>
              <w:top w:val="nil"/>
              <w:left w:val="nil"/>
              <w:bottom w:val="single" w:sz="4" w:space="0" w:color="auto"/>
              <w:right w:val="single" w:sz="4" w:space="0" w:color="auto"/>
            </w:tcBorders>
            <w:shd w:val="clear" w:color="auto" w:fill="auto"/>
            <w:vAlign w:val="center"/>
            <w:hideMark/>
          </w:tcPr>
          <w:p w14:paraId="5C003E0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057A7A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40</w:t>
            </w:r>
          </w:p>
        </w:tc>
        <w:tc>
          <w:tcPr>
            <w:tcW w:w="1080" w:type="dxa"/>
            <w:tcBorders>
              <w:top w:val="nil"/>
              <w:left w:val="nil"/>
              <w:bottom w:val="single" w:sz="4" w:space="0" w:color="auto"/>
              <w:right w:val="single" w:sz="4" w:space="0" w:color="auto"/>
            </w:tcBorders>
            <w:shd w:val="clear" w:color="auto" w:fill="auto"/>
            <w:vAlign w:val="center"/>
            <w:hideMark/>
          </w:tcPr>
          <w:p w14:paraId="0DC650E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C19CAF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4,000.00</w:t>
            </w:r>
          </w:p>
        </w:tc>
      </w:tr>
      <w:tr w:rsidR="008C2DCB" w:rsidRPr="008C2DCB" w14:paraId="53EC7A73"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B7F01B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271F36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894283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6D77F6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系统优化调整测试及BUG修改</w:t>
            </w:r>
          </w:p>
        </w:tc>
        <w:tc>
          <w:tcPr>
            <w:tcW w:w="1480" w:type="dxa"/>
            <w:tcBorders>
              <w:top w:val="nil"/>
              <w:left w:val="nil"/>
              <w:bottom w:val="single" w:sz="4" w:space="0" w:color="auto"/>
              <w:right w:val="single" w:sz="4" w:space="0" w:color="auto"/>
            </w:tcBorders>
            <w:shd w:val="clear" w:color="auto" w:fill="auto"/>
            <w:vAlign w:val="center"/>
            <w:hideMark/>
          </w:tcPr>
          <w:p w14:paraId="743E651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8B9B7D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40</w:t>
            </w:r>
          </w:p>
        </w:tc>
        <w:tc>
          <w:tcPr>
            <w:tcW w:w="1080" w:type="dxa"/>
            <w:tcBorders>
              <w:top w:val="nil"/>
              <w:left w:val="nil"/>
              <w:bottom w:val="single" w:sz="4" w:space="0" w:color="auto"/>
              <w:right w:val="single" w:sz="4" w:space="0" w:color="auto"/>
            </w:tcBorders>
            <w:shd w:val="clear" w:color="auto" w:fill="auto"/>
            <w:vAlign w:val="center"/>
            <w:hideMark/>
          </w:tcPr>
          <w:p w14:paraId="27CE96D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B7D608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4,000.00</w:t>
            </w:r>
          </w:p>
        </w:tc>
      </w:tr>
      <w:tr w:rsidR="008C2DCB" w:rsidRPr="008C2DCB" w14:paraId="11EF3343" w14:textId="77777777" w:rsidTr="008C2DCB">
        <w:trPr>
          <w:trHeight w:val="480"/>
          <w:jc w:val="center"/>
        </w:trPr>
        <w:tc>
          <w:tcPr>
            <w:tcW w:w="1080" w:type="dxa"/>
            <w:vMerge/>
            <w:tcBorders>
              <w:top w:val="nil"/>
              <w:left w:val="single" w:sz="4" w:space="0" w:color="auto"/>
              <w:bottom w:val="single" w:sz="4" w:space="0" w:color="000000"/>
              <w:right w:val="single" w:sz="4" w:space="0" w:color="auto"/>
            </w:tcBorders>
            <w:vAlign w:val="center"/>
            <w:hideMark/>
          </w:tcPr>
          <w:p w14:paraId="3222671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CD9CAF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A4CA8B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9F0806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系统优化调整部署及数据处理和文档更新</w:t>
            </w:r>
          </w:p>
        </w:tc>
        <w:tc>
          <w:tcPr>
            <w:tcW w:w="1480" w:type="dxa"/>
            <w:tcBorders>
              <w:top w:val="nil"/>
              <w:left w:val="nil"/>
              <w:bottom w:val="single" w:sz="4" w:space="0" w:color="auto"/>
              <w:right w:val="single" w:sz="4" w:space="0" w:color="auto"/>
            </w:tcBorders>
            <w:shd w:val="clear" w:color="auto" w:fill="auto"/>
            <w:vAlign w:val="center"/>
            <w:hideMark/>
          </w:tcPr>
          <w:p w14:paraId="4A7B54E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875C99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59C34FE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4DCB3E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w:t>
            </w:r>
          </w:p>
        </w:tc>
      </w:tr>
      <w:tr w:rsidR="008C2DCB" w:rsidRPr="008C2DCB" w14:paraId="3520C414"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08E529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F03BFC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DE1FDDB"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01D480FF"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128</w:t>
            </w:r>
          </w:p>
        </w:tc>
        <w:tc>
          <w:tcPr>
            <w:tcW w:w="1080" w:type="dxa"/>
            <w:tcBorders>
              <w:top w:val="nil"/>
              <w:left w:val="nil"/>
              <w:bottom w:val="single" w:sz="4" w:space="0" w:color="auto"/>
              <w:right w:val="single" w:sz="4" w:space="0" w:color="auto"/>
            </w:tcBorders>
            <w:shd w:val="clear" w:color="auto" w:fill="auto"/>
            <w:vAlign w:val="center"/>
            <w:hideMark/>
          </w:tcPr>
          <w:p w14:paraId="50656039"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5C293D47"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12,800.00</w:t>
            </w:r>
          </w:p>
        </w:tc>
      </w:tr>
      <w:tr w:rsidR="008C2DCB" w:rsidRPr="008C2DCB" w14:paraId="6EB254A8"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50F13B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804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E738B19"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合计</w:t>
            </w:r>
          </w:p>
        </w:tc>
        <w:tc>
          <w:tcPr>
            <w:tcW w:w="1080" w:type="dxa"/>
            <w:tcBorders>
              <w:top w:val="nil"/>
              <w:left w:val="nil"/>
              <w:bottom w:val="single" w:sz="4" w:space="0" w:color="auto"/>
              <w:right w:val="single" w:sz="4" w:space="0" w:color="auto"/>
            </w:tcBorders>
            <w:shd w:val="clear" w:color="auto" w:fill="auto"/>
            <w:vAlign w:val="center"/>
            <w:hideMark/>
          </w:tcPr>
          <w:p w14:paraId="61AC2C73"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3988</w:t>
            </w:r>
          </w:p>
        </w:tc>
        <w:tc>
          <w:tcPr>
            <w:tcW w:w="1080" w:type="dxa"/>
            <w:tcBorders>
              <w:top w:val="nil"/>
              <w:left w:val="nil"/>
              <w:bottom w:val="single" w:sz="4" w:space="0" w:color="auto"/>
              <w:right w:val="single" w:sz="4" w:space="0" w:color="auto"/>
            </w:tcBorders>
            <w:shd w:val="clear" w:color="auto" w:fill="auto"/>
            <w:vAlign w:val="center"/>
            <w:hideMark/>
          </w:tcPr>
          <w:p w14:paraId="2532270C"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1010C716"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417,280.00</w:t>
            </w:r>
          </w:p>
        </w:tc>
      </w:tr>
      <w:tr w:rsidR="008C2DCB" w:rsidRPr="008C2DCB" w14:paraId="7F6FEBC5" w14:textId="77777777" w:rsidTr="008C2DCB">
        <w:trPr>
          <w:trHeight w:val="285"/>
          <w:jc w:val="center"/>
        </w:trPr>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669DA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财务管理</w:t>
            </w: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BBDE5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系统本地化开发</w:t>
            </w: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4ECB4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本地化需求调研</w:t>
            </w:r>
          </w:p>
        </w:tc>
        <w:tc>
          <w:tcPr>
            <w:tcW w:w="3400" w:type="dxa"/>
            <w:tcBorders>
              <w:top w:val="nil"/>
              <w:left w:val="nil"/>
              <w:bottom w:val="single" w:sz="4" w:space="0" w:color="auto"/>
              <w:right w:val="single" w:sz="4" w:space="0" w:color="auto"/>
            </w:tcBorders>
            <w:shd w:val="clear" w:color="auto" w:fill="auto"/>
            <w:noWrap/>
            <w:vAlign w:val="center"/>
            <w:hideMark/>
          </w:tcPr>
          <w:p w14:paraId="68D8A0A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系统演示试用</w:t>
            </w:r>
          </w:p>
        </w:tc>
        <w:tc>
          <w:tcPr>
            <w:tcW w:w="1480" w:type="dxa"/>
            <w:tcBorders>
              <w:top w:val="nil"/>
              <w:left w:val="nil"/>
              <w:bottom w:val="single" w:sz="4" w:space="0" w:color="auto"/>
              <w:right w:val="single" w:sz="4" w:space="0" w:color="auto"/>
            </w:tcBorders>
            <w:shd w:val="clear" w:color="auto" w:fill="auto"/>
            <w:vAlign w:val="center"/>
            <w:hideMark/>
          </w:tcPr>
          <w:p w14:paraId="599731C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85D91B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58ABB49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E3C6EB5"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59D68292"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3B4D27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AFBCAD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8A28F1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4F5893D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收集差异化需求</w:t>
            </w:r>
          </w:p>
        </w:tc>
        <w:tc>
          <w:tcPr>
            <w:tcW w:w="1480" w:type="dxa"/>
            <w:tcBorders>
              <w:top w:val="nil"/>
              <w:left w:val="nil"/>
              <w:bottom w:val="single" w:sz="4" w:space="0" w:color="auto"/>
              <w:right w:val="single" w:sz="4" w:space="0" w:color="auto"/>
            </w:tcBorders>
            <w:shd w:val="clear" w:color="auto" w:fill="auto"/>
            <w:vAlign w:val="center"/>
            <w:hideMark/>
          </w:tcPr>
          <w:p w14:paraId="142D60B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2BE37D9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51558CB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A03AB7B"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34089CA9"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55C02A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5DF159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A4D0A6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5895714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差异化需求确认</w:t>
            </w:r>
          </w:p>
        </w:tc>
        <w:tc>
          <w:tcPr>
            <w:tcW w:w="1480" w:type="dxa"/>
            <w:tcBorders>
              <w:top w:val="nil"/>
              <w:left w:val="nil"/>
              <w:bottom w:val="single" w:sz="4" w:space="0" w:color="auto"/>
              <w:right w:val="single" w:sz="4" w:space="0" w:color="auto"/>
            </w:tcBorders>
            <w:shd w:val="clear" w:color="auto" w:fill="auto"/>
            <w:vAlign w:val="center"/>
            <w:hideMark/>
          </w:tcPr>
          <w:p w14:paraId="78288D4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6C0FC1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7493DEC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67D6BC7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w:t>
            </w:r>
          </w:p>
        </w:tc>
      </w:tr>
      <w:tr w:rsidR="008C2DCB" w:rsidRPr="008C2DCB" w14:paraId="0A7951B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96ED62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C1AC9C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BB737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本地化需求设计</w:t>
            </w:r>
          </w:p>
        </w:tc>
        <w:tc>
          <w:tcPr>
            <w:tcW w:w="3400" w:type="dxa"/>
            <w:tcBorders>
              <w:top w:val="nil"/>
              <w:left w:val="nil"/>
              <w:bottom w:val="single" w:sz="4" w:space="0" w:color="auto"/>
              <w:right w:val="single" w:sz="4" w:space="0" w:color="auto"/>
            </w:tcBorders>
            <w:shd w:val="clear" w:color="auto" w:fill="auto"/>
            <w:noWrap/>
            <w:vAlign w:val="center"/>
            <w:hideMark/>
          </w:tcPr>
          <w:p w14:paraId="3449817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需求分析</w:t>
            </w:r>
          </w:p>
        </w:tc>
        <w:tc>
          <w:tcPr>
            <w:tcW w:w="1480" w:type="dxa"/>
            <w:tcBorders>
              <w:top w:val="nil"/>
              <w:left w:val="nil"/>
              <w:bottom w:val="single" w:sz="4" w:space="0" w:color="auto"/>
              <w:right w:val="single" w:sz="4" w:space="0" w:color="auto"/>
            </w:tcBorders>
            <w:shd w:val="clear" w:color="auto" w:fill="auto"/>
            <w:vAlign w:val="center"/>
            <w:hideMark/>
          </w:tcPr>
          <w:p w14:paraId="02F84E8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AEA6A6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56</w:t>
            </w:r>
          </w:p>
        </w:tc>
        <w:tc>
          <w:tcPr>
            <w:tcW w:w="1080" w:type="dxa"/>
            <w:tcBorders>
              <w:top w:val="nil"/>
              <w:left w:val="nil"/>
              <w:bottom w:val="single" w:sz="4" w:space="0" w:color="auto"/>
              <w:right w:val="single" w:sz="4" w:space="0" w:color="auto"/>
            </w:tcBorders>
            <w:shd w:val="clear" w:color="auto" w:fill="auto"/>
            <w:vAlign w:val="center"/>
            <w:hideMark/>
          </w:tcPr>
          <w:p w14:paraId="5E0038C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98EE87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5,600.00</w:t>
            </w:r>
          </w:p>
        </w:tc>
      </w:tr>
      <w:tr w:rsidR="008C2DCB" w:rsidRPr="008C2DCB" w14:paraId="0323BFBE"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B4162B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67553B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E19346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47FB16C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DEMO制作</w:t>
            </w:r>
          </w:p>
        </w:tc>
        <w:tc>
          <w:tcPr>
            <w:tcW w:w="1480" w:type="dxa"/>
            <w:tcBorders>
              <w:top w:val="nil"/>
              <w:left w:val="nil"/>
              <w:bottom w:val="single" w:sz="4" w:space="0" w:color="auto"/>
              <w:right w:val="single" w:sz="4" w:space="0" w:color="auto"/>
            </w:tcBorders>
            <w:shd w:val="clear" w:color="auto" w:fill="auto"/>
            <w:vAlign w:val="center"/>
            <w:hideMark/>
          </w:tcPr>
          <w:p w14:paraId="06A48F5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21C541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56</w:t>
            </w:r>
          </w:p>
        </w:tc>
        <w:tc>
          <w:tcPr>
            <w:tcW w:w="1080" w:type="dxa"/>
            <w:tcBorders>
              <w:top w:val="nil"/>
              <w:left w:val="nil"/>
              <w:bottom w:val="single" w:sz="4" w:space="0" w:color="auto"/>
              <w:right w:val="single" w:sz="4" w:space="0" w:color="auto"/>
            </w:tcBorders>
            <w:shd w:val="clear" w:color="auto" w:fill="auto"/>
            <w:vAlign w:val="center"/>
            <w:hideMark/>
          </w:tcPr>
          <w:p w14:paraId="43D32C3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753C11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5,600.00</w:t>
            </w:r>
          </w:p>
        </w:tc>
      </w:tr>
      <w:tr w:rsidR="008C2DCB" w:rsidRPr="008C2DCB" w14:paraId="437FB7CA"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D7F7F7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F49CED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D914AC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49EE762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详细开发设计方案</w:t>
            </w:r>
          </w:p>
        </w:tc>
        <w:tc>
          <w:tcPr>
            <w:tcW w:w="1480" w:type="dxa"/>
            <w:tcBorders>
              <w:top w:val="nil"/>
              <w:left w:val="nil"/>
              <w:bottom w:val="single" w:sz="4" w:space="0" w:color="auto"/>
              <w:right w:val="single" w:sz="4" w:space="0" w:color="auto"/>
            </w:tcBorders>
            <w:shd w:val="clear" w:color="auto" w:fill="auto"/>
            <w:vAlign w:val="center"/>
            <w:hideMark/>
          </w:tcPr>
          <w:p w14:paraId="5C37A97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E6DC26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120</w:t>
            </w:r>
          </w:p>
        </w:tc>
        <w:tc>
          <w:tcPr>
            <w:tcW w:w="1080" w:type="dxa"/>
            <w:tcBorders>
              <w:top w:val="nil"/>
              <w:left w:val="nil"/>
              <w:bottom w:val="single" w:sz="4" w:space="0" w:color="auto"/>
              <w:right w:val="single" w:sz="4" w:space="0" w:color="auto"/>
            </w:tcBorders>
            <w:shd w:val="clear" w:color="auto" w:fill="auto"/>
            <w:vAlign w:val="center"/>
            <w:hideMark/>
          </w:tcPr>
          <w:p w14:paraId="33C8BB4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6C52095"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12,000.00</w:t>
            </w:r>
          </w:p>
        </w:tc>
      </w:tr>
      <w:tr w:rsidR="008C2DCB" w:rsidRPr="008C2DCB" w14:paraId="1036A438"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5BA9B0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2DAECF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3C1456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789138F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开发计划</w:t>
            </w:r>
          </w:p>
        </w:tc>
        <w:tc>
          <w:tcPr>
            <w:tcW w:w="1480" w:type="dxa"/>
            <w:tcBorders>
              <w:top w:val="nil"/>
              <w:left w:val="nil"/>
              <w:bottom w:val="single" w:sz="4" w:space="0" w:color="auto"/>
              <w:right w:val="single" w:sz="4" w:space="0" w:color="auto"/>
            </w:tcBorders>
            <w:shd w:val="clear" w:color="auto" w:fill="auto"/>
            <w:vAlign w:val="center"/>
            <w:hideMark/>
          </w:tcPr>
          <w:p w14:paraId="7642674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C8177E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3DE1695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B928CF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4D8E706B"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B46AC9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15727A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799A1A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2BDBC8B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DEMO演示</w:t>
            </w:r>
          </w:p>
        </w:tc>
        <w:tc>
          <w:tcPr>
            <w:tcW w:w="1480" w:type="dxa"/>
            <w:tcBorders>
              <w:top w:val="nil"/>
              <w:left w:val="nil"/>
              <w:bottom w:val="single" w:sz="4" w:space="0" w:color="auto"/>
              <w:right w:val="single" w:sz="4" w:space="0" w:color="auto"/>
            </w:tcBorders>
            <w:shd w:val="clear" w:color="auto" w:fill="auto"/>
            <w:vAlign w:val="center"/>
            <w:hideMark/>
          </w:tcPr>
          <w:p w14:paraId="29B0885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46B17A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4B766F8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9A0EC1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5A480E63"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C7BA3F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E4D440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5383EA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9C757C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需求分析报告</w:t>
            </w:r>
          </w:p>
        </w:tc>
        <w:tc>
          <w:tcPr>
            <w:tcW w:w="1480" w:type="dxa"/>
            <w:tcBorders>
              <w:top w:val="nil"/>
              <w:left w:val="nil"/>
              <w:bottom w:val="single" w:sz="4" w:space="0" w:color="auto"/>
              <w:right w:val="single" w:sz="4" w:space="0" w:color="auto"/>
            </w:tcBorders>
            <w:shd w:val="clear" w:color="auto" w:fill="auto"/>
            <w:vAlign w:val="center"/>
            <w:hideMark/>
          </w:tcPr>
          <w:p w14:paraId="1F7FCE2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5148BF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004ADF8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36EBCA6"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3FAAEC1D"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95CCB4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7EF181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A7B23A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7112E76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最终DEMO调整</w:t>
            </w:r>
          </w:p>
        </w:tc>
        <w:tc>
          <w:tcPr>
            <w:tcW w:w="1480" w:type="dxa"/>
            <w:tcBorders>
              <w:top w:val="nil"/>
              <w:left w:val="nil"/>
              <w:bottom w:val="single" w:sz="4" w:space="0" w:color="auto"/>
              <w:right w:val="single" w:sz="4" w:space="0" w:color="auto"/>
            </w:tcBorders>
            <w:shd w:val="clear" w:color="auto" w:fill="auto"/>
            <w:vAlign w:val="center"/>
            <w:hideMark/>
          </w:tcPr>
          <w:p w14:paraId="7D4517D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EAF70E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0B8A84B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C12288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w:t>
            </w:r>
          </w:p>
        </w:tc>
      </w:tr>
      <w:tr w:rsidR="008C2DCB" w:rsidRPr="008C2DCB" w14:paraId="619FA603"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B30D92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C082F2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105873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C203A1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最终需求确认</w:t>
            </w:r>
          </w:p>
        </w:tc>
        <w:tc>
          <w:tcPr>
            <w:tcW w:w="1480" w:type="dxa"/>
            <w:tcBorders>
              <w:top w:val="nil"/>
              <w:left w:val="nil"/>
              <w:bottom w:val="single" w:sz="4" w:space="0" w:color="auto"/>
              <w:right w:val="single" w:sz="4" w:space="0" w:color="auto"/>
            </w:tcBorders>
            <w:shd w:val="clear" w:color="auto" w:fill="auto"/>
            <w:vAlign w:val="center"/>
            <w:hideMark/>
          </w:tcPr>
          <w:p w14:paraId="2B6175A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4EB2D5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5D37E3E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42F320B"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571FE620"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4B0AF0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936CB7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28C27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本地化需求实现</w:t>
            </w:r>
          </w:p>
        </w:tc>
        <w:tc>
          <w:tcPr>
            <w:tcW w:w="3400" w:type="dxa"/>
            <w:tcBorders>
              <w:top w:val="nil"/>
              <w:left w:val="nil"/>
              <w:bottom w:val="single" w:sz="4" w:space="0" w:color="auto"/>
              <w:right w:val="single" w:sz="4" w:space="0" w:color="auto"/>
            </w:tcBorders>
            <w:shd w:val="clear" w:color="auto" w:fill="auto"/>
            <w:noWrap/>
            <w:vAlign w:val="center"/>
            <w:hideMark/>
          </w:tcPr>
          <w:p w14:paraId="74B8289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开发环境搭建</w:t>
            </w:r>
          </w:p>
        </w:tc>
        <w:tc>
          <w:tcPr>
            <w:tcW w:w="1480" w:type="dxa"/>
            <w:tcBorders>
              <w:top w:val="nil"/>
              <w:left w:val="nil"/>
              <w:bottom w:val="single" w:sz="4" w:space="0" w:color="auto"/>
              <w:right w:val="single" w:sz="4" w:space="0" w:color="auto"/>
            </w:tcBorders>
            <w:shd w:val="clear" w:color="auto" w:fill="auto"/>
            <w:vAlign w:val="center"/>
            <w:hideMark/>
          </w:tcPr>
          <w:p w14:paraId="57FA03E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2D74365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5E5592C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3EBC63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025D9AC0"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DCC31A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D9A310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F56E31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03526FC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数据库搭建</w:t>
            </w:r>
          </w:p>
        </w:tc>
        <w:tc>
          <w:tcPr>
            <w:tcW w:w="1480" w:type="dxa"/>
            <w:tcBorders>
              <w:top w:val="nil"/>
              <w:left w:val="nil"/>
              <w:bottom w:val="single" w:sz="4" w:space="0" w:color="auto"/>
              <w:right w:val="single" w:sz="4" w:space="0" w:color="auto"/>
            </w:tcBorders>
            <w:shd w:val="clear" w:color="auto" w:fill="auto"/>
            <w:vAlign w:val="center"/>
            <w:hideMark/>
          </w:tcPr>
          <w:p w14:paraId="0C97D6C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81758D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72B780E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4D88B1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134C6B61"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5C06689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CE7C64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2AE2C3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4EE4250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代码-架构</w:t>
            </w:r>
          </w:p>
        </w:tc>
        <w:tc>
          <w:tcPr>
            <w:tcW w:w="1480" w:type="dxa"/>
            <w:tcBorders>
              <w:top w:val="nil"/>
              <w:left w:val="nil"/>
              <w:bottom w:val="single" w:sz="4" w:space="0" w:color="auto"/>
              <w:right w:val="single" w:sz="4" w:space="0" w:color="auto"/>
            </w:tcBorders>
            <w:shd w:val="clear" w:color="auto" w:fill="auto"/>
            <w:vAlign w:val="center"/>
            <w:hideMark/>
          </w:tcPr>
          <w:p w14:paraId="216C997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E47441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6F0CF1F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EAC4E80"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w:t>
            </w:r>
          </w:p>
        </w:tc>
      </w:tr>
      <w:tr w:rsidR="008C2DCB" w:rsidRPr="008C2DCB" w14:paraId="082476C7"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5C02AC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835D32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3F28EA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B5796C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代码-数据库</w:t>
            </w:r>
          </w:p>
        </w:tc>
        <w:tc>
          <w:tcPr>
            <w:tcW w:w="1480" w:type="dxa"/>
            <w:tcBorders>
              <w:top w:val="nil"/>
              <w:left w:val="nil"/>
              <w:bottom w:val="single" w:sz="4" w:space="0" w:color="auto"/>
              <w:right w:val="single" w:sz="4" w:space="0" w:color="auto"/>
            </w:tcBorders>
            <w:shd w:val="clear" w:color="auto" w:fill="auto"/>
            <w:vAlign w:val="center"/>
            <w:hideMark/>
          </w:tcPr>
          <w:p w14:paraId="2A41134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D8E999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120</w:t>
            </w:r>
          </w:p>
        </w:tc>
        <w:tc>
          <w:tcPr>
            <w:tcW w:w="1080" w:type="dxa"/>
            <w:tcBorders>
              <w:top w:val="nil"/>
              <w:left w:val="nil"/>
              <w:bottom w:val="single" w:sz="4" w:space="0" w:color="auto"/>
              <w:right w:val="single" w:sz="4" w:space="0" w:color="auto"/>
            </w:tcBorders>
            <w:shd w:val="clear" w:color="auto" w:fill="auto"/>
            <w:vAlign w:val="center"/>
            <w:hideMark/>
          </w:tcPr>
          <w:p w14:paraId="02A5F75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40D9546"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12,000.00</w:t>
            </w:r>
          </w:p>
        </w:tc>
      </w:tr>
      <w:tr w:rsidR="008C2DCB" w:rsidRPr="008C2DCB" w14:paraId="7548A0CA"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9ED5A5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1AF1E8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633355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05919CE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代码-web前端</w:t>
            </w:r>
          </w:p>
        </w:tc>
        <w:tc>
          <w:tcPr>
            <w:tcW w:w="1480" w:type="dxa"/>
            <w:tcBorders>
              <w:top w:val="nil"/>
              <w:left w:val="nil"/>
              <w:bottom w:val="single" w:sz="4" w:space="0" w:color="auto"/>
              <w:right w:val="single" w:sz="4" w:space="0" w:color="auto"/>
            </w:tcBorders>
            <w:shd w:val="clear" w:color="auto" w:fill="auto"/>
            <w:vAlign w:val="center"/>
            <w:hideMark/>
          </w:tcPr>
          <w:p w14:paraId="3E3D050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5F7102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120</w:t>
            </w:r>
          </w:p>
        </w:tc>
        <w:tc>
          <w:tcPr>
            <w:tcW w:w="1080" w:type="dxa"/>
            <w:tcBorders>
              <w:top w:val="nil"/>
              <w:left w:val="nil"/>
              <w:bottom w:val="single" w:sz="4" w:space="0" w:color="auto"/>
              <w:right w:val="single" w:sz="4" w:space="0" w:color="auto"/>
            </w:tcBorders>
            <w:shd w:val="clear" w:color="auto" w:fill="auto"/>
            <w:vAlign w:val="center"/>
            <w:hideMark/>
          </w:tcPr>
          <w:p w14:paraId="3234430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9FC0B4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12,000.00</w:t>
            </w:r>
          </w:p>
        </w:tc>
      </w:tr>
      <w:tr w:rsidR="008C2DCB" w:rsidRPr="008C2DCB" w14:paraId="342131BF"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E4D5FF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96766D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EE207E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1056C84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代码-review</w:t>
            </w:r>
          </w:p>
        </w:tc>
        <w:tc>
          <w:tcPr>
            <w:tcW w:w="1480" w:type="dxa"/>
            <w:tcBorders>
              <w:top w:val="nil"/>
              <w:left w:val="nil"/>
              <w:bottom w:val="single" w:sz="4" w:space="0" w:color="auto"/>
              <w:right w:val="single" w:sz="4" w:space="0" w:color="auto"/>
            </w:tcBorders>
            <w:shd w:val="clear" w:color="auto" w:fill="auto"/>
            <w:vAlign w:val="center"/>
            <w:hideMark/>
          </w:tcPr>
          <w:p w14:paraId="6C4DC93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F2E48F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2DB2AFF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B151DB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8,000.00</w:t>
            </w:r>
          </w:p>
        </w:tc>
      </w:tr>
      <w:tr w:rsidR="008C2DCB" w:rsidRPr="008C2DCB" w14:paraId="414C043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87E3E6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E2DFE3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57D7DE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1A55156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开发阶段bug修复</w:t>
            </w:r>
          </w:p>
        </w:tc>
        <w:tc>
          <w:tcPr>
            <w:tcW w:w="1480" w:type="dxa"/>
            <w:tcBorders>
              <w:top w:val="nil"/>
              <w:left w:val="nil"/>
              <w:bottom w:val="single" w:sz="4" w:space="0" w:color="auto"/>
              <w:right w:val="single" w:sz="4" w:space="0" w:color="auto"/>
            </w:tcBorders>
            <w:shd w:val="clear" w:color="auto" w:fill="auto"/>
            <w:vAlign w:val="center"/>
            <w:hideMark/>
          </w:tcPr>
          <w:p w14:paraId="4D224F7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84F02D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4A2CA29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D661BF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8,000.00</w:t>
            </w:r>
          </w:p>
        </w:tc>
      </w:tr>
      <w:tr w:rsidR="008C2DCB" w:rsidRPr="008C2DCB" w14:paraId="3ADACC32"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C4B576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164C99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29637B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7E33D9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设计、架构文档编写</w:t>
            </w:r>
          </w:p>
        </w:tc>
        <w:tc>
          <w:tcPr>
            <w:tcW w:w="1480" w:type="dxa"/>
            <w:tcBorders>
              <w:top w:val="nil"/>
              <w:left w:val="nil"/>
              <w:bottom w:val="single" w:sz="4" w:space="0" w:color="auto"/>
              <w:right w:val="single" w:sz="4" w:space="0" w:color="auto"/>
            </w:tcBorders>
            <w:shd w:val="clear" w:color="auto" w:fill="auto"/>
            <w:vAlign w:val="center"/>
            <w:hideMark/>
          </w:tcPr>
          <w:p w14:paraId="23BFB8B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D1DB73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480AB36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D91BBB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8,000.00</w:t>
            </w:r>
          </w:p>
        </w:tc>
      </w:tr>
      <w:tr w:rsidR="008C2DCB" w:rsidRPr="008C2DCB" w14:paraId="7734718A"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6D871E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8969FA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577C9D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0F8841B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评审文档编写</w:t>
            </w:r>
          </w:p>
        </w:tc>
        <w:tc>
          <w:tcPr>
            <w:tcW w:w="1480" w:type="dxa"/>
            <w:tcBorders>
              <w:top w:val="nil"/>
              <w:left w:val="nil"/>
              <w:bottom w:val="single" w:sz="4" w:space="0" w:color="auto"/>
              <w:right w:val="single" w:sz="4" w:space="0" w:color="auto"/>
            </w:tcBorders>
            <w:shd w:val="clear" w:color="auto" w:fill="auto"/>
            <w:vAlign w:val="center"/>
            <w:hideMark/>
          </w:tcPr>
          <w:p w14:paraId="794CB01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E0D24B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2945AAB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0B1FC9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3C988566"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1F4B3F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3A9F0A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98277F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1D41CA4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项目进度管理</w:t>
            </w:r>
          </w:p>
        </w:tc>
        <w:tc>
          <w:tcPr>
            <w:tcW w:w="1480" w:type="dxa"/>
            <w:tcBorders>
              <w:top w:val="nil"/>
              <w:left w:val="nil"/>
              <w:bottom w:val="single" w:sz="4" w:space="0" w:color="auto"/>
              <w:right w:val="single" w:sz="4" w:space="0" w:color="auto"/>
            </w:tcBorders>
            <w:shd w:val="clear" w:color="auto" w:fill="auto"/>
            <w:vAlign w:val="center"/>
            <w:hideMark/>
          </w:tcPr>
          <w:p w14:paraId="7FFAB80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072A60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5958517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C39B31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29CBCA9E"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242603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770EBE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215D36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A5D01B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项目质量管理</w:t>
            </w:r>
          </w:p>
        </w:tc>
        <w:tc>
          <w:tcPr>
            <w:tcW w:w="1480" w:type="dxa"/>
            <w:tcBorders>
              <w:top w:val="nil"/>
              <w:left w:val="nil"/>
              <w:bottom w:val="single" w:sz="4" w:space="0" w:color="auto"/>
              <w:right w:val="single" w:sz="4" w:space="0" w:color="auto"/>
            </w:tcBorders>
            <w:shd w:val="clear" w:color="auto" w:fill="auto"/>
            <w:vAlign w:val="center"/>
            <w:hideMark/>
          </w:tcPr>
          <w:p w14:paraId="0D18CD9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B94AF9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622200F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D8CB36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632CD575"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A28D27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B1EC22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60AF80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2DD9342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其它项目管理，如例会等</w:t>
            </w:r>
          </w:p>
        </w:tc>
        <w:tc>
          <w:tcPr>
            <w:tcW w:w="1480" w:type="dxa"/>
            <w:tcBorders>
              <w:top w:val="nil"/>
              <w:left w:val="nil"/>
              <w:bottom w:val="single" w:sz="4" w:space="0" w:color="auto"/>
              <w:right w:val="single" w:sz="4" w:space="0" w:color="auto"/>
            </w:tcBorders>
            <w:shd w:val="clear" w:color="auto" w:fill="auto"/>
            <w:vAlign w:val="center"/>
            <w:hideMark/>
          </w:tcPr>
          <w:p w14:paraId="00B2845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B8B3AE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0760304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027D54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192B5715"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A05E83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FAA190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8E672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本地化需求测试</w:t>
            </w:r>
          </w:p>
        </w:tc>
        <w:tc>
          <w:tcPr>
            <w:tcW w:w="3400" w:type="dxa"/>
            <w:tcBorders>
              <w:top w:val="nil"/>
              <w:left w:val="nil"/>
              <w:bottom w:val="single" w:sz="4" w:space="0" w:color="auto"/>
              <w:right w:val="single" w:sz="4" w:space="0" w:color="auto"/>
            </w:tcBorders>
            <w:shd w:val="clear" w:color="auto" w:fill="auto"/>
            <w:noWrap/>
            <w:vAlign w:val="center"/>
            <w:hideMark/>
          </w:tcPr>
          <w:p w14:paraId="4118F01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测试环境搭建</w:t>
            </w:r>
          </w:p>
        </w:tc>
        <w:tc>
          <w:tcPr>
            <w:tcW w:w="1480" w:type="dxa"/>
            <w:tcBorders>
              <w:top w:val="nil"/>
              <w:left w:val="nil"/>
              <w:bottom w:val="single" w:sz="4" w:space="0" w:color="auto"/>
              <w:right w:val="single" w:sz="4" w:space="0" w:color="auto"/>
            </w:tcBorders>
            <w:shd w:val="clear" w:color="auto" w:fill="auto"/>
            <w:vAlign w:val="center"/>
            <w:hideMark/>
          </w:tcPr>
          <w:p w14:paraId="74BF1B1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27F037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3DB3E7FC"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9D7718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48E7AF62"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EB890F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99DAFB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169E4F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4682365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测试数据库搭建</w:t>
            </w:r>
          </w:p>
        </w:tc>
        <w:tc>
          <w:tcPr>
            <w:tcW w:w="1480" w:type="dxa"/>
            <w:tcBorders>
              <w:top w:val="nil"/>
              <w:left w:val="nil"/>
              <w:bottom w:val="single" w:sz="4" w:space="0" w:color="auto"/>
              <w:right w:val="single" w:sz="4" w:space="0" w:color="auto"/>
            </w:tcBorders>
            <w:shd w:val="clear" w:color="auto" w:fill="auto"/>
            <w:vAlign w:val="center"/>
            <w:hideMark/>
          </w:tcPr>
          <w:p w14:paraId="0C6B9A8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714B8C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1100EAC2"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6B3AC6C0"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7C19A5B8"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B40115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3E67FD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CC416E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29B0738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测试案例沟通</w:t>
            </w:r>
          </w:p>
        </w:tc>
        <w:tc>
          <w:tcPr>
            <w:tcW w:w="1480" w:type="dxa"/>
            <w:tcBorders>
              <w:top w:val="nil"/>
              <w:left w:val="nil"/>
              <w:bottom w:val="single" w:sz="4" w:space="0" w:color="auto"/>
              <w:right w:val="single" w:sz="4" w:space="0" w:color="auto"/>
            </w:tcBorders>
            <w:shd w:val="clear" w:color="auto" w:fill="auto"/>
            <w:vAlign w:val="center"/>
            <w:hideMark/>
          </w:tcPr>
          <w:p w14:paraId="714D4F1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DE137D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0429372A"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C35EED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0C7A9D7D"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EF7735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6108ED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445D8C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699329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测试案例文档化</w:t>
            </w:r>
          </w:p>
        </w:tc>
        <w:tc>
          <w:tcPr>
            <w:tcW w:w="1480" w:type="dxa"/>
            <w:tcBorders>
              <w:top w:val="nil"/>
              <w:left w:val="nil"/>
              <w:bottom w:val="single" w:sz="4" w:space="0" w:color="auto"/>
              <w:right w:val="single" w:sz="4" w:space="0" w:color="auto"/>
            </w:tcBorders>
            <w:shd w:val="clear" w:color="auto" w:fill="auto"/>
            <w:vAlign w:val="center"/>
            <w:hideMark/>
          </w:tcPr>
          <w:p w14:paraId="2E359F0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A2355F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18A4DC70"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7A97F05"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8,000.00</w:t>
            </w:r>
          </w:p>
        </w:tc>
      </w:tr>
      <w:tr w:rsidR="008C2DCB" w:rsidRPr="008C2DCB" w14:paraId="68BFA440"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56F8808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666A24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A6BD68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1611F25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测试案例程序化</w:t>
            </w:r>
          </w:p>
        </w:tc>
        <w:tc>
          <w:tcPr>
            <w:tcW w:w="1480" w:type="dxa"/>
            <w:tcBorders>
              <w:top w:val="nil"/>
              <w:left w:val="nil"/>
              <w:bottom w:val="single" w:sz="4" w:space="0" w:color="auto"/>
              <w:right w:val="single" w:sz="4" w:space="0" w:color="auto"/>
            </w:tcBorders>
            <w:shd w:val="clear" w:color="auto" w:fill="auto"/>
            <w:vAlign w:val="center"/>
            <w:hideMark/>
          </w:tcPr>
          <w:p w14:paraId="498B438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EAA944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160</w:t>
            </w:r>
          </w:p>
        </w:tc>
        <w:tc>
          <w:tcPr>
            <w:tcW w:w="1080" w:type="dxa"/>
            <w:tcBorders>
              <w:top w:val="nil"/>
              <w:left w:val="nil"/>
              <w:bottom w:val="single" w:sz="4" w:space="0" w:color="auto"/>
              <w:right w:val="single" w:sz="4" w:space="0" w:color="auto"/>
            </w:tcBorders>
            <w:shd w:val="clear" w:color="auto" w:fill="auto"/>
            <w:vAlign w:val="center"/>
            <w:hideMark/>
          </w:tcPr>
          <w:p w14:paraId="7106E910"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1280E76"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16,000.00</w:t>
            </w:r>
          </w:p>
        </w:tc>
      </w:tr>
      <w:tr w:rsidR="008C2DCB" w:rsidRPr="008C2DCB" w14:paraId="1DFA663D"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B0D0DD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ED965E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526EC2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513DF4C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自动化测试案例编写</w:t>
            </w:r>
          </w:p>
        </w:tc>
        <w:tc>
          <w:tcPr>
            <w:tcW w:w="1480" w:type="dxa"/>
            <w:tcBorders>
              <w:top w:val="nil"/>
              <w:left w:val="nil"/>
              <w:bottom w:val="single" w:sz="4" w:space="0" w:color="auto"/>
              <w:right w:val="single" w:sz="4" w:space="0" w:color="auto"/>
            </w:tcBorders>
            <w:shd w:val="clear" w:color="auto" w:fill="auto"/>
            <w:vAlign w:val="center"/>
            <w:hideMark/>
          </w:tcPr>
          <w:p w14:paraId="50E425A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B85235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160</w:t>
            </w:r>
          </w:p>
        </w:tc>
        <w:tc>
          <w:tcPr>
            <w:tcW w:w="1080" w:type="dxa"/>
            <w:tcBorders>
              <w:top w:val="nil"/>
              <w:left w:val="nil"/>
              <w:bottom w:val="single" w:sz="4" w:space="0" w:color="auto"/>
              <w:right w:val="single" w:sz="4" w:space="0" w:color="auto"/>
            </w:tcBorders>
            <w:shd w:val="clear" w:color="auto" w:fill="auto"/>
            <w:vAlign w:val="center"/>
            <w:hideMark/>
          </w:tcPr>
          <w:p w14:paraId="1DAA0991"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F3DB94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16,000.00</w:t>
            </w:r>
          </w:p>
        </w:tc>
      </w:tr>
      <w:tr w:rsidR="008C2DCB" w:rsidRPr="008C2DCB" w14:paraId="7E2D0793"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A30EC8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1EEE3F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4AD3EC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754EE26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CI环境搭建</w:t>
            </w:r>
          </w:p>
        </w:tc>
        <w:tc>
          <w:tcPr>
            <w:tcW w:w="1480" w:type="dxa"/>
            <w:tcBorders>
              <w:top w:val="nil"/>
              <w:left w:val="nil"/>
              <w:bottom w:val="single" w:sz="4" w:space="0" w:color="auto"/>
              <w:right w:val="single" w:sz="4" w:space="0" w:color="auto"/>
            </w:tcBorders>
            <w:shd w:val="clear" w:color="auto" w:fill="auto"/>
            <w:vAlign w:val="center"/>
            <w:hideMark/>
          </w:tcPr>
          <w:p w14:paraId="6E51C3B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1CE4C6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7254D351"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B3BBF7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66F98666"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088A05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47B1E7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24C894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7D3C598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冒烟测试（7次）</w:t>
            </w:r>
          </w:p>
        </w:tc>
        <w:tc>
          <w:tcPr>
            <w:tcW w:w="1480" w:type="dxa"/>
            <w:tcBorders>
              <w:top w:val="nil"/>
              <w:left w:val="nil"/>
              <w:bottom w:val="single" w:sz="4" w:space="0" w:color="auto"/>
              <w:right w:val="single" w:sz="4" w:space="0" w:color="auto"/>
            </w:tcBorders>
            <w:shd w:val="clear" w:color="auto" w:fill="auto"/>
            <w:vAlign w:val="center"/>
            <w:hideMark/>
          </w:tcPr>
          <w:p w14:paraId="0F42F14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62DE51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96</w:t>
            </w:r>
          </w:p>
        </w:tc>
        <w:tc>
          <w:tcPr>
            <w:tcW w:w="1080" w:type="dxa"/>
            <w:tcBorders>
              <w:top w:val="nil"/>
              <w:left w:val="nil"/>
              <w:bottom w:val="single" w:sz="4" w:space="0" w:color="auto"/>
              <w:right w:val="single" w:sz="4" w:space="0" w:color="auto"/>
            </w:tcBorders>
            <w:shd w:val="clear" w:color="auto" w:fill="auto"/>
            <w:vAlign w:val="center"/>
            <w:hideMark/>
          </w:tcPr>
          <w:p w14:paraId="79B97538"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5AD2E07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9,600.00</w:t>
            </w:r>
          </w:p>
        </w:tc>
      </w:tr>
      <w:tr w:rsidR="008C2DCB" w:rsidRPr="008C2DCB" w14:paraId="6D0054AF"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DA5E31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006337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8F0251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2FCC595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功能测试（5次）</w:t>
            </w:r>
          </w:p>
        </w:tc>
        <w:tc>
          <w:tcPr>
            <w:tcW w:w="1480" w:type="dxa"/>
            <w:tcBorders>
              <w:top w:val="nil"/>
              <w:left w:val="nil"/>
              <w:bottom w:val="single" w:sz="4" w:space="0" w:color="auto"/>
              <w:right w:val="single" w:sz="4" w:space="0" w:color="auto"/>
            </w:tcBorders>
            <w:shd w:val="clear" w:color="auto" w:fill="auto"/>
            <w:vAlign w:val="center"/>
            <w:hideMark/>
          </w:tcPr>
          <w:p w14:paraId="4D8C6B6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F00E72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120</w:t>
            </w:r>
          </w:p>
        </w:tc>
        <w:tc>
          <w:tcPr>
            <w:tcW w:w="1080" w:type="dxa"/>
            <w:tcBorders>
              <w:top w:val="nil"/>
              <w:left w:val="nil"/>
              <w:bottom w:val="single" w:sz="4" w:space="0" w:color="auto"/>
              <w:right w:val="single" w:sz="4" w:space="0" w:color="auto"/>
            </w:tcBorders>
            <w:shd w:val="clear" w:color="auto" w:fill="auto"/>
            <w:vAlign w:val="center"/>
            <w:hideMark/>
          </w:tcPr>
          <w:p w14:paraId="00B04E09"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6AE6FB6"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12,000.00</w:t>
            </w:r>
          </w:p>
        </w:tc>
      </w:tr>
      <w:tr w:rsidR="008C2DCB" w:rsidRPr="008C2DCB" w14:paraId="2E6989D2"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0BDB26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872D09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7B93E9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18A426B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数据测试</w:t>
            </w:r>
          </w:p>
        </w:tc>
        <w:tc>
          <w:tcPr>
            <w:tcW w:w="1480" w:type="dxa"/>
            <w:tcBorders>
              <w:top w:val="nil"/>
              <w:left w:val="nil"/>
              <w:bottom w:val="single" w:sz="4" w:space="0" w:color="auto"/>
              <w:right w:val="single" w:sz="4" w:space="0" w:color="auto"/>
            </w:tcBorders>
            <w:shd w:val="clear" w:color="auto" w:fill="auto"/>
            <w:vAlign w:val="center"/>
            <w:hideMark/>
          </w:tcPr>
          <w:p w14:paraId="6C6E02E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3737D7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120</w:t>
            </w:r>
          </w:p>
        </w:tc>
        <w:tc>
          <w:tcPr>
            <w:tcW w:w="1080" w:type="dxa"/>
            <w:tcBorders>
              <w:top w:val="nil"/>
              <w:left w:val="nil"/>
              <w:bottom w:val="single" w:sz="4" w:space="0" w:color="auto"/>
              <w:right w:val="single" w:sz="4" w:space="0" w:color="auto"/>
            </w:tcBorders>
            <w:shd w:val="clear" w:color="auto" w:fill="auto"/>
            <w:vAlign w:val="center"/>
            <w:hideMark/>
          </w:tcPr>
          <w:p w14:paraId="10A114C7"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EA6C1E8"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12,000.00</w:t>
            </w:r>
          </w:p>
        </w:tc>
      </w:tr>
      <w:tr w:rsidR="008C2DCB" w:rsidRPr="008C2DCB" w14:paraId="2AC0F3E2"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1D8FB0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C232F2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CD4F5C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0E5FB3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回归测试（3次）</w:t>
            </w:r>
          </w:p>
        </w:tc>
        <w:tc>
          <w:tcPr>
            <w:tcW w:w="1480" w:type="dxa"/>
            <w:tcBorders>
              <w:top w:val="nil"/>
              <w:left w:val="nil"/>
              <w:bottom w:val="single" w:sz="4" w:space="0" w:color="auto"/>
              <w:right w:val="single" w:sz="4" w:space="0" w:color="auto"/>
            </w:tcBorders>
            <w:shd w:val="clear" w:color="auto" w:fill="auto"/>
            <w:vAlign w:val="center"/>
            <w:hideMark/>
          </w:tcPr>
          <w:p w14:paraId="71E2FC4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2BF498A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56</w:t>
            </w:r>
          </w:p>
        </w:tc>
        <w:tc>
          <w:tcPr>
            <w:tcW w:w="1080" w:type="dxa"/>
            <w:tcBorders>
              <w:top w:val="nil"/>
              <w:left w:val="nil"/>
              <w:bottom w:val="single" w:sz="4" w:space="0" w:color="auto"/>
              <w:right w:val="single" w:sz="4" w:space="0" w:color="auto"/>
            </w:tcBorders>
            <w:shd w:val="clear" w:color="auto" w:fill="auto"/>
            <w:vAlign w:val="center"/>
            <w:hideMark/>
          </w:tcPr>
          <w:p w14:paraId="6190A09F"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46ED3D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5,600.00</w:t>
            </w:r>
          </w:p>
        </w:tc>
      </w:tr>
      <w:tr w:rsidR="008C2DCB" w:rsidRPr="008C2DCB" w14:paraId="3A54A883"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75901B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CA3907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9E8F30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28C115D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单元测试</w:t>
            </w:r>
          </w:p>
        </w:tc>
        <w:tc>
          <w:tcPr>
            <w:tcW w:w="1480" w:type="dxa"/>
            <w:tcBorders>
              <w:top w:val="nil"/>
              <w:left w:val="nil"/>
              <w:bottom w:val="single" w:sz="4" w:space="0" w:color="auto"/>
              <w:right w:val="single" w:sz="4" w:space="0" w:color="auto"/>
            </w:tcBorders>
            <w:shd w:val="clear" w:color="auto" w:fill="auto"/>
            <w:vAlign w:val="center"/>
            <w:hideMark/>
          </w:tcPr>
          <w:p w14:paraId="126E891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58EA1A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56</w:t>
            </w:r>
          </w:p>
        </w:tc>
        <w:tc>
          <w:tcPr>
            <w:tcW w:w="1080" w:type="dxa"/>
            <w:tcBorders>
              <w:top w:val="nil"/>
              <w:left w:val="nil"/>
              <w:bottom w:val="single" w:sz="4" w:space="0" w:color="auto"/>
              <w:right w:val="single" w:sz="4" w:space="0" w:color="auto"/>
            </w:tcBorders>
            <w:shd w:val="clear" w:color="auto" w:fill="auto"/>
            <w:vAlign w:val="center"/>
            <w:hideMark/>
          </w:tcPr>
          <w:p w14:paraId="3BDC837F"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5AD7455"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5,600.00</w:t>
            </w:r>
          </w:p>
        </w:tc>
      </w:tr>
      <w:tr w:rsidR="008C2DCB" w:rsidRPr="008C2DCB" w14:paraId="68327A17"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5CD175F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AA67BE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FEC7FE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7EF4583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系统集成测试（2次）</w:t>
            </w:r>
          </w:p>
        </w:tc>
        <w:tc>
          <w:tcPr>
            <w:tcW w:w="1480" w:type="dxa"/>
            <w:tcBorders>
              <w:top w:val="nil"/>
              <w:left w:val="nil"/>
              <w:bottom w:val="single" w:sz="4" w:space="0" w:color="auto"/>
              <w:right w:val="single" w:sz="4" w:space="0" w:color="auto"/>
            </w:tcBorders>
            <w:shd w:val="clear" w:color="auto" w:fill="auto"/>
            <w:vAlign w:val="center"/>
            <w:hideMark/>
          </w:tcPr>
          <w:p w14:paraId="7EEA6F1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2B45EC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56</w:t>
            </w:r>
          </w:p>
        </w:tc>
        <w:tc>
          <w:tcPr>
            <w:tcW w:w="1080" w:type="dxa"/>
            <w:tcBorders>
              <w:top w:val="nil"/>
              <w:left w:val="nil"/>
              <w:bottom w:val="single" w:sz="4" w:space="0" w:color="auto"/>
              <w:right w:val="single" w:sz="4" w:space="0" w:color="auto"/>
            </w:tcBorders>
            <w:shd w:val="clear" w:color="auto" w:fill="auto"/>
            <w:vAlign w:val="center"/>
            <w:hideMark/>
          </w:tcPr>
          <w:p w14:paraId="5CA40221"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AF29B0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5,600.00</w:t>
            </w:r>
          </w:p>
        </w:tc>
      </w:tr>
      <w:tr w:rsidR="008C2DCB" w:rsidRPr="008C2DCB" w14:paraId="702E6FE1"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382ABA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7011E8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0FE209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03586E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bug修复</w:t>
            </w:r>
          </w:p>
        </w:tc>
        <w:tc>
          <w:tcPr>
            <w:tcW w:w="1480" w:type="dxa"/>
            <w:tcBorders>
              <w:top w:val="nil"/>
              <w:left w:val="nil"/>
              <w:bottom w:val="single" w:sz="4" w:space="0" w:color="auto"/>
              <w:right w:val="single" w:sz="4" w:space="0" w:color="auto"/>
            </w:tcBorders>
            <w:shd w:val="clear" w:color="auto" w:fill="auto"/>
            <w:vAlign w:val="center"/>
            <w:hideMark/>
          </w:tcPr>
          <w:p w14:paraId="1084B59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E37424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160</w:t>
            </w:r>
          </w:p>
        </w:tc>
        <w:tc>
          <w:tcPr>
            <w:tcW w:w="1080" w:type="dxa"/>
            <w:tcBorders>
              <w:top w:val="nil"/>
              <w:left w:val="nil"/>
              <w:bottom w:val="single" w:sz="4" w:space="0" w:color="auto"/>
              <w:right w:val="single" w:sz="4" w:space="0" w:color="auto"/>
            </w:tcBorders>
            <w:shd w:val="clear" w:color="auto" w:fill="auto"/>
            <w:vAlign w:val="center"/>
            <w:hideMark/>
          </w:tcPr>
          <w:p w14:paraId="38F57205"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B24070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16,000.00</w:t>
            </w:r>
          </w:p>
        </w:tc>
      </w:tr>
      <w:tr w:rsidR="008C2DCB" w:rsidRPr="008C2DCB" w14:paraId="794FBBCB"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08710D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89EA72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97F7E34"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4B194E1B"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2048</w:t>
            </w:r>
          </w:p>
        </w:tc>
        <w:tc>
          <w:tcPr>
            <w:tcW w:w="1080" w:type="dxa"/>
            <w:tcBorders>
              <w:top w:val="nil"/>
              <w:left w:val="nil"/>
              <w:bottom w:val="single" w:sz="4" w:space="0" w:color="auto"/>
              <w:right w:val="single" w:sz="4" w:space="0" w:color="auto"/>
            </w:tcBorders>
            <w:shd w:val="clear" w:color="auto" w:fill="auto"/>
            <w:vAlign w:val="center"/>
            <w:hideMark/>
          </w:tcPr>
          <w:p w14:paraId="24D64B03"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4C086677"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204,800.00</w:t>
            </w:r>
          </w:p>
        </w:tc>
      </w:tr>
      <w:tr w:rsidR="008C2DCB" w:rsidRPr="008C2DCB" w14:paraId="2F6B2124"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2E44F6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C741F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系统部署</w:t>
            </w: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639896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系统部署</w:t>
            </w:r>
          </w:p>
        </w:tc>
        <w:tc>
          <w:tcPr>
            <w:tcW w:w="3400" w:type="dxa"/>
            <w:tcBorders>
              <w:top w:val="nil"/>
              <w:left w:val="nil"/>
              <w:bottom w:val="single" w:sz="4" w:space="0" w:color="auto"/>
              <w:right w:val="single" w:sz="4" w:space="0" w:color="auto"/>
            </w:tcBorders>
            <w:shd w:val="clear" w:color="auto" w:fill="auto"/>
            <w:vAlign w:val="center"/>
            <w:hideMark/>
          </w:tcPr>
          <w:p w14:paraId="18581C0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了解并熟悉当地运行平台建设情况。</w:t>
            </w:r>
          </w:p>
        </w:tc>
        <w:tc>
          <w:tcPr>
            <w:tcW w:w="1480" w:type="dxa"/>
            <w:tcBorders>
              <w:top w:val="nil"/>
              <w:left w:val="nil"/>
              <w:bottom w:val="single" w:sz="4" w:space="0" w:color="auto"/>
              <w:right w:val="single" w:sz="4" w:space="0" w:color="auto"/>
            </w:tcBorders>
            <w:shd w:val="clear" w:color="auto" w:fill="auto"/>
            <w:vAlign w:val="center"/>
            <w:hideMark/>
          </w:tcPr>
          <w:p w14:paraId="073731E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6B820EB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777C156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6E4D881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789C4222"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BE337D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6E33F0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6F5C14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D05143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提供平台搭建硬件需求方案。</w:t>
            </w:r>
          </w:p>
        </w:tc>
        <w:tc>
          <w:tcPr>
            <w:tcW w:w="1480" w:type="dxa"/>
            <w:tcBorders>
              <w:top w:val="nil"/>
              <w:left w:val="nil"/>
              <w:bottom w:val="single" w:sz="4" w:space="0" w:color="auto"/>
              <w:right w:val="single" w:sz="4" w:space="0" w:color="auto"/>
            </w:tcBorders>
            <w:shd w:val="clear" w:color="auto" w:fill="auto"/>
            <w:vAlign w:val="center"/>
            <w:hideMark/>
          </w:tcPr>
          <w:p w14:paraId="06E658A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4DE2E49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146949D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264322D6"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44650890" w14:textId="77777777" w:rsidTr="008C2DCB">
        <w:trPr>
          <w:trHeight w:val="480"/>
          <w:jc w:val="center"/>
        </w:trPr>
        <w:tc>
          <w:tcPr>
            <w:tcW w:w="1080" w:type="dxa"/>
            <w:vMerge/>
            <w:tcBorders>
              <w:top w:val="nil"/>
              <w:left w:val="single" w:sz="4" w:space="0" w:color="auto"/>
              <w:bottom w:val="single" w:sz="4" w:space="0" w:color="000000"/>
              <w:right w:val="single" w:sz="4" w:space="0" w:color="auto"/>
            </w:tcBorders>
            <w:vAlign w:val="center"/>
            <w:hideMark/>
          </w:tcPr>
          <w:p w14:paraId="1DA1FCC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A6A28E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5AF963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C215D5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收集并整理客户现场的操作系统、服务器、网络配置情况</w:t>
            </w:r>
          </w:p>
        </w:tc>
        <w:tc>
          <w:tcPr>
            <w:tcW w:w="1480" w:type="dxa"/>
            <w:tcBorders>
              <w:top w:val="nil"/>
              <w:left w:val="nil"/>
              <w:bottom w:val="single" w:sz="4" w:space="0" w:color="auto"/>
              <w:right w:val="single" w:sz="4" w:space="0" w:color="auto"/>
            </w:tcBorders>
            <w:shd w:val="clear" w:color="auto" w:fill="auto"/>
            <w:vAlign w:val="center"/>
            <w:hideMark/>
          </w:tcPr>
          <w:p w14:paraId="6707C63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04D5CB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22E9CB2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7E23F46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509ADFBD" w14:textId="77777777" w:rsidTr="008C2DCB">
        <w:trPr>
          <w:trHeight w:val="720"/>
          <w:jc w:val="center"/>
        </w:trPr>
        <w:tc>
          <w:tcPr>
            <w:tcW w:w="1080" w:type="dxa"/>
            <w:vMerge/>
            <w:tcBorders>
              <w:top w:val="nil"/>
              <w:left w:val="single" w:sz="4" w:space="0" w:color="auto"/>
              <w:bottom w:val="single" w:sz="4" w:space="0" w:color="000000"/>
              <w:right w:val="single" w:sz="4" w:space="0" w:color="auto"/>
            </w:tcBorders>
            <w:vAlign w:val="center"/>
            <w:hideMark/>
          </w:tcPr>
          <w:p w14:paraId="730645A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2AB844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8FEFCB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0931358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收集并整理系统所需要的基础数据及业务相关的数据收集，使用人员的权限和职能收集。</w:t>
            </w:r>
          </w:p>
        </w:tc>
        <w:tc>
          <w:tcPr>
            <w:tcW w:w="1480" w:type="dxa"/>
            <w:tcBorders>
              <w:top w:val="nil"/>
              <w:left w:val="nil"/>
              <w:bottom w:val="single" w:sz="4" w:space="0" w:color="auto"/>
              <w:right w:val="single" w:sz="4" w:space="0" w:color="auto"/>
            </w:tcBorders>
            <w:shd w:val="clear" w:color="auto" w:fill="auto"/>
            <w:vAlign w:val="center"/>
            <w:hideMark/>
          </w:tcPr>
          <w:p w14:paraId="3FDE142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45B77C1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2B20AED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FDF3256"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w:t>
            </w:r>
          </w:p>
        </w:tc>
      </w:tr>
      <w:tr w:rsidR="008C2DCB" w:rsidRPr="008C2DCB" w14:paraId="21BEC562"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0862EF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6C4F41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CD4732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1D51F7A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编写实施部署文档。</w:t>
            </w:r>
          </w:p>
        </w:tc>
        <w:tc>
          <w:tcPr>
            <w:tcW w:w="1480" w:type="dxa"/>
            <w:tcBorders>
              <w:top w:val="nil"/>
              <w:left w:val="nil"/>
              <w:bottom w:val="single" w:sz="4" w:space="0" w:color="auto"/>
              <w:right w:val="single" w:sz="4" w:space="0" w:color="auto"/>
            </w:tcBorders>
            <w:shd w:val="clear" w:color="auto" w:fill="auto"/>
            <w:vAlign w:val="center"/>
            <w:hideMark/>
          </w:tcPr>
          <w:p w14:paraId="6C97B29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2AC1A2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6F746AB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602FB850"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1,280.00</w:t>
            </w:r>
          </w:p>
        </w:tc>
      </w:tr>
      <w:tr w:rsidR="008C2DCB" w:rsidRPr="008C2DCB" w14:paraId="0945FA64"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EA6FEC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789827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15E1AF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223C6CF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制定实施部署计划。</w:t>
            </w:r>
          </w:p>
        </w:tc>
        <w:tc>
          <w:tcPr>
            <w:tcW w:w="1480" w:type="dxa"/>
            <w:tcBorders>
              <w:top w:val="nil"/>
              <w:left w:val="nil"/>
              <w:bottom w:val="single" w:sz="4" w:space="0" w:color="auto"/>
              <w:right w:val="single" w:sz="4" w:space="0" w:color="auto"/>
            </w:tcBorders>
            <w:shd w:val="clear" w:color="auto" w:fill="auto"/>
            <w:vAlign w:val="center"/>
            <w:hideMark/>
          </w:tcPr>
          <w:p w14:paraId="032DECC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3E1FB2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5F6C744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5EB60E0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76FB742A" w14:textId="77777777" w:rsidTr="008C2DCB">
        <w:trPr>
          <w:trHeight w:val="480"/>
          <w:jc w:val="center"/>
        </w:trPr>
        <w:tc>
          <w:tcPr>
            <w:tcW w:w="1080" w:type="dxa"/>
            <w:vMerge/>
            <w:tcBorders>
              <w:top w:val="nil"/>
              <w:left w:val="single" w:sz="4" w:space="0" w:color="auto"/>
              <w:bottom w:val="single" w:sz="4" w:space="0" w:color="000000"/>
              <w:right w:val="single" w:sz="4" w:space="0" w:color="auto"/>
            </w:tcBorders>
            <w:vAlign w:val="center"/>
            <w:hideMark/>
          </w:tcPr>
          <w:p w14:paraId="5CA396D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ADF492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306C8E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2655BD9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在实施前先检查实施所需工具、程序、数据。</w:t>
            </w:r>
          </w:p>
        </w:tc>
        <w:tc>
          <w:tcPr>
            <w:tcW w:w="1480" w:type="dxa"/>
            <w:tcBorders>
              <w:top w:val="nil"/>
              <w:left w:val="nil"/>
              <w:bottom w:val="single" w:sz="4" w:space="0" w:color="auto"/>
              <w:right w:val="single" w:sz="4" w:space="0" w:color="auto"/>
            </w:tcBorders>
            <w:shd w:val="clear" w:color="auto" w:fill="auto"/>
            <w:vAlign w:val="center"/>
            <w:hideMark/>
          </w:tcPr>
          <w:p w14:paraId="4257909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451D96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w:t>
            </w:r>
          </w:p>
        </w:tc>
        <w:tc>
          <w:tcPr>
            <w:tcW w:w="1080" w:type="dxa"/>
            <w:tcBorders>
              <w:top w:val="nil"/>
              <w:left w:val="nil"/>
              <w:bottom w:val="single" w:sz="4" w:space="0" w:color="auto"/>
              <w:right w:val="single" w:sz="4" w:space="0" w:color="auto"/>
            </w:tcBorders>
            <w:shd w:val="clear" w:color="auto" w:fill="auto"/>
            <w:vAlign w:val="center"/>
            <w:hideMark/>
          </w:tcPr>
          <w:p w14:paraId="430F00C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19D34B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320.00</w:t>
            </w:r>
          </w:p>
        </w:tc>
      </w:tr>
      <w:tr w:rsidR="008C2DCB" w:rsidRPr="008C2DCB" w14:paraId="290729BB" w14:textId="77777777" w:rsidTr="008C2DCB">
        <w:trPr>
          <w:trHeight w:val="720"/>
          <w:jc w:val="center"/>
        </w:trPr>
        <w:tc>
          <w:tcPr>
            <w:tcW w:w="1080" w:type="dxa"/>
            <w:vMerge/>
            <w:tcBorders>
              <w:top w:val="nil"/>
              <w:left w:val="single" w:sz="4" w:space="0" w:color="auto"/>
              <w:bottom w:val="single" w:sz="4" w:space="0" w:color="000000"/>
              <w:right w:val="single" w:sz="4" w:space="0" w:color="auto"/>
            </w:tcBorders>
            <w:vAlign w:val="center"/>
            <w:hideMark/>
          </w:tcPr>
          <w:p w14:paraId="27A477D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B96C52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215622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96319A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按照实施计划和实施部署文档进行现场实施，并记录现场实施过程和原有环境的参数及实施后的参数变化。</w:t>
            </w:r>
          </w:p>
        </w:tc>
        <w:tc>
          <w:tcPr>
            <w:tcW w:w="1480" w:type="dxa"/>
            <w:tcBorders>
              <w:top w:val="nil"/>
              <w:left w:val="nil"/>
              <w:bottom w:val="single" w:sz="4" w:space="0" w:color="auto"/>
              <w:right w:val="single" w:sz="4" w:space="0" w:color="auto"/>
            </w:tcBorders>
            <w:shd w:val="clear" w:color="auto" w:fill="auto"/>
            <w:vAlign w:val="center"/>
            <w:hideMark/>
          </w:tcPr>
          <w:p w14:paraId="49DC114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A90BDE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3DD2BF6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5904D25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6C6569EA" w14:textId="77777777" w:rsidTr="008C2DCB">
        <w:trPr>
          <w:trHeight w:val="720"/>
          <w:jc w:val="center"/>
        </w:trPr>
        <w:tc>
          <w:tcPr>
            <w:tcW w:w="1080" w:type="dxa"/>
            <w:vMerge/>
            <w:tcBorders>
              <w:top w:val="nil"/>
              <w:left w:val="single" w:sz="4" w:space="0" w:color="auto"/>
              <w:bottom w:val="single" w:sz="4" w:space="0" w:color="000000"/>
              <w:right w:val="single" w:sz="4" w:space="0" w:color="auto"/>
            </w:tcBorders>
            <w:vAlign w:val="center"/>
            <w:hideMark/>
          </w:tcPr>
          <w:p w14:paraId="12D8ACA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D641B3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476098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F58E22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现场实施情况验证，根据实施部署计划中的验证方法对已实施情况进行现场验证，并逐一记录验证结果。</w:t>
            </w:r>
          </w:p>
        </w:tc>
        <w:tc>
          <w:tcPr>
            <w:tcW w:w="1480" w:type="dxa"/>
            <w:tcBorders>
              <w:top w:val="nil"/>
              <w:left w:val="nil"/>
              <w:bottom w:val="single" w:sz="4" w:space="0" w:color="auto"/>
              <w:right w:val="single" w:sz="4" w:space="0" w:color="auto"/>
            </w:tcBorders>
            <w:shd w:val="clear" w:color="auto" w:fill="auto"/>
            <w:vAlign w:val="center"/>
            <w:hideMark/>
          </w:tcPr>
          <w:p w14:paraId="6FE9B98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47F606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55A36DD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79B9EA7B"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6B6AF1A2"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99D325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EA00E1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D4958D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1E19A2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实施人员对系统的安装部署进行验证。</w:t>
            </w:r>
          </w:p>
        </w:tc>
        <w:tc>
          <w:tcPr>
            <w:tcW w:w="1480" w:type="dxa"/>
            <w:tcBorders>
              <w:top w:val="nil"/>
              <w:left w:val="nil"/>
              <w:bottom w:val="single" w:sz="4" w:space="0" w:color="auto"/>
              <w:right w:val="single" w:sz="4" w:space="0" w:color="auto"/>
            </w:tcBorders>
            <w:shd w:val="clear" w:color="auto" w:fill="auto"/>
            <w:vAlign w:val="center"/>
            <w:hideMark/>
          </w:tcPr>
          <w:p w14:paraId="56E39B8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4D2E10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590F0EC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1B798B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w:t>
            </w:r>
          </w:p>
        </w:tc>
      </w:tr>
      <w:tr w:rsidR="008C2DCB" w:rsidRPr="008C2DCB" w14:paraId="7661D444"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0C4BA6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630DB1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B50CB2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158D9FE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对系统进行部署后测试。</w:t>
            </w:r>
          </w:p>
        </w:tc>
        <w:tc>
          <w:tcPr>
            <w:tcW w:w="1480" w:type="dxa"/>
            <w:tcBorders>
              <w:top w:val="nil"/>
              <w:left w:val="nil"/>
              <w:bottom w:val="single" w:sz="4" w:space="0" w:color="auto"/>
              <w:right w:val="single" w:sz="4" w:space="0" w:color="auto"/>
            </w:tcBorders>
            <w:shd w:val="clear" w:color="auto" w:fill="auto"/>
            <w:vAlign w:val="center"/>
            <w:hideMark/>
          </w:tcPr>
          <w:p w14:paraId="753CE46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C12D15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38F661C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5F12FC3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36C88554" w14:textId="77777777" w:rsidTr="008C2DCB">
        <w:trPr>
          <w:trHeight w:val="480"/>
          <w:jc w:val="center"/>
        </w:trPr>
        <w:tc>
          <w:tcPr>
            <w:tcW w:w="1080" w:type="dxa"/>
            <w:vMerge/>
            <w:tcBorders>
              <w:top w:val="nil"/>
              <w:left w:val="single" w:sz="4" w:space="0" w:color="auto"/>
              <w:bottom w:val="single" w:sz="4" w:space="0" w:color="000000"/>
              <w:right w:val="single" w:sz="4" w:space="0" w:color="auto"/>
            </w:tcBorders>
            <w:vAlign w:val="center"/>
            <w:hideMark/>
          </w:tcPr>
          <w:p w14:paraId="2219273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A01719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470AD0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1AB2F0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对该系统进行基础数据整理、录入工作和人员权限分配工作</w:t>
            </w:r>
          </w:p>
        </w:tc>
        <w:tc>
          <w:tcPr>
            <w:tcW w:w="1480" w:type="dxa"/>
            <w:tcBorders>
              <w:top w:val="nil"/>
              <w:left w:val="nil"/>
              <w:bottom w:val="single" w:sz="4" w:space="0" w:color="auto"/>
              <w:right w:val="single" w:sz="4" w:space="0" w:color="auto"/>
            </w:tcBorders>
            <w:shd w:val="clear" w:color="auto" w:fill="auto"/>
            <w:vAlign w:val="center"/>
            <w:hideMark/>
          </w:tcPr>
          <w:p w14:paraId="2F37E39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E227BE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96</w:t>
            </w:r>
          </w:p>
        </w:tc>
        <w:tc>
          <w:tcPr>
            <w:tcW w:w="1080" w:type="dxa"/>
            <w:tcBorders>
              <w:top w:val="nil"/>
              <w:left w:val="nil"/>
              <w:bottom w:val="single" w:sz="4" w:space="0" w:color="auto"/>
              <w:right w:val="single" w:sz="4" w:space="0" w:color="auto"/>
            </w:tcBorders>
            <w:shd w:val="clear" w:color="auto" w:fill="auto"/>
            <w:vAlign w:val="center"/>
            <w:hideMark/>
          </w:tcPr>
          <w:p w14:paraId="5BF856A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61207F8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7,680.00</w:t>
            </w:r>
          </w:p>
        </w:tc>
      </w:tr>
      <w:tr w:rsidR="008C2DCB" w:rsidRPr="008C2DCB" w14:paraId="31A0B368" w14:textId="77777777" w:rsidTr="008C2DCB">
        <w:trPr>
          <w:trHeight w:val="960"/>
          <w:jc w:val="center"/>
        </w:trPr>
        <w:tc>
          <w:tcPr>
            <w:tcW w:w="1080" w:type="dxa"/>
            <w:vMerge/>
            <w:tcBorders>
              <w:top w:val="nil"/>
              <w:left w:val="single" w:sz="4" w:space="0" w:color="auto"/>
              <w:bottom w:val="single" w:sz="4" w:space="0" w:color="000000"/>
              <w:right w:val="single" w:sz="4" w:space="0" w:color="auto"/>
            </w:tcBorders>
            <w:vAlign w:val="center"/>
            <w:hideMark/>
          </w:tcPr>
          <w:p w14:paraId="45AFBEF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23D95D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FAB4FD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A2213E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根据客户提出的需求规格文档，和客户进行系统中具体实现方式的演示和最终确认工作。的要求,并与用户签订系统功能确认单..</w:t>
            </w:r>
          </w:p>
        </w:tc>
        <w:tc>
          <w:tcPr>
            <w:tcW w:w="1480" w:type="dxa"/>
            <w:tcBorders>
              <w:top w:val="nil"/>
              <w:left w:val="nil"/>
              <w:bottom w:val="single" w:sz="4" w:space="0" w:color="auto"/>
              <w:right w:val="single" w:sz="4" w:space="0" w:color="auto"/>
            </w:tcBorders>
            <w:shd w:val="clear" w:color="auto" w:fill="auto"/>
            <w:vAlign w:val="center"/>
            <w:hideMark/>
          </w:tcPr>
          <w:p w14:paraId="4861F23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094E58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1B36D1A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2114AF95"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w:t>
            </w:r>
          </w:p>
        </w:tc>
      </w:tr>
      <w:tr w:rsidR="008C2DCB" w:rsidRPr="008C2DCB" w14:paraId="299A268A"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D0F732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4C2496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C860BBE"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7D7D5B60"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364</w:t>
            </w:r>
          </w:p>
        </w:tc>
        <w:tc>
          <w:tcPr>
            <w:tcW w:w="1080" w:type="dxa"/>
            <w:tcBorders>
              <w:top w:val="nil"/>
              <w:left w:val="nil"/>
              <w:bottom w:val="single" w:sz="4" w:space="0" w:color="auto"/>
              <w:right w:val="single" w:sz="4" w:space="0" w:color="auto"/>
            </w:tcBorders>
            <w:shd w:val="clear" w:color="auto" w:fill="auto"/>
            <w:vAlign w:val="center"/>
            <w:hideMark/>
          </w:tcPr>
          <w:p w14:paraId="4D276C88"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7C7B8494"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29,120.00</w:t>
            </w:r>
          </w:p>
        </w:tc>
      </w:tr>
      <w:tr w:rsidR="008C2DCB" w:rsidRPr="008C2DCB" w14:paraId="3593E3C5"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9C550E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1BC8BE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系统初始化</w:t>
            </w: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50C1C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系统初始化</w:t>
            </w:r>
          </w:p>
        </w:tc>
        <w:tc>
          <w:tcPr>
            <w:tcW w:w="3400" w:type="dxa"/>
            <w:tcBorders>
              <w:top w:val="nil"/>
              <w:left w:val="nil"/>
              <w:bottom w:val="single" w:sz="4" w:space="0" w:color="auto"/>
              <w:right w:val="single" w:sz="4" w:space="0" w:color="auto"/>
            </w:tcBorders>
            <w:shd w:val="clear" w:color="auto" w:fill="auto"/>
            <w:vAlign w:val="center"/>
            <w:hideMark/>
          </w:tcPr>
          <w:p w14:paraId="2A2823A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角色权限初始化</w:t>
            </w:r>
          </w:p>
        </w:tc>
        <w:tc>
          <w:tcPr>
            <w:tcW w:w="1480" w:type="dxa"/>
            <w:tcBorders>
              <w:top w:val="nil"/>
              <w:left w:val="nil"/>
              <w:bottom w:val="single" w:sz="4" w:space="0" w:color="auto"/>
              <w:right w:val="single" w:sz="4" w:space="0" w:color="auto"/>
            </w:tcBorders>
            <w:shd w:val="clear" w:color="auto" w:fill="auto"/>
            <w:vAlign w:val="center"/>
            <w:hideMark/>
          </w:tcPr>
          <w:p w14:paraId="60ED78E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143A2E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72</w:t>
            </w:r>
          </w:p>
        </w:tc>
        <w:tc>
          <w:tcPr>
            <w:tcW w:w="1080" w:type="dxa"/>
            <w:tcBorders>
              <w:top w:val="nil"/>
              <w:left w:val="nil"/>
              <w:bottom w:val="single" w:sz="4" w:space="0" w:color="auto"/>
              <w:right w:val="single" w:sz="4" w:space="0" w:color="auto"/>
            </w:tcBorders>
            <w:shd w:val="clear" w:color="auto" w:fill="auto"/>
            <w:vAlign w:val="center"/>
            <w:hideMark/>
          </w:tcPr>
          <w:p w14:paraId="6ACCB30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9FE230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5,760.00</w:t>
            </w:r>
          </w:p>
        </w:tc>
      </w:tr>
      <w:tr w:rsidR="008C2DCB" w:rsidRPr="008C2DCB" w14:paraId="2AE0A46B"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595D6E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063448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B4991C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069DD0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业务流程初始化</w:t>
            </w:r>
          </w:p>
        </w:tc>
        <w:tc>
          <w:tcPr>
            <w:tcW w:w="1480" w:type="dxa"/>
            <w:tcBorders>
              <w:top w:val="nil"/>
              <w:left w:val="nil"/>
              <w:bottom w:val="single" w:sz="4" w:space="0" w:color="auto"/>
              <w:right w:val="single" w:sz="4" w:space="0" w:color="auto"/>
            </w:tcBorders>
            <w:shd w:val="clear" w:color="auto" w:fill="auto"/>
            <w:vAlign w:val="center"/>
            <w:hideMark/>
          </w:tcPr>
          <w:p w14:paraId="6852152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003A7A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96</w:t>
            </w:r>
          </w:p>
        </w:tc>
        <w:tc>
          <w:tcPr>
            <w:tcW w:w="1080" w:type="dxa"/>
            <w:tcBorders>
              <w:top w:val="nil"/>
              <w:left w:val="nil"/>
              <w:bottom w:val="single" w:sz="4" w:space="0" w:color="auto"/>
              <w:right w:val="single" w:sz="4" w:space="0" w:color="auto"/>
            </w:tcBorders>
            <w:shd w:val="clear" w:color="auto" w:fill="auto"/>
            <w:vAlign w:val="center"/>
            <w:hideMark/>
          </w:tcPr>
          <w:p w14:paraId="1742B97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5D29665"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7,680.00</w:t>
            </w:r>
          </w:p>
        </w:tc>
      </w:tr>
      <w:tr w:rsidR="008C2DCB" w:rsidRPr="008C2DCB" w14:paraId="5600326E"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7105CF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9CA224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A91D56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7B3F76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基础数据初始化</w:t>
            </w:r>
          </w:p>
        </w:tc>
        <w:tc>
          <w:tcPr>
            <w:tcW w:w="1480" w:type="dxa"/>
            <w:tcBorders>
              <w:top w:val="nil"/>
              <w:left w:val="nil"/>
              <w:bottom w:val="single" w:sz="4" w:space="0" w:color="auto"/>
              <w:right w:val="single" w:sz="4" w:space="0" w:color="auto"/>
            </w:tcBorders>
            <w:shd w:val="clear" w:color="auto" w:fill="auto"/>
            <w:vAlign w:val="center"/>
            <w:hideMark/>
          </w:tcPr>
          <w:p w14:paraId="5E270C5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B119BA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144</w:t>
            </w:r>
          </w:p>
        </w:tc>
        <w:tc>
          <w:tcPr>
            <w:tcW w:w="1080" w:type="dxa"/>
            <w:tcBorders>
              <w:top w:val="nil"/>
              <w:left w:val="nil"/>
              <w:bottom w:val="single" w:sz="4" w:space="0" w:color="auto"/>
              <w:right w:val="single" w:sz="4" w:space="0" w:color="auto"/>
            </w:tcBorders>
            <w:shd w:val="clear" w:color="auto" w:fill="auto"/>
            <w:vAlign w:val="center"/>
            <w:hideMark/>
          </w:tcPr>
          <w:p w14:paraId="0D8E4AE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6DBB6C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11,520.00</w:t>
            </w:r>
          </w:p>
        </w:tc>
      </w:tr>
      <w:tr w:rsidR="008C2DCB" w:rsidRPr="008C2DCB" w14:paraId="68C6E46A"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09B980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C23235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B10D88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04F141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期初余额初始化</w:t>
            </w:r>
          </w:p>
        </w:tc>
        <w:tc>
          <w:tcPr>
            <w:tcW w:w="1480" w:type="dxa"/>
            <w:tcBorders>
              <w:top w:val="nil"/>
              <w:left w:val="nil"/>
              <w:bottom w:val="single" w:sz="4" w:space="0" w:color="auto"/>
              <w:right w:val="single" w:sz="4" w:space="0" w:color="auto"/>
            </w:tcBorders>
            <w:shd w:val="clear" w:color="auto" w:fill="auto"/>
            <w:vAlign w:val="center"/>
            <w:hideMark/>
          </w:tcPr>
          <w:p w14:paraId="04C2DC5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428B1C7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96</w:t>
            </w:r>
          </w:p>
        </w:tc>
        <w:tc>
          <w:tcPr>
            <w:tcW w:w="1080" w:type="dxa"/>
            <w:tcBorders>
              <w:top w:val="nil"/>
              <w:left w:val="nil"/>
              <w:bottom w:val="single" w:sz="4" w:space="0" w:color="auto"/>
              <w:right w:val="single" w:sz="4" w:space="0" w:color="auto"/>
            </w:tcBorders>
            <w:shd w:val="clear" w:color="auto" w:fill="auto"/>
            <w:vAlign w:val="center"/>
            <w:hideMark/>
          </w:tcPr>
          <w:p w14:paraId="6DCEEF0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6B56A9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7,680.00</w:t>
            </w:r>
          </w:p>
        </w:tc>
      </w:tr>
      <w:tr w:rsidR="008C2DCB" w:rsidRPr="008C2DCB" w14:paraId="356CBAAA"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135B43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4505A0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499BB961"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7623A676"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408</w:t>
            </w:r>
          </w:p>
        </w:tc>
        <w:tc>
          <w:tcPr>
            <w:tcW w:w="1080" w:type="dxa"/>
            <w:tcBorders>
              <w:top w:val="nil"/>
              <w:left w:val="nil"/>
              <w:bottom w:val="single" w:sz="4" w:space="0" w:color="auto"/>
              <w:right w:val="single" w:sz="4" w:space="0" w:color="auto"/>
            </w:tcBorders>
            <w:shd w:val="clear" w:color="auto" w:fill="auto"/>
            <w:vAlign w:val="center"/>
            <w:hideMark/>
          </w:tcPr>
          <w:p w14:paraId="50B5F01B"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6EC923BB"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32,640.00</w:t>
            </w:r>
          </w:p>
        </w:tc>
      </w:tr>
      <w:tr w:rsidR="008C2DCB" w:rsidRPr="008C2DCB" w14:paraId="2BA8E6AD"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741DDC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E6FDB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系统培训</w:t>
            </w: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9FC26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系统培训</w:t>
            </w:r>
          </w:p>
        </w:tc>
        <w:tc>
          <w:tcPr>
            <w:tcW w:w="3400" w:type="dxa"/>
            <w:tcBorders>
              <w:top w:val="nil"/>
              <w:left w:val="nil"/>
              <w:bottom w:val="single" w:sz="4" w:space="0" w:color="auto"/>
              <w:right w:val="single" w:sz="4" w:space="0" w:color="auto"/>
            </w:tcBorders>
            <w:shd w:val="clear" w:color="auto" w:fill="auto"/>
            <w:vAlign w:val="center"/>
            <w:hideMark/>
          </w:tcPr>
          <w:p w14:paraId="27F0AA8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培训需求调研和计划制定</w:t>
            </w:r>
          </w:p>
        </w:tc>
        <w:tc>
          <w:tcPr>
            <w:tcW w:w="1480" w:type="dxa"/>
            <w:tcBorders>
              <w:top w:val="nil"/>
              <w:left w:val="nil"/>
              <w:bottom w:val="single" w:sz="4" w:space="0" w:color="auto"/>
              <w:right w:val="single" w:sz="4" w:space="0" w:color="auto"/>
            </w:tcBorders>
            <w:shd w:val="clear" w:color="auto" w:fill="auto"/>
            <w:vAlign w:val="center"/>
            <w:hideMark/>
          </w:tcPr>
          <w:p w14:paraId="56C9D13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76CB16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3FDDB42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753F9F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503A2960"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9A636F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89688F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210C47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84E028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培训通知和报名</w:t>
            </w:r>
          </w:p>
        </w:tc>
        <w:tc>
          <w:tcPr>
            <w:tcW w:w="1480" w:type="dxa"/>
            <w:tcBorders>
              <w:top w:val="nil"/>
              <w:left w:val="nil"/>
              <w:bottom w:val="single" w:sz="4" w:space="0" w:color="auto"/>
              <w:right w:val="single" w:sz="4" w:space="0" w:color="auto"/>
            </w:tcBorders>
            <w:shd w:val="clear" w:color="auto" w:fill="auto"/>
            <w:vAlign w:val="center"/>
            <w:hideMark/>
          </w:tcPr>
          <w:p w14:paraId="13C444E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B93DA1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2222501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9684560"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5B4FD2BD"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25215E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21E0F9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648C5D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0DA5C2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培训教材准备</w:t>
            </w:r>
          </w:p>
        </w:tc>
        <w:tc>
          <w:tcPr>
            <w:tcW w:w="1480" w:type="dxa"/>
            <w:tcBorders>
              <w:top w:val="nil"/>
              <w:left w:val="nil"/>
              <w:bottom w:val="single" w:sz="4" w:space="0" w:color="auto"/>
              <w:right w:val="single" w:sz="4" w:space="0" w:color="auto"/>
            </w:tcBorders>
            <w:shd w:val="clear" w:color="auto" w:fill="auto"/>
            <w:vAlign w:val="center"/>
            <w:hideMark/>
          </w:tcPr>
          <w:p w14:paraId="140DA0C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9DEBC8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180</w:t>
            </w:r>
          </w:p>
        </w:tc>
        <w:tc>
          <w:tcPr>
            <w:tcW w:w="1080" w:type="dxa"/>
            <w:tcBorders>
              <w:top w:val="nil"/>
              <w:left w:val="nil"/>
              <w:bottom w:val="single" w:sz="4" w:space="0" w:color="auto"/>
              <w:right w:val="single" w:sz="4" w:space="0" w:color="auto"/>
            </w:tcBorders>
            <w:shd w:val="clear" w:color="auto" w:fill="auto"/>
            <w:vAlign w:val="center"/>
            <w:hideMark/>
          </w:tcPr>
          <w:p w14:paraId="20F2672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E6BDED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18,000.00</w:t>
            </w:r>
          </w:p>
        </w:tc>
      </w:tr>
      <w:tr w:rsidR="008C2DCB" w:rsidRPr="008C2DCB" w14:paraId="7539838E"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0547C3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42D545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A09871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1A8F5B8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培训场地和后勤准备</w:t>
            </w:r>
          </w:p>
        </w:tc>
        <w:tc>
          <w:tcPr>
            <w:tcW w:w="1480" w:type="dxa"/>
            <w:tcBorders>
              <w:top w:val="nil"/>
              <w:left w:val="nil"/>
              <w:bottom w:val="single" w:sz="4" w:space="0" w:color="auto"/>
              <w:right w:val="single" w:sz="4" w:space="0" w:color="auto"/>
            </w:tcBorders>
            <w:shd w:val="clear" w:color="auto" w:fill="auto"/>
            <w:vAlign w:val="center"/>
            <w:hideMark/>
          </w:tcPr>
          <w:p w14:paraId="08B67D3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BEF866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0F03A67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A16BC10"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663B2D9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A78E54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B01D1F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FE057B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7C917AF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统一讲解演示培训</w:t>
            </w:r>
          </w:p>
        </w:tc>
        <w:tc>
          <w:tcPr>
            <w:tcW w:w="1480" w:type="dxa"/>
            <w:tcBorders>
              <w:top w:val="nil"/>
              <w:left w:val="nil"/>
              <w:bottom w:val="single" w:sz="4" w:space="0" w:color="auto"/>
              <w:right w:val="single" w:sz="4" w:space="0" w:color="auto"/>
            </w:tcBorders>
            <w:shd w:val="clear" w:color="auto" w:fill="auto"/>
            <w:vAlign w:val="center"/>
            <w:hideMark/>
          </w:tcPr>
          <w:p w14:paraId="7427491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222CF99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3270BD4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A1AEE78"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4,800.00</w:t>
            </w:r>
          </w:p>
        </w:tc>
      </w:tr>
      <w:tr w:rsidR="008C2DCB" w:rsidRPr="008C2DCB" w14:paraId="046F968E"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751A67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26C198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81CBC1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167B87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现场操作辅导</w:t>
            </w:r>
          </w:p>
        </w:tc>
        <w:tc>
          <w:tcPr>
            <w:tcW w:w="1480" w:type="dxa"/>
            <w:tcBorders>
              <w:top w:val="nil"/>
              <w:left w:val="nil"/>
              <w:bottom w:val="single" w:sz="4" w:space="0" w:color="auto"/>
              <w:right w:val="single" w:sz="4" w:space="0" w:color="auto"/>
            </w:tcBorders>
            <w:shd w:val="clear" w:color="auto" w:fill="auto"/>
            <w:vAlign w:val="center"/>
            <w:hideMark/>
          </w:tcPr>
          <w:p w14:paraId="731C4A0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F4FD89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5535C73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B27799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4,800.00</w:t>
            </w:r>
          </w:p>
        </w:tc>
      </w:tr>
      <w:tr w:rsidR="008C2DCB" w:rsidRPr="008C2DCB" w14:paraId="614BD4D9"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7EF881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B45F27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5748E7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738A11A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培训总结</w:t>
            </w:r>
          </w:p>
        </w:tc>
        <w:tc>
          <w:tcPr>
            <w:tcW w:w="1480" w:type="dxa"/>
            <w:tcBorders>
              <w:top w:val="nil"/>
              <w:left w:val="nil"/>
              <w:bottom w:val="single" w:sz="4" w:space="0" w:color="auto"/>
              <w:right w:val="single" w:sz="4" w:space="0" w:color="auto"/>
            </w:tcBorders>
            <w:shd w:val="clear" w:color="auto" w:fill="auto"/>
            <w:vAlign w:val="center"/>
            <w:hideMark/>
          </w:tcPr>
          <w:p w14:paraId="12D4ADE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421510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0D2DB9D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E3FD14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2EE2EB6F"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5317D0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69704A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A999B7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1ECD05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培训资料归档</w:t>
            </w:r>
          </w:p>
        </w:tc>
        <w:tc>
          <w:tcPr>
            <w:tcW w:w="1480" w:type="dxa"/>
            <w:tcBorders>
              <w:top w:val="nil"/>
              <w:left w:val="nil"/>
              <w:bottom w:val="single" w:sz="4" w:space="0" w:color="auto"/>
              <w:right w:val="single" w:sz="4" w:space="0" w:color="auto"/>
            </w:tcBorders>
            <w:shd w:val="clear" w:color="auto" w:fill="auto"/>
            <w:vAlign w:val="center"/>
            <w:hideMark/>
          </w:tcPr>
          <w:p w14:paraId="5501330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2A0E9D4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0DB5A16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BFE1E7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w:t>
            </w:r>
          </w:p>
        </w:tc>
      </w:tr>
      <w:tr w:rsidR="008C2DCB" w:rsidRPr="008C2DCB" w14:paraId="05FAABFB"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526ECA0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F48698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805E9E4"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35EA94FD"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372</w:t>
            </w:r>
          </w:p>
        </w:tc>
        <w:tc>
          <w:tcPr>
            <w:tcW w:w="1080" w:type="dxa"/>
            <w:tcBorders>
              <w:top w:val="nil"/>
              <w:left w:val="nil"/>
              <w:bottom w:val="single" w:sz="4" w:space="0" w:color="auto"/>
              <w:right w:val="single" w:sz="4" w:space="0" w:color="auto"/>
            </w:tcBorders>
            <w:shd w:val="clear" w:color="auto" w:fill="auto"/>
            <w:vAlign w:val="center"/>
            <w:hideMark/>
          </w:tcPr>
          <w:p w14:paraId="03627A7E"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7401D94F"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37,200.00</w:t>
            </w:r>
          </w:p>
        </w:tc>
      </w:tr>
      <w:tr w:rsidR="008C2DCB" w:rsidRPr="008C2DCB" w14:paraId="4C140988"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CA46E7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2E7A2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系统辅助操作</w:t>
            </w:r>
          </w:p>
        </w:tc>
        <w:tc>
          <w:tcPr>
            <w:tcW w:w="1580" w:type="dxa"/>
            <w:tcBorders>
              <w:top w:val="nil"/>
              <w:left w:val="nil"/>
              <w:bottom w:val="nil"/>
              <w:right w:val="nil"/>
            </w:tcBorders>
            <w:shd w:val="clear" w:color="auto" w:fill="auto"/>
            <w:noWrap/>
            <w:vAlign w:val="center"/>
            <w:hideMark/>
          </w:tcPr>
          <w:p w14:paraId="51105F7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上线辅助操作</w:t>
            </w:r>
          </w:p>
        </w:tc>
        <w:tc>
          <w:tcPr>
            <w:tcW w:w="3400" w:type="dxa"/>
            <w:tcBorders>
              <w:top w:val="nil"/>
              <w:left w:val="single" w:sz="4" w:space="0" w:color="auto"/>
              <w:bottom w:val="single" w:sz="4" w:space="0" w:color="auto"/>
              <w:right w:val="single" w:sz="4" w:space="0" w:color="auto"/>
            </w:tcBorders>
            <w:shd w:val="clear" w:color="auto" w:fill="auto"/>
            <w:noWrap/>
            <w:vAlign w:val="center"/>
            <w:hideMark/>
          </w:tcPr>
          <w:p w14:paraId="7C2B2E65"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1F9FD48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51A9E27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w:t>
            </w:r>
          </w:p>
        </w:tc>
        <w:tc>
          <w:tcPr>
            <w:tcW w:w="1080" w:type="dxa"/>
            <w:tcBorders>
              <w:top w:val="nil"/>
              <w:left w:val="nil"/>
              <w:bottom w:val="single" w:sz="4" w:space="0" w:color="auto"/>
              <w:right w:val="single" w:sz="4" w:space="0" w:color="auto"/>
            </w:tcBorders>
            <w:shd w:val="clear" w:color="auto" w:fill="auto"/>
            <w:vAlign w:val="center"/>
            <w:hideMark/>
          </w:tcPr>
          <w:p w14:paraId="7D60CBE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57A9E35"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64,000.00</w:t>
            </w:r>
          </w:p>
        </w:tc>
      </w:tr>
      <w:tr w:rsidR="008C2DCB" w:rsidRPr="008C2DCB" w14:paraId="6669F4F9"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7BE7BA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19B6A7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24F8602"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1FD4D877"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800</w:t>
            </w:r>
          </w:p>
        </w:tc>
        <w:tc>
          <w:tcPr>
            <w:tcW w:w="1080" w:type="dxa"/>
            <w:tcBorders>
              <w:top w:val="nil"/>
              <w:left w:val="nil"/>
              <w:bottom w:val="single" w:sz="4" w:space="0" w:color="auto"/>
              <w:right w:val="single" w:sz="4" w:space="0" w:color="auto"/>
            </w:tcBorders>
            <w:shd w:val="clear" w:color="auto" w:fill="auto"/>
            <w:vAlign w:val="center"/>
            <w:hideMark/>
          </w:tcPr>
          <w:p w14:paraId="4381099F"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485B0209"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64,000.00</w:t>
            </w:r>
          </w:p>
        </w:tc>
      </w:tr>
      <w:tr w:rsidR="008C2DCB" w:rsidRPr="008C2DCB" w14:paraId="67876D0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9E7EF4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D2D26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系统维护</w:t>
            </w: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FDDA27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系统维护</w:t>
            </w:r>
          </w:p>
        </w:tc>
        <w:tc>
          <w:tcPr>
            <w:tcW w:w="3400" w:type="dxa"/>
            <w:tcBorders>
              <w:top w:val="nil"/>
              <w:left w:val="nil"/>
              <w:bottom w:val="single" w:sz="4" w:space="0" w:color="auto"/>
              <w:right w:val="single" w:sz="4" w:space="0" w:color="auto"/>
            </w:tcBorders>
            <w:shd w:val="clear" w:color="auto" w:fill="auto"/>
            <w:vAlign w:val="center"/>
            <w:hideMark/>
          </w:tcPr>
          <w:p w14:paraId="64AD7C4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角色权限分配变更</w:t>
            </w:r>
          </w:p>
        </w:tc>
        <w:tc>
          <w:tcPr>
            <w:tcW w:w="1480" w:type="dxa"/>
            <w:tcBorders>
              <w:top w:val="nil"/>
              <w:left w:val="nil"/>
              <w:bottom w:val="single" w:sz="4" w:space="0" w:color="auto"/>
              <w:right w:val="single" w:sz="4" w:space="0" w:color="auto"/>
            </w:tcBorders>
            <w:shd w:val="clear" w:color="auto" w:fill="auto"/>
            <w:vAlign w:val="center"/>
            <w:hideMark/>
          </w:tcPr>
          <w:p w14:paraId="6E86791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7E0C03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443A31C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794838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6A9593B5"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516F415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42BB57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0BDCD1C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167657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操作流程解答</w:t>
            </w:r>
          </w:p>
        </w:tc>
        <w:tc>
          <w:tcPr>
            <w:tcW w:w="1480" w:type="dxa"/>
            <w:tcBorders>
              <w:top w:val="nil"/>
              <w:left w:val="nil"/>
              <w:bottom w:val="single" w:sz="4" w:space="0" w:color="auto"/>
              <w:right w:val="single" w:sz="4" w:space="0" w:color="auto"/>
            </w:tcBorders>
            <w:shd w:val="clear" w:color="auto" w:fill="auto"/>
            <w:vAlign w:val="center"/>
            <w:hideMark/>
          </w:tcPr>
          <w:p w14:paraId="66ACD20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F027F8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832</w:t>
            </w:r>
          </w:p>
        </w:tc>
        <w:tc>
          <w:tcPr>
            <w:tcW w:w="1080" w:type="dxa"/>
            <w:tcBorders>
              <w:top w:val="nil"/>
              <w:left w:val="nil"/>
              <w:bottom w:val="single" w:sz="4" w:space="0" w:color="auto"/>
              <w:right w:val="single" w:sz="4" w:space="0" w:color="auto"/>
            </w:tcBorders>
            <w:shd w:val="clear" w:color="auto" w:fill="auto"/>
            <w:vAlign w:val="center"/>
            <w:hideMark/>
          </w:tcPr>
          <w:p w14:paraId="6DE268B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1D7B05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66,560.00</w:t>
            </w:r>
          </w:p>
        </w:tc>
      </w:tr>
      <w:tr w:rsidR="008C2DCB" w:rsidRPr="008C2DCB" w14:paraId="10DECF3F"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0750823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6A11ED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E28552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C56899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特殊情况操作讲解</w:t>
            </w:r>
          </w:p>
        </w:tc>
        <w:tc>
          <w:tcPr>
            <w:tcW w:w="1480" w:type="dxa"/>
            <w:tcBorders>
              <w:top w:val="nil"/>
              <w:left w:val="nil"/>
              <w:bottom w:val="single" w:sz="4" w:space="0" w:color="auto"/>
              <w:right w:val="single" w:sz="4" w:space="0" w:color="auto"/>
            </w:tcBorders>
            <w:shd w:val="clear" w:color="auto" w:fill="auto"/>
            <w:vAlign w:val="center"/>
            <w:hideMark/>
          </w:tcPr>
          <w:p w14:paraId="2EEA0F7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64605AB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96</w:t>
            </w:r>
          </w:p>
        </w:tc>
        <w:tc>
          <w:tcPr>
            <w:tcW w:w="1080" w:type="dxa"/>
            <w:tcBorders>
              <w:top w:val="nil"/>
              <w:left w:val="nil"/>
              <w:bottom w:val="single" w:sz="4" w:space="0" w:color="auto"/>
              <w:right w:val="single" w:sz="4" w:space="0" w:color="auto"/>
            </w:tcBorders>
            <w:shd w:val="clear" w:color="auto" w:fill="auto"/>
            <w:vAlign w:val="center"/>
            <w:hideMark/>
          </w:tcPr>
          <w:p w14:paraId="5F84FC7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BD54C5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7,680.00</w:t>
            </w:r>
          </w:p>
        </w:tc>
      </w:tr>
      <w:tr w:rsidR="008C2DCB" w:rsidRPr="008C2DCB" w14:paraId="6DA0288E"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EC1605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B9A4CF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98670C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5A130D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政策类解答</w:t>
            </w:r>
          </w:p>
        </w:tc>
        <w:tc>
          <w:tcPr>
            <w:tcW w:w="1480" w:type="dxa"/>
            <w:tcBorders>
              <w:top w:val="nil"/>
              <w:left w:val="nil"/>
              <w:bottom w:val="single" w:sz="4" w:space="0" w:color="auto"/>
              <w:right w:val="single" w:sz="4" w:space="0" w:color="auto"/>
            </w:tcBorders>
            <w:shd w:val="clear" w:color="auto" w:fill="auto"/>
            <w:vAlign w:val="center"/>
            <w:hideMark/>
          </w:tcPr>
          <w:p w14:paraId="23DAE0C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EEDE8C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2807831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33BF12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11279B6F"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440CE4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536CCB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2586E8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595406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辅助操作</w:t>
            </w:r>
          </w:p>
        </w:tc>
        <w:tc>
          <w:tcPr>
            <w:tcW w:w="1480" w:type="dxa"/>
            <w:tcBorders>
              <w:top w:val="nil"/>
              <w:left w:val="nil"/>
              <w:bottom w:val="single" w:sz="4" w:space="0" w:color="auto"/>
              <w:right w:val="single" w:sz="4" w:space="0" w:color="auto"/>
            </w:tcBorders>
            <w:shd w:val="clear" w:color="auto" w:fill="auto"/>
            <w:vAlign w:val="center"/>
            <w:hideMark/>
          </w:tcPr>
          <w:p w14:paraId="29D3B57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9E4484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416</w:t>
            </w:r>
          </w:p>
        </w:tc>
        <w:tc>
          <w:tcPr>
            <w:tcW w:w="1080" w:type="dxa"/>
            <w:tcBorders>
              <w:top w:val="nil"/>
              <w:left w:val="nil"/>
              <w:bottom w:val="single" w:sz="4" w:space="0" w:color="auto"/>
              <w:right w:val="single" w:sz="4" w:space="0" w:color="auto"/>
            </w:tcBorders>
            <w:shd w:val="clear" w:color="auto" w:fill="auto"/>
            <w:vAlign w:val="center"/>
            <w:hideMark/>
          </w:tcPr>
          <w:p w14:paraId="05B4B2C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03BCCA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33,280.00</w:t>
            </w:r>
          </w:p>
        </w:tc>
      </w:tr>
      <w:tr w:rsidR="008C2DCB" w:rsidRPr="008C2DCB" w14:paraId="70FEE29D"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3782A69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A3E296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2DC7676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5D7A8F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辅助数据录入</w:t>
            </w:r>
          </w:p>
        </w:tc>
        <w:tc>
          <w:tcPr>
            <w:tcW w:w="1480" w:type="dxa"/>
            <w:tcBorders>
              <w:top w:val="nil"/>
              <w:left w:val="nil"/>
              <w:bottom w:val="single" w:sz="4" w:space="0" w:color="auto"/>
              <w:right w:val="single" w:sz="4" w:space="0" w:color="auto"/>
            </w:tcBorders>
            <w:shd w:val="clear" w:color="auto" w:fill="auto"/>
            <w:vAlign w:val="center"/>
            <w:hideMark/>
          </w:tcPr>
          <w:p w14:paraId="4D7A334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640DBD9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208</w:t>
            </w:r>
          </w:p>
        </w:tc>
        <w:tc>
          <w:tcPr>
            <w:tcW w:w="1080" w:type="dxa"/>
            <w:tcBorders>
              <w:top w:val="nil"/>
              <w:left w:val="nil"/>
              <w:bottom w:val="single" w:sz="4" w:space="0" w:color="auto"/>
              <w:right w:val="single" w:sz="4" w:space="0" w:color="auto"/>
            </w:tcBorders>
            <w:shd w:val="clear" w:color="auto" w:fill="auto"/>
            <w:vAlign w:val="center"/>
            <w:hideMark/>
          </w:tcPr>
          <w:p w14:paraId="7E2F871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05FA9B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16,640.00</w:t>
            </w:r>
          </w:p>
        </w:tc>
      </w:tr>
      <w:tr w:rsidR="008C2DCB" w:rsidRPr="008C2DCB" w14:paraId="55FCE429"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7D489B0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56FEBF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1BBC11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AEB53D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测试数据清除</w:t>
            </w:r>
          </w:p>
        </w:tc>
        <w:tc>
          <w:tcPr>
            <w:tcW w:w="1480" w:type="dxa"/>
            <w:tcBorders>
              <w:top w:val="nil"/>
              <w:left w:val="nil"/>
              <w:bottom w:val="single" w:sz="4" w:space="0" w:color="auto"/>
              <w:right w:val="single" w:sz="4" w:space="0" w:color="auto"/>
            </w:tcBorders>
            <w:shd w:val="clear" w:color="auto" w:fill="auto"/>
            <w:vAlign w:val="center"/>
            <w:hideMark/>
          </w:tcPr>
          <w:p w14:paraId="60FC39B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473E2C5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72</w:t>
            </w:r>
          </w:p>
        </w:tc>
        <w:tc>
          <w:tcPr>
            <w:tcW w:w="1080" w:type="dxa"/>
            <w:tcBorders>
              <w:top w:val="nil"/>
              <w:left w:val="nil"/>
              <w:bottom w:val="single" w:sz="4" w:space="0" w:color="auto"/>
              <w:right w:val="single" w:sz="4" w:space="0" w:color="auto"/>
            </w:tcBorders>
            <w:shd w:val="clear" w:color="auto" w:fill="auto"/>
            <w:vAlign w:val="center"/>
            <w:hideMark/>
          </w:tcPr>
          <w:p w14:paraId="3738EFA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E4EF43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5,760.00</w:t>
            </w:r>
          </w:p>
        </w:tc>
      </w:tr>
      <w:tr w:rsidR="008C2DCB" w:rsidRPr="008C2DCB" w14:paraId="4FCBB676"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1C9D97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7A8FC5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48E508A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15896B8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疑难账目核对</w:t>
            </w:r>
          </w:p>
        </w:tc>
        <w:tc>
          <w:tcPr>
            <w:tcW w:w="1480" w:type="dxa"/>
            <w:tcBorders>
              <w:top w:val="nil"/>
              <w:left w:val="nil"/>
              <w:bottom w:val="single" w:sz="4" w:space="0" w:color="auto"/>
              <w:right w:val="single" w:sz="4" w:space="0" w:color="auto"/>
            </w:tcBorders>
            <w:shd w:val="clear" w:color="auto" w:fill="auto"/>
            <w:vAlign w:val="center"/>
            <w:hideMark/>
          </w:tcPr>
          <w:p w14:paraId="53EEB56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7B1A2A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240</w:t>
            </w:r>
          </w:p>
        </w:tc>
        <w:tc>
          <w:tcPr>
            <w:tcW w:w="1080" w:type="dxa"/>
            <w:tcBorders>
              <w:top w:val="nil"/>
              <w:left w:val="nil"/>
              <w:bottom w:val="single" w:sz="4" w:space="0" w:color="auto"/>
              <w:right w:val="single" w:sz="4" w:space="0" w:color="auto"/>
            </w:tcBorders>
            <w:shd w:val="clear" w:color="auto" w:fill="auto"/>
            <w:vAlign w:val="center"/>
            <w:hideMark/>
          </w:tcPr>
          <w:p w14:paraId="44B8EA8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50945E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19,200.00</w:t>
            </w:r>
          </w:p>
        </w:tc>
      </w:tr>
      <w:tr w:rsidR="008C2DCB" w:rsidRPr="008C2DCB" w14:paraId="018CEF4D"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5523BD4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5720787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3BB931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1E06322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凭证模板设置变更</w:t>
            </w:r>
          </w:p>
        </w:tc>
        <w:tc>
          <w:tcPr>
            <w:tcW w:w="1480" w:type="dxa"/>
            <w:tcBorders>
              <w:top w:val="nil"/>
              <w:left w:val="nil"/>
              <w:bottom w:val="single" w:sz="4" w:space="0" w:color="auto"/>
              <w:right w:val="single" w:sz="4" w:space="0" w:color="auto"/>
            </w:tcBorders>
            <w:shd w:val="clear" w:color="auto" w:fill="auto"/>
            <w:vAlign w:val="center"/>
            <w:hideMark/>
          </w:tcPr>
          <w:p w14:paraId="6EBF758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420CE16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03304E7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6F3FE6F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6,400.00</w:t>
            </w:r>
          </w:p>
        </w:tc>
      </w:tr>
      <w:tr w:rsidR="008C2DCB" w:rsidRPr="008C2DCB" w14:paraId="6562EE10"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6C5055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F6B709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77CB31D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94443F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其他故障处理</w:t>
            </w:r>
          </w:p>
        </w:tc>
        <w:tc>
          <w:tcPr>
            <w:tcW w:w="1480" w:type="dxa"/>
            <w:tcBorders>
              <w:top w:val="nil"/>
              <w:left w:val="nil"/>
              <w:bottom w:val="single" w:sz="4" w:space="0" w:color="auto"/>
              <w:right w:val="single" w:sz="4" w:space="0" w:color="auto"/>
            </w:tcBorders>
            <w:shd w:val="clear" w:color="auto" w:fill="auto"/>
            <w:vAlign w:val="center"/>
            <w:hideMark/>
          </w:tcPr>
          <w:p w14:paraId="5AF0FD3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6A2F7C6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3AC354B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2955175"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6,400.00</w:t>
            </w:r>
          </w:p>
        </w:tc>
      </w:tr>
      <w:tr w:rsidR="008C2DCB" w:rsidRPr="008C2DCB" w14:paraId="2C0A7645"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F53BFB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6AEDC80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F1EE55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1F513B1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临时报表制作及提取</w:t>
            </w:r>
          </w:p>
        </w:tc>
        <w:tc>
          <w:tcPr>
            <w:tcW w:w="1480" w:type="dxa"/>
            <w:tcBorders>
              <w:top w:val="nil"/>
              <w:left w:val="nil"/>
              <w:bottom w:val="single" w:sz="4" w:space="0" w:color="auto"/>
              <w:right w:val="single" w:sz="4" w:space="0" w:color="auto"/>
            </w:tcBorders>
            <w:shd w:val="clear" w:color="auto" w:fill="auto"/>
            <w:vAlign w:val="center"/>
            <w:hideMark/>
          </w:tcPr>
          <w:p w14:paraId="0A55685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99133F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22835A7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431F82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6,400.00</w:t>
            </w:r>
          </w:p>
        </w:tc>
      </w:tr>
      <w:tr w:rsidR="008C2DCB" w:rsidRPr="008C2DCB" w14:paraId="64DD2BA7"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2867F71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377E951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E29FFCD"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7C4725A6"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2200</w:t>
            </w:r>
          </w:p>
        </w:tc>
        <w:tc>
          <w:tcPr>
            <w:tcW w:w="1080" w:type="dxa"/>
            <w:tcBorders>
              <w:top w:val="nil"/>
              <w:left w:val="nil"/>
              <w:bottom w:val="single" w:sz="4" w:space="0" w:color="auto"/>
              <w:right w:val="single" w:sz="4" w:space="0" w:color="auto"/>
            </w:tcBorders>
            <w:shd w:val="clear" w:color="auto" w:fill="auto"/>
            <w:vAlign w:val="center"/>
            <w:hideMark/>
          </w:tcPr>
          <w:p w14:paraId="507C4AC3"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4B4D059D"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176,000.00</w:t>
            </w:r>
          </w:p>
        </w:tc>
      </w:tr>
      <w:tr w:rsidR="008C2DCB" w:rsidRPr="008C2DCB" w14:paraId="01AC1DB0"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3E09AC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9EC0D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系统优化调整</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58342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系统优化调整</w:t>
            </w:r>
          </w:p>
        </w:tc>
        <w:tc>
          <w:tcPr>
            <w:tcW w:w="3400" w:type="dxa"/>
            <w:tcBorders>
              <w:top w:val="nil"/>
              <w:left w:val="nil"/>
              <w:bottom w:val="single" w:sz="4" w:space="0" w:color="auto"/>
              <w:right w:val="single" w:sz="4" w:space="0" w:color="auto"/>
            </w:tcBorders>
            <w:shd w:val="clear" w:color="auto" w:fill="auto"/>
            <w:vAlign w:val="center"/>
            <w:hideMark/>
          </w:tcPr>
          <w:p w14:paraId="7DD552F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系统优化调整需求收集</w:t>
            </w:r>
          </w:p>
        </w:tc>
        <w:tc>
          <w:tcPr>
            <w:tcW w:w="1480" w:type="dxa"/>
            <w:tcBorders>
              <w:top w:val="nil"/>
              <w:left w:val="nil"/>
              <w:bottom w:val="single" w:sz="4" w:space="0" w:color="auto"/>
              <w:right w:val="single" w:sz="4" w:space="0" w:color="auto"/>
            </w:tcBorders>
            <w:shd w:val="clear" w:color="auto" w:fill="auto"/>
            <w:vAlign w:val="center"/>
            <w:hideMark/>
          </w:tcPr>
          <w:p w14:paraId="7BDBF02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F989A6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144</w:t>
            </w:r>
          </w:p>
        </w:tc>
        <w:tc>
          <w:tcPr>
            <w:tcW w:w="1080" w:type="dxa"/>
            <w:tcBorders>
              <w:top w:val="nil"/>
              <w:left w:val="nil"/>
              <w:bottom w:val="single" w:sz="4" w:space="0" w:color="auto"/>
              <w:right w:val="single" w:sz="4" w:space="0" w:color="auto"/>
            </w:tcBorders>
            <w:shd w:val="clear" w:color="auto" w:fill="auto"/>
            <w:vAlign w:val="center"/>
            <w:hideMark/>
          </w:tcPr>
          <w:p w14:paraId="5C67341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E46EAD6"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14,400.00</w:t>
            </w:r>
          </w:p>
        </w:tc>
      </w:tr>
      <w:tr w:rsidR="008C2DCB" w:rsidRPr="008C2DCB" w14:paraId="45BEECDC"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2FBABD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BFC858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19BEA9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5831BB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系统优化调整方案及DEMO确认</w:t>
            </w:r>
          </w:p>
        </w:tc>
        <w:tc>
          <w:tcPr>
            <w:tcW w:w="1480" w:type="dxa"/>
            <w:tcBorders>
              <w:top w:val="nil"/>
              <w:left w:val="nil"/>
              <w:bottom w:val="single" w:sz="4" w:space="0" w:color="auto"/>
              <w:right w:val="single" w:sz="4" w:space="0" w:color="auto"/>
            </w:tcBorders>
            <w:shd w:val="clear" w:color="auto" w:fill="auto"/>
            <w:vAlign w:val="center"/>
            <w:hideMark/>
          </w:tcPr>
          <w:p w14:paraId="51CBF1A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803A01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5E2254B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66181A8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4,800.00</w:t>
            </w:r>
          </w:p>
        </w:tc>
      </w:tr>
      <w:tr w:rsidR="008C2DCB" w:rsidRPr="008C2DCB" w14:paraId="4A48C443"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48918DC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2F8438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942D1F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737E586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系统优化调整代码编写</w:t>
            </w:r>
          </w:p>
        </w:tc>
        <w:tc>
          <w:tcPr>
            <w:tcW w:w="1480" w:type="dxa"/>
            <w:tcBorders>
              <w:top w:val="nil"/>
              <w:left w:val="nil"/>
              <w:bottom w:val="single" w:sz="4" w:space="0" w:color="auto"/>
              <w:right w:val="single" w:sz="4" w:space="0" w:color="auto"/>
            </w:tcBorders>
            <w:shd w:val="clear" w:color="auto" w:fill="auto"/>
            <w:vAlign w:val="center"/>
            <w:hideMark/>
          </w:tcPr>
          <w:p w14:paraId="51127FE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DC1669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240</w:t>
            </w:r>
          </w:p>
        </w:tc>
        <w:tc>
          <w:tcPr>
            <w:tcW w:w="1080" w:type="dxa"/>
            <w:tcBorders>
              <w:top w:val="nil"/>
              <w:left w:val="nil"/>
              <w:bottom w:val="single" w:sz="4" w:space="0" w:color="auto"/>
              <w:right w:val="single" w:sz="4" w:space="0" w:color="auto"/>
            </w:tcBorders>
            <w:shd w:val="clear" w:color="auto" w:fill="auto"/>
            <w:vAlign w:val="center"/>
            <w:hideMark/>
          </w:tcPr>
          <w:p w14:paraId="0F8A302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366654B"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24,000.00</w:t>
            </w:r>
          </w:p>
        </w:tc>
      </w:tr>
      <w:tr w:rsidR="008C2DCB" w:rsidRPr="008C2DCB" w14:paraId="151D5B2D"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49E2C4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314CBB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FD859B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9F59AD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系统优化调整测试及BUG修改</w:t>
            </w:r>
          </w:p>
        </w:tc>
        <w:tc>
          <w:tcPr>
            <w:tcW w:w="1480" w:type="dxa"/>
            <w:tcBorders>
              <w:top w:val="nil"/>
              <w:left w:val="nil"/>
              <w:bottom w:val="single" w:sz="4" w:space="0" w:color="auto"/>
              <w:right w:val="single" w:sz="4" w:space="0" w:color="auto"/>
            </w:tcBorders>
            <w:shd w:val="clear" w:color="auto" w:fill="auto"/>
            <w:vAlign w:val="center"/>
            <w:hideMark/>
          </w:tcPr>
          <w:p w14:paraId="3E42052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5CC2A8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0487EE2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6DC7629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8,000.00</w:t>
            </w:r>
          </w:p>
        </w:tc>
      </w:tr>
      <w:tr w:rsidR="008C2DCB" w:rsidRPr="008C2DCB" w14:paraId="74239F2D" w14:textId="77777777" w:rsidTr="008C2DCB">
        <w:trPr>
          <w:trHeight w:val="480"/>
          <w:jc w:val="center"/>
        </w:trPr>
        <w:tc>
          <w:tcPr>
            <w:tcW w:w="1080" w:type="dxa"/>
            <w:vMerge/>
            <w:tcBorders>
              <w:top w:val="nil"/>
              <w:left w:val="single" w:sz="4" w:space="0" w:color="auto"/>
              <w:bottom w:val="single" w:sz="4" w:space="0" w:color="000000"/>
              <w:right w:val="single" w:sz="4" w:space="0" w:color="auto"/>
            </w:tcBorders>
            <w:vAlign w:val="center"/>
            <w:hideMark/>
          </w:tcPr>
          <w:p w14:paraId="223F82A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982ED3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ED366E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7F201CA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系统优化调整部署及数据处理和文档更新</w:t>
            </w:r>
          </w:p>
        </w:tc>
        <w:tc>
          <w:tcPr>
            <w:tcW w:w="1480" w:type="dxa"/>
            <w:tcBorders>
              <w:top w:val="nil"/>
              <w:left w:val="nil"/>
              <w:bottom w:val="single" w:sz="4" w:space="0" w:color="auto"/>
              <w:right w:val="single" w:sz="4" w:space="0" w:color="auto"/>
            </w:tcBorders>
            <w:shd w:val="clear" w:color="auto" w:fill="auto"/>
            <w:vAlign w:val="center"/>
            <w:hideMark/>
          </w:tcPr>
          <w:p w14:paraId="0DF870B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F07DBF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3B8F60C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67FE93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3B08FCB7"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159E6F4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A1F6F8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auto"/>
            </w:tcBorders>
            <w:shd w:val="clear" w:color="auto" w:fill="auto"/>
            <w:noWrap/>
            <w:vAlign w:val="center"/>
            <w:hideMark/>
          </w:tcPr>
          <w:p w14:paraId="23065022"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443CE3EB"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536</w:t>
            </w:r>
          </w:p>
        </w:tc>
        <w:tc>
          <w:tcPr>
            <w:tcW w:w="1080" w:type="dxa"/>
            <w:tcBorders>
              <w:top w:val="nil"/>
              <w:left w:val="nil"/>
              <w:bottom w:val="single" w:sz="4" w:space="0" w:color="auto"/>
              <w:right w:val="single" w:sz="4" w:space="0" w:color="auto"/>
            </w:tcBorders>
            <w:shd w:val="clear" w:color="auto" w:fill="auto"/>
            <w:vAlign w:val="center"/>
            <w:hideMark/>
          </w:tcPr>
          <w:p w14:paraId="6F0097B8"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04C95686"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53,600.00</w:t>
            </w:r>
          </w:p>
        </w:tc>
      </w:tr>
      <w:tr w:rsidR="008C2DCB" w:rsidRPr="008C2DCB" w14:paraId="1FD36279" w14:textId="77777777" w:rsidTr="008C2DCB">
        <w:trPr>
          <w:trHeight w:val="285"/>
          <w:jc w:val="center"/>
        </w:trPr>
        <w:tc>
          <w:tcPr>
            <w:tcW w:w="1080" w:type="dxa"/>
            <w:vMerge/>
            <w:tcBorders>
              <w:top w:val="nil"/>
              <w:left w:val="single" w:sz="4" w:space="0" w:color="auto"/>
              <w:bottom w:val="single" w:sz="4" w:space="0" w:color="000000"/>
              <w:right w:val="single" w:sz="4" w:space="0" w:color="auto"/>
            </w:tcBorders>
            <w:vAlign w:val="center"/>
            <w:hideMark/>
          </w:tcPr>
          <w:p w14:paraId="62D3CE7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8040" w:type="dxa"/>
            <w:gridSpan w:val="4"/>
            <w:tcBorders>
              <w:top w:val="single" w:sz="4" w:space="0" w:color="auto"/>
              <w:left w:val="nil"/>
              <w:bottom w:val="single" w:sz="4" w:space="0" w:color="auto"/>
              <w:right w:val="single" w:sz="4" w:space="0" w:color="auto"/>
            </w:tcBorders>
            <w:shd w:val="clear" w:color="auto" w:fill="auto"/>
            <w:noWrap/>
            <w:vAlign w:val="center"/>
            <w:hideMark/>
          </w:tcPr>
          <w:p w14:paraId="72A5CC0E"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合计</w:t>
            </w:r>
          </w:p>
        </w:tc>
        <w:tc>
          <w:tcPr>
            <w:tcW w:w="1080" w:type="dxa"/>
            <w:tcBorders>
              <w:top w:val="nil"/>
              <w:left w:val="nil"/>
              <w:bottom w:val="single" w:sz="4" w:space="0" w:color="auto"/>
              <w:right w:val="single" w:sz="4" w:space="0" w:color="auto"/>
            </w:tcBorders>
            <w:shd w:val="clear" w:color="auto" w:fill="auto"/>
            <w:vAlign w:val="center"/>
            <w:hideMark/>
          </w:tcPr>
          <w:p w14:paraId="5D9220D5"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5928</w:t>
            </w:r>
          </w:p>
        </w:tc>
        <w:tc>
          <w:tcPr>
            <w:tcW w:w="1080" w:type="dxa"/>
            <w:tcBorders>
              <w:top w:val="nil"/>
              <w:left w:val="nil"/>
              <w:bottom w:val="single" w:sz="4" w:space="0" w:color="auto"/>
              <w:right w:val="single" w:sz="4" w:space="0" w:color="auto"/>
            </w:tcBorders>
            <w:shd w:val="clear" w:color="auto" w:fill="auto"/>
            <w:vAlign w:val="center"/>
            <w:hideMark/>
          </w:tcPr>
          <w:p w14:paraId="4A026D03"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5A1CD990"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597,360.00</w:t>
            </w:r>
          </w:p>
        </w:tc>
      </w:tr>
      <w:tr w:rsidR="008C2DCB" w:rsidRPr="008C2DCB" w14:paraId="23F62571" w14:textId="77777777" w:rsidTr="008C2DCB">
        <w:trPr>
          <w:trHeight w:val="285"/>
          <w:jc w:val="center"/>
        </w:trPr>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758AC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会计核算</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59F7C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系统本地化开发</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83F81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本地化需求调研</w:t>
            </w:r>
          </w:p>
        </w:tc>
        <w:tc>
          <w:tcPr>
            <w:tcW w:w="3400" w:type="dxa"/>
            <w:tcBorders>
              <w:top w:val="nil"/>
              <w:left w:val="nil"/>
              <w:bottom w:val="single" w:sz="4" w:space="0" w:color="auto"/>
              <w:right w:val="single" w:sz="4" w:space="0" w:color="auto"/>
            </w:tcBorders>
            <w:shd w:val="clear" w:color="auto" w:fill="auto"/>
            <w:noWrap/>
            <w:vAlign w:val="center"/>
            <w:hideMark/>
          </w:tcPr>
          <w:p w14:paraId="0ED27AC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系统演示试用</w:t>
            </w:r>
          </w:p>
        </w:tc>
        <w:tc>
          <w:tcPr>
            <w:tcW w:w="1480" w:type="dxa"/>
            <w:tcBorders>
              <w:top w:val="nil"/>
              <w:left w:val="nil"/>
              <w:bottom w:val="single" w:sz="4" w:space="0" w:color="auto"/>
              <w:right w:val="single" w:sz="4" w:space="0" w:color="auto"/>
            </w:tcBorders>
            <w:shd w:val="clear" w:color="auto" w:fill="auto"/>
            <w:vAlign w:val="center"/>
            <w:hideMark/>
          </w:tcPr>
          <w:p w14:paraId="3BBD030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D29079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0A16127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BCF1F7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124B2407"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35072F6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FB2439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4D86C3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1DBBA0B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收集差异化需求</w:t>
            </w:r>
          </w:p>
        </w:tc>
        <w:tc>
          <w:tcPr>
            <w:tcW w:w="1480" w:type="dxa"/>
            <w:tcBorders>
              <w:top w:val="nil"/>
              <w:left w:val="nil"/>
              <w:bottom w:val="single" w:sz="4" w:space="0" w:color="auto"/>
              <w:right w:val="single" w:sz="4" w:space="0" w:color="auto"/>
            </w:tcBorders>
            <w:shd w:val="clear" w:color="auto" w:fill="auto"/>
            <w:vAlign w:val="center"/>
            <w:hideMark/>
          </w:tcPr>
          <w:p w14:paraId="4212660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6E1D01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2FF82A1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E738F3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1DD30160"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7B1E69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EE8756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6ED4AB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7856F9F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差异化需求确认</w:t>
            </w:r>
          </w:p>
        </w:tc>
        <w:tc>
          <w:tcPr>
            <w:tcW w:w="1480" w:type="dxa"/>
            <w:tcBorders>
              <w:top w:val="nil"/>
              <w:left w:val="nil"/>
              <w:bottom w:val="single" w:sz="4" w:space="0" w:color="auto"/>
              <w:right w:val="single" w:sz="4" w:space="0" w:color="auto"/>
            </w:tcBorders>
            <w:shd w:val="clear" w:color="auto" w:fill="auto"/>
            <w:vAlign w:val="center"/>
            <w:hideMark/>
          </w:tcPr>
          <w:p w14:paraId="3BC10D4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827BA8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272AD2E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0EA0BC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w:t>
            </w:r>
          </w:p>
        </w:tc>
      </w:tr>
      <w:tr w:rsidR="008C2DCB" w:rsidRPr="008C2DCB" w14:paraId="21D185C1"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42E8942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F891CB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1FBCA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本地化需求设计</w:t>
            </w:r>
          </w:p>
        </w:tc>
        <w:tc>
          <w:tcPr>
            <w:tcW w:w="3400" w:type="dxa"/>
            <w:tcBorders>
              <w:top w:val="nil"/>
              <w:left w:val="nil"/>
              <w:bottom w:val="single" w:sz="4" w:space="0" w:color="auto"/>
              <w:right w:val="single" w:sz="4" w:space="0" w:color="auto"/>
            </w:tcBorders>
            <w:shd w:val="clear" w:color="auto" w:fill="auto"/>
            <w:noWrap/>
            <w:vAlign w:val="center"/>
            <w:hideMark/>
          </w:tcPr>
          <w:p w14:paraId="2E95053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需求分析</w:t>
            </w:r>
          </w:p>
        </w:tc>
        <w:tc>
          <w:tcPr>
            <w:tcW w:w="1480" w:type="dxa"/>
            <w:tcBorders>
              <w:top w:val="nil"/>
              <w:left w:val="nil"/>
              <w:bottom w:val="single" w:sz="4" w:space="0" w:color="auto"/>
              <w:right w:val="single" w:sz="4" w:space="0" w:color="auto"/>
            </w:tcBorders>
            <w:shd w:val="clear" w:color="auto" w:fill="auto"/>
            <w:vAlign w:val="center"/>
            <w:hideMark/>
          </w:tcPr>
          <w:p w14:paraId="25F70CB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1B09A1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3F14E9C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0596DA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39455F7B"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7E04F2E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EE7BE8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B84C11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EF17CB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DEMO制作</w:t>
            </w:r>
          </w:p>
        </w:tc>
        <w:tc>
          <w:tcPr>
            <w:tcW w:w="1480" w:type="dxa"/>
            <w:tcBorders>
              <w:top w:val="nil"/>
              <w:left w:val="nil"/>
              <w:bottom w:val="single" w:sz="4" w:space="0" w:color="auto"/>
              <w:right w:val="single" w:sz="4" w:space="0" w:color="auto"/>
            </w:tcBorders>
            <w:shd w:val="clear" w:color="auto" w:fill="auto"/>
            <w:vAlign w:val="center"/>
            <w:hideMark/>
          </w:tcPr>
          <w:p w14:paraId="4149F94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DEDFF2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3E63330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EA9203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6DD961E8"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356CBD7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7AC3DA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5C683A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7BB4FF1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详细开发设计方案</w:t>
            </w:r>
          </w:p>
        </w:tc>
        <w:tc>
          <w:tcPr>
            <w:tcW w:w="1480" w:type="dxa"/>
            <w:tcBorders>
              <w:top w:val="nil"/>
              <w:left w:val="nil"/>
              <w:bottom w:val="single" w:sz="4" w:space="0" w:color="auto"/>
              <w:right w:val="single" w:sz="4" w:space="0" w:color="auto"/>
            </w:tcBorders>
            <w:shd w:val="clear" w:color="auto" w:fill="auto"/>
            <w:vAlign w:val="center"/>
            <w:hideMark/>
          </w:tcPr>
          <w:p w14:paraId="69AB37B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885A5B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72</w:t>
            </w:r>
          </w:p>
        </w:tc>
        <w:tc>
          <w:tcPr>
            <w:tcW w:w="1080" w:type="dxa"/>
            <w:tcBorders>
              <w:top w:val="nil"/>
              <w:left w:val="nil"/>
              <w:bottom w:val="single" w:sz="4" w:space="0" w:color="auto"/>
              <w:right w:val="single" w:sz="4" w:space="0" w:color="auto"/>
            </w:tcBorders>
            <w:shd w:val="clear" w:color="auto" w:fill="auto"/>
            <w:vAlign w:val="center"/>
            <w:hideMark/>
          </w:tcPr>
          <w:p w14:paraId="6A338B2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66EA5B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7,200.00</w:t>
            </w:r>
          </w:p>
        </w:tc>
      </w:tr>
      <w:tr w:rsidR="008C2DCB" w:rsidRPr="008C2DCB" w14:paraId="4D19A726"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478DF31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BB3DCA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E23B81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2B5A65F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开发计划</w:t>
            </w:r>
          </w:p>
        </w:tc>
        <w:tc>
          <w:tcPr>
            <w:tcW w:w="1480" w:type="dxa"/>
            <w:tcBorders>
              <w:top w:val="nil"/>
              <w:left w:val="nil"/>
              <w:bottom w:val="single" w:sz="4" w:space="0" w:color="auto"/>
              <w:right w:val="single" w:sz="4" w:space="0" w:color="auto"/>
            </w:tcBorders>
            <w:shd w:val="clear" w:color="auto" w:fill="auto"/>
            <w:vAlign w:val="center"/>
            <w:hideMark/>
          </w:tcPr>
          <w:p w14:paraId="4607324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D210E2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1828129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45E9F7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1D2A8B74"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C2E38B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443A5F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243DA8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022BA3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DEMO演示</w:t>
            </w:r>
          </w:p>
        </w:tc>
        <w:tc>
          <w:tcPr>
            <w:tcW w:w="1480" w:type="dxa"/>
            <w:tcBorders>
              <w:top w:val="nil"/>
              <w:left w:val="nil"/>
              <w:bottom w:val="single" w:sz="4" w:space="0" w:color="auto"/>
              <w:right w:val="single" w:sz="4" w:space="0" w:color="auto"/>
            </w:tcBorders>
            <w:shd w:val="clear" w:color="auto" w:fill="auto"/>
            <w:vAlign w:val="center"/>
            <w:hideMark/>
          </w:tcPr>
          <w:p w14:paraId="3F4FB0A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F39694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12</w:t>
            </w:r>
          </w:p>
        </w:tc>
        <w:tc>
          <w:tcPr>
            <w:tcW w:w="1080" w:type="dxa"/>
            <w:tcBorders>
              <w:top w:val="nil"/>
              <w:left w:val="nil"/>
              <w:bottom w:val="single" w:sz="4" w:space="0" w:color="auto"/>
              <w:right w:val="single" w:sz="4" w:space="0" w:color="auto"/>
            </w:tcBorders>
            <w:shd w:val="clear" w:color="auto" w:fill="auto"/>
            <w:vAlign w:val="center"/>
            <w:hideMark/>
          </w:tcPr>
          <w:p w14:paraId="0888F53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933A416"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1,200.00</w:t>
            </w:r>
          </w:p>
        </w:tc>
      </w:tr>
      <w:tr w:rsidR="008C2DCB" w:rsidRPr="008C2DCB" w14:paraId="2DC839AD"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0434A21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23BABC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63A573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731F74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需求分析报告</w:t>
            </w:r>
          </w:p>
        </w:tc>
        <w:tc>
          <w:tcPr>
            <w:tcW w:w="1480" w:type="dxa"/>
            <w:tcBorders>
              <w:top w:val="nil"/>
              <w:left w:val="nil"/>
              <w:bottom w:val="single" w:sz="4" w:space="0" w:color="auto"/>
              <w:right w:val="single" w:sz="4" w:space="0" w:color="auto"/>
            </w:tcBorders>
            <w:shd w:val="clear" w:color="auto" w:fill="auto"/>
            <w:vAlign w:val="center"/>
            <w:hideMark/>
          </w:tcPr>
          <w:p w14:paraId="12E7840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6C1E83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67F5C19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A0FDE1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0C62E4A9"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75597E7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5553BD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1E4E81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5A89D6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最终DEMO调整</w:t>
            </w:r>
          </w:p>
        </w:tc>
        <w:tc>
          <w:tcPr>
            <w:tcW w:w="1480" w:type="dxa"/>
            <w:tcBorders>
              <w:top w:val="nil"/>
              <w:left w:val="nil"/>
              <w:bottom w:val="single" w:sz="4" w:space="0" w:color="auto"/>
              <w:right w:val="single" w:sz="4" w:space="0" w:color="auto"/>
            </w:tcBorders>
            <w:shd w:val="clear" w:color="auto" w:fill="auto"/>
            <w:vAlign w:val="center"/>
            <w:hideMark/>
          </w:tcPr>
          <w:p w14:paraId="20ABA3E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3BCB2A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291FB98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11CE3FB"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w:t>
            </w:r>
          </w:p>
        </w:tc>
      </w:tr>
      <w:tr w:rsidR="008C2DCB" w:rsidRPr="008C2DCB" w14:paraId="40DBF2FA"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48EADE0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554294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8BF685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2213E28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最终需求确认</w:t>
            </w:r>
          </w:p>
        </w:tc>
        <w:tc>
          <w:tcPr>
            <w:tcW w:w="1480" w:type="dxa"/>
            <w:tcBorders>
              <w:top w:val="nil"/>
              <w:left w:val="nil"/>
              <w:bottom w:val="single" w:sz="4" w:space="0" w:color="auto"/>
              <w:right w:val="single" w:sz="4" w:space="0" w:color="auto"/>
            </w:tcBorders>
            <w:shd w:val="clear" w:color="auto" w:fill="auto"/>
            <w:vAlign w:val="center"/>
            <w:hideMark/>
          </w:tcPr>
          <w:p w14:paraId="6FE6ED1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923BD6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3B266EC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C7508B5"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0554B558"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510537E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03DDBD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28129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本地化需求实现</w:t>
            </w:r>
          </w:p>
        </w:tc>
        <w:tc>
          <w:tcPr>
            <w:tcW w:w="3400" w:type="dxa"/>
            <w:tcBorders>
              <w:top w:val="nil"/>
              <w:left w:val="nil"/>
              <w:bottom w:val="single" w:sz="4" w:space="0" w:color="auto"/>
              <w:right w:val="single" w:sz="4" w:space="0" w:color="auto"/>
            </w:tcBorders>
            <w:shd w:val="clear" w:color="auto" w:fill="auto"/>
            <w:noWrap/>
            <w:vAlign w:val="center"/>
            <w:hideMark/>
          </w:tcPr>
          <w:p w14:paraId="4C5ED16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开发环境搭建</w:t>
            </w:r>
          </w:p>
        </w:tc>
        <w:tc>
          <w:tcPr>
            <w:tcW w:w="1480" w:type="dxa"/>
            <w:tcBorders>
              <w:top w:val="nil"/>
              <w:left w:val="nil"/>
              <w:bottom w:val="single" w:sz="4" w:space="0" w:color="auto"/>
              <w:right w:val="single" w:sz="4" w:space="0" w:color="auto"/>
            </w:tcBorders>
            <w:shd w:val="clear" w:color="auto" w:fill="auto"/>
            <w:vAlign w:val="center"/>
            <w:hideMark/>
          </w:tcPr>
          <w:p w14:paraId="6C94111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76093C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1F12B71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C06360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42AAFF73"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1DBDA6E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FB956D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4447AC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226D88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数据库搭建</w:t>
            </w:r>
          </w:p>
        </w:tc>
        <w:tc>
          <w:tcPr>
            <w:tcW w:w="1480" w:type="dxa"/>
            <w:tcBorders>
              <w:top w:val="nil"/>
              <w:left w:val="nil"/>
              <w:bottom w:val="single" w:sz="4" w:space="0" w:color="auto"/>
              <w:right w:val="single" w:sz="4" w:space="0" w:color="auto"/>
            </w:tcBorders>
            <w:shd w:val="clear" w:color="auto" w:fill="auto"/>
            <w:vAlign w:val="center"/>
            <w:hideMark/>
          </w:tcPr>
          <w:p w14:paraId="074D30F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75B8A7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4DDB7C7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843233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2D9E358A"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3516AC0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1D26CC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0A4A94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07FFA4A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代码-架构</w:t>
            </w:r>
          </w:p>
        </w:tc>
        <w:tc>
          <w:tcPr>
            <w:tcW w:w="1480" w:type="dxa"/>
            <w:tcBorders>
              <w:top w:val="nil"/>
              <w:left w:val="nil"/>
              <w:bottom w:val="single" w:sz="4" w:space="0" w:color="auto"/>
              <w:right w:val="single" w:sz="4" w:space="0" w:color="auto"/>
            </w:tcBorders>
            <w:shd w:val="clear" w:color="auto" w:fill="auto"/>
            <w:vAlign w:val="center"/>
            <w:hideMark/>
          </w:tcPr>
          <w:p w14:paraId="755B43B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940FEF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5D8355E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2825908"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w:t>
            </w:r>
          </w:p>
        </w:tc>
      </w:tr>
      <w:tr w:rsidR="008C2DCB" w:rsidRPr="008C2DCB" w14:paraId="51A7A07C"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2978BA5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792435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12E84B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50A598E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代码-数据库</w:t>
            </w:r>
          </w:p>
        </w:tc>
        <w:tc>
          <w:tcPr>
            <w:tcW w:w="1480" w:type="dxa"/>
            <w:tcBorders>
              <w:top w:val="nil"/>
              <w:left w:val="nil"/>
              <w:bottom w:val="single" w:sz="4" w:space="0" w:color="auto"/>
              <w:right w:val="single" w:sz="4" w:space="0" w:color="auto"/>
            </w:tcBorders>
            <w:shd w:val="clear" w:color="auto" w:fill="auto"/>
            <w:vAlign w:val="center"/>
            <w:hideMark/>
          </w:tcPr>
          <w:p w14:paraId="7BE8840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221DE8C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120</w:t>
            </w:r>
          </w:p>
        </w:tc>
        <w:tc>
          <w:tcPr>
            <w:tcW w:w="1080" w:type="dxa"/>
            <w:tcBorders>
              <w:top w:val="nil"/>
              <w:left w:val="nil"/>
              <w:bottom w:val="single" w:sz="4" w:space="0" w:color="auto"/>
              <w:right w:val="single" w:sz="4" w:space="0" w:color="auto"/>
            </w:tcBorders>
            <w:shd w:val="clear" w:color="auto" w:fill="auto"/>
            <w:vAlign w:val="center"/>
            <w:hideMark/>
          </w:tcPr>
          <w:p w14:paraId="70779A8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76FA8B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12,000.00</w:t>
            </w:r>
          </w:p>
        </w:tc>
      </w:tr>
      <w:tr w:rsidR="008C2DCB" w:rsidRPr="008C2DCB" w14:paraId="4413EA74"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26C49D8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FDAF2E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DA5FCC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13DF759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代码-web前端</w:t>
            </w:r>
          </w:p>
        </w:tc>
        <w:tc>
          <w:tcPr>
            <w:tcW w:w="1480" w:type="dxa"/>
            <w:tcBorders>
              <w:top w:val="nil"/>
              <w:left w:val="nil"/>
              <w:bottom w:val="single" w:sz="4" w:space="0" w:color="auto"/>
              <w:right w:val="single" w:sz="4" w:space="0" w:color="auto"/>
            </w:tcBorders>
            <w:shd w:val="clear" w:color="auto" w:fill="auto"/>
            <w:vAlign w:val="center"/>
            <w:hideMark/>
          </w:tcPr>
          <w:p w14:paraId="7EAE580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174C7C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120</w:t>
            </w:r>
          </w:p>
        </w:tc>
        <w:tc>
          <w:tcPr>
            <w:tcW w:w="1080" w:type="dxa"/>
            <w:tcBorders>
              <w:top w:val="nil"/>
              <w:left w:val="nil"/>
              <w:bottom w:val="single" w:sz="4" w:space="0" w:color="auto"/>
              <w:right w:val="single" w:sz="4" w:space="0" w:color="auto"/>
            </w:tcBorders>
            <w:shd w:val="clear" w:color="auto" w:fill="auto"/>
            <w:vAlign w:val="center"/>
            <w:hideMark/>
          </w:tcPr>
          <w:p w14:paraId="7821349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CEABAFB"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12,000.00</w:t>
            </w:r>
          </w:p>
        </w:tc>
      </w:tr>
      <w:tr w:rsidR="008C2DCB" w:rsidRPr="008C2DCB" w14:paraId="28B66AB7"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4B16319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D7A4D3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7F045F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7B9D80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代码-review</w:t>
            </w:r>
          </w:p>
        </w:tc>
        <w:tc>
          <w:tcPr>
            <w:tcW w:w="1480" w:type="dxa"/>
            <w:tcBorders>
              <w:top w:val="nil"/>
              <w:left w:val="nil"/>
              <w:bottom w:val="single" w:sz="4" w:space="0" w:color="auto"/>
              <w:right w:val="single" w:sz="4" w:space="0" w:color="auto"/>
            </w:tcBorders>
            <w:shd w:val="clear" w:color="auto" w:fill="auto"/>
            <w:vAlign w:val="center"/>
            <w:hideMark/>
          </w:tcPr>
          <w:p w14:paraId="5FA215B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8288AD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72</w:t>
            </w:r>
          </w:p>
        </w:tc>
        <w:tc>
          <w:tcPr>
            <w:tcW w:w="1080" w:type="dxa"/>
            <w:tcBorders>
              <w:top w:val="nil"/>
              <w:left w:val="nil"/>
              <w:bottom w:val="single" w:sz="4" w:space="0" w:color="auto"/>
              <w:right w:val="single" w:sz="4" w:space="0" w:color="auto"/>
            </w:tcBorders>
            <w:shd w:val="clear" w:color="auto" w:fill="auto"/>
            <w:vAlign w:val="center"/>
            <w:hideMark/>
          </w:tcPr>
          <w:p w14:paraId="76622C4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F4943A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7,200.00</w:t>
            </w:r>
          </w:p>
        </w:tc>
      </w:tr>
      <w:tr w:rsidR="008C2DCB" w:rsidRPr="008C2DCB" w14:paraId="64F12C7D"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7928B5A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9CE03A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F6F608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4ED8129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开发阶段bug修复</w:t>
            </w:r>
          </w:p>
        </w:tc>
        <w:tc>
          <w:tcPr>
            <w:tcW w:w="1480" w:type="dxa"/>
            <w:tcBorders>
              <w:top w:val="nil"/>
              <w:left w:val="nil"/>
              <w:bottom w:val="single" w:sz="4" w:space="0" w:color="auto"/>
              <w:right w:val="single" w:sz="4" w:space="0" w:color="auto"/>
            </w:tcBorders>
            <w:shd w:val="clear" w:color="auto" w:fill="auto"/>
            <w:vAlign w:val="center"/>
            <w:hideMark/>
          </w:tcPr>
          <w:p w14:paraId="524DC6A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CCADD6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72</w:t>
            </w:r>
          </w:p>
        </w:tc>
        <w:tc>
          <w:tcPr>
            <w:tcW w:w="1080" w:type="dxa"/>
            <w:tcBorders>
              <w:top w:val="nil"/>
              <w:left w:val="nil"/>
              <w:bottom w:val="single" w:sz="4" w:space="0" w:color="auto"/>
              <w:right w:val="single" w:sz="4" w:space="0" w:color="auto"/>
            </w:tcBorders>
            <w:shd w:val="clear" w:color="auto" w:fill="auto"/>
            <w:vAlign w:val="center"/>
            <w:hideMark/>
          </w:tcPr>
          <w:p w14:paraId="5D9D292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140FB2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7,200.00</w:t>
            </w:r>
          </w:p>
        </w:tc>
      </w:tr>
      <w:tr w:rsidR="008C2DCB" w:rsidRPr="008C2DCB" w14:paraId="0D7D2FDF"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13449F5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AA17D9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05C9B9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BC8F7F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设计、架构文档编写</w:t>
            </w:r>
          </w:p>
        </w:tc>
        <w:tc>
          <w:tcPr>
            <w:tcW w:w="1480" w:type="dxa"/>
            <w:tcBorders>
              <w:top w:val="nil"/>
              <w:left w:val="nil"/>
              <w:bottom w:val="single" w:sz="4" w:space="0" w:color="auto"/>
              <w:right w:val="single" w:sz="4" w:space="0" w:color="auto"/>
            </w:tcBorders>
            <w:shd w:val="clear" w:color="auto" w:fill="auto"/>
            <w:vAlign w:val="center"/>
            <w:hideMark/>
          </w:tcPr>
          <w:p w14:paraId="17DDCD5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31A8FB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1D09346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52C3F18"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8,000.00</w:t>
            </w:r>
          </w:p>
        </w:tc>
      </w:tr>
      <w:tr w:rsidR="008C2DCB" w:rsidRPr="008C2DCB" w14:paraId="6CF09092"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16A241A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9BE3E2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263096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C6C86D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评审文档编写</w:t>
            </w:r>
          </w:p>
        </w:tc>
        <w:tc>
          <w:tcPr>
            <w:tcW w:w="1480" w:type="dxa"/>
            <w:tcBorders>
              <w:top w:val="nil"/>
              <w:left w:val="nil"/>
              <w:bottom w:val="single" w:sz="4" w:space="0" w:color="auto"/>
              <w:right w:val="single" w:sz="4" w:space="0" w:color="auto"/>
            </w:tcBorders>
            <w:shd w:val="clear" w:color="auto" w:fill="auto"/>
            <w:vAlign w:val="center"/>
            <w:hideMark/>
          </w:tcPr>
          <w:p w14:paraId="1A7DB87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41A059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55556EA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98420F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03FC080F"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3E714C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3149A6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874ADF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F42FEA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项目进度管理</w:t>
            </w:r>
          </w:p>
        </w:tc>
        <w:tc>
          <w:tcPr>
            <w:tcW w:w="1480" w:type="dxa"/>
            <w:tcBorders>
              <w:top w:val="nil"/>
              <w:left w:val="nil"/>
              <w:bottom w:val="single" w:sz="4" w:space="0" w:color="auto"/>
              <w:right w:val="single" w:sz="4" w:space="0" w:color="auto"/>
            </w:tcBorders>
            <w:shd w:val="clear" w:color="auto" w:fill="auto"/>
            <w:vAlign w:val="center"/>
            <w:hideMark/>
          </w:tcPr>
          <w:p w14:paraId="7830144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7879A5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58383F9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0EC4AB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03372963"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76CDE14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348E84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F03A0E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94128E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项目质量管理</w:t>
            </w:r>
          </w:p>
        </w:tc>
        <w:tc>
          <w:tcPr>
            <w:tcW w:w="1480" w:type="dxa"/>
            <w:tcBorders>
              <w:top w:val="nil"/>
              <w:left w:val="nil"/>
              <w:bottom w:val="single" w:sz="4" w:space="0" w:color="auto"/>
              <w:right w:val="single" w:sz="4" w:space="0" w:color="auto"/>
            </w:tcBorders>
            <w:shd w:val="clear" w:color="auto" w:fill="auto"/>
            <w:vAlign w:val="center"/>
            <w:hideMark/>
          </w:tcPr>
          <w:p w14:paraId="13CAA4A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01B246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0C509B2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B5CD3D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18E0433F"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763B655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FACE65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70EBAD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5B223B9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其它项目管理，如例会等</w:t>
            </w:r>
          </w:p>
        </w:tc>
        <w:tc>
          <w:tcPr>
            <w:tcW w:w="1480" w:type="dxa"/>
            <w:tcBorders>
              <w:top w:val="nil"/>
              <w:left w:val="nil"/>
              <w:bottom w:val="single" w:sz="4" w:space="0" w:color="auto"/>
              <w:right w:val="single" w:sz="4" w:space="0" w:color="auto"/>
            </w:tcBorders>
            <w:shd w:val="clear" w:color="auto" w:fill="auto"/>
            <w:vAlign w:val="center"/>
            <w:hideMark/>
          </w:tcPr>
          <w:p w14:paraId="4B5420B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578BE2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342514E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D9E9C56"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56299FCB"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E807D9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25FAC9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6C7A9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本地化需求测试</w:t>
            </w:r>
          </w:p>
        </w:tc>
        <w:tc>
          <w:tcPr>
            <w:tcW w:w="3400" w:type="dxa"/>
            <w:tcBorders>
              <w:top w:val="nil"/>
              <w:left w:val="nil"/>
              <w:bottom w:val="single" w:sz="4" w:space="0" w:color="auto"/>
              <w:right w:val="single" w:sz="4" w:space="0" w:color="auto"/>
            </w:tcBorders>
            <w:shd w:val="clear" w:color="auto" w:fill="auto"/>
            <w:noWrap/>
            <w:vAlign w:val="center"/>
            <w:hideMark/>
          </w:tcPr>
          <w:p w14:paraId="4BA8B28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测试环境搭建</w:t>
            </w:r>
          </w:p>
        </w:tc>
        <w:tc>
          <w:tcPr>
            <w:tcW w:w="1480" w:type="dxa"/>
            <w:tcBorders>
              <w:top w:val="nil"/>
              <w:left w:val="nil"/>
              <w:bottom w:val="single" w:sz="4" w:space="0" w:color="auto"/>
              <w:right w:val="single" w:sz="4" w:space="0" w:color="auto"/>
            </w:tcBorders>
            <w:shd w:val="clear" w:color="auto" w:fill="auto"/>
            <w:vAlign w:val="center"/>
            <w:hideMark/>
          </w:tcPr>
          <w:p w14:paraId="21D4ADB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7184D4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7A5A28F5"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6FE242C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02BFE926"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15E4093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841332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85357C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205B182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测试数据库搭建</w:t>
            </w:r>
          </w:p>
        </w:tc>
        <w:tc>
          <w:tcPr>
            <w:tcW w:w="1480" w:type="dxa"/>
            <w:tcBorders>
              <w:top w:val="nil"/>
              <w:left w:val="nil"/>
              <w:bottom w:val="single" w:sz="4" w:space="0" w:color="auto"/>
              <w:right w:val="single" w:sz="4" w:space="0" w:color="auto"/>
            </w:tcBorders>
            <w:shd w:val="clear" w:color="auto" w:fill="auto"/>
            <w:vAlign w:val="center"/>
            <w:hideMark/>
          </w:tcPr>
          <w:p w14:paraId="61BA661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6EC272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6CA5C021"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2DC8931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1417B88B"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175FF9B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7FBFA6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8C2749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56FEEA7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测试案例沟通</w:t>
            </w:r>
          </w:p>
        </w:tc>
        <w:tc>
          <w:tcPr>
            <w:tcW w:w="1480" w:type="dxa"/>
            <w:tcBorders>
              <w:top w:val="nil"/>
              <w:left w:val="nil"/>
              <w:bottom w:val="single" w:sz="4" w:space="0" w:color="auto"/>
              <w:right w:val="single" w:sz="4" w:space="0" w:color="auto"/>
            </w:tcBorders>
            <w:shd w:val="clear" w:color="auto" w:fill="auto"/>
            <w:vAlign w:val="center"/>
            <w:hideMark/>
          </w:tcPr>
          <w:p w14:paraId="0C76BB8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204855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427BC134"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20AFD1F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03417407"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D0F79F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5C7184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1FA448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92339B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测试案例文档化</w:t>
            </w:r>
          </w:p>
        </w:tc>
        <w:tc>
          <w:tcPr>
            <w:tcW w:w="1480" w:type="dxa"/>
            <w:tcBorders>
              <w:top w:val="nil"/>
              <w:left w:val="nil"/>
              <w:bottom w:val="single" w:sz="4" w:space="0" w:color="auto"/>
              <w:right w:val="single" w:sz="4" w:space="0" w:color="auto"/>
            </w:tcBorders>
            <w:shd w:val="clear" w:color="auto" w:fill="auto"/>
            <w:vAlign w:val="center"/>
            <w:hideMark/>
          </w:tcPr>
          <w:p w14:paraId="17692EE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939AB4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746C0486"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6EF68B0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8,000.00</w:t>
            </w:r>
          </w:p>
        </w:tc>
      </w:tr>
      <w:tr w:rsidR="008C2DCB" w:rsidRPr="008C2DCB" w14:paraId="708DEAAF"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010CDF3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5DC6DC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46BE3C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4A0EC98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测试案例程序化</w:t>
            </w:r>
          </w:p>
        </w:tc>
        <w:tc>
          <w:tcPr>
            <w:tcW w:w="1480" w:type="dxa"/>
            <w:tcBorders>
              <w:top w:val="nil"/>
              <w:left w:val="nil"/>
              <w:bottom w:val="single" w:sz="4" w:space="0" w:color="auto"/>
              <w:right w:val="single" w:sz="4" w:space="0" w:color="auto"/>
            </w:tcBorders>
            <w:shd w:val="clear" w:color="auto" w:fill="auto"/>
            <w:vAlign w:val="center"/>
            <w:hideMark/>
          </w:tcPr>
          <w:p w14:paraId="3456E1C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420EBB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160</w:t>
            </w:r>
          </w:p>
        </w:tc>
        <w:tc>
          <w:tcPr>
            <w:tcW w:w="1080" w:type="dxa"/>
            <w:tcBorders>
              <w:top w:val="nil"/>
              <w:left w:val="nil"/>
              <w:bottom w:val="single" w:sz="4" w:space="0" w:color="auto"/>
              <w:right w:val="single" w:sz="4" w:space="0" w:color="auto"/>
            </w:tcBorders>
            <w:shd w:val="clear" w:color="auto" w:fill="auto"/>
            <w:vAlign w:val="center"/>
            <w:hideMark/>
          </w:tcPr>
          <w:p w14:paraId="7E004D9B"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6CAE29F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16,000.00</w:t>
            </w:r>
          </w:p>
        </w:tc>
      </w:tr>
      <w:tr w:rsidR="008C2DCB" w:rsidRPr="008C2DCB" w14:paraId="64FD9966"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0F712DB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3F2AB5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FA4838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557624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自动化测试案例编写</w:t>
            </w:r>
          </w:p>
        </w:tc>
        <w:tc>
          <w:tcPr>
            <w:tcW w:w="1480" w:type="dxa"/>
            <w:tcBorders>
              <w:top w:val="nil"/>
              <w:left w:val="nil"/>
              <w:bottom w:val="single" w:sz="4" w:space="0" w:color="auto"/>
              <w:right w:val="single" w:sz="4" w:space="0" w:color="auto"/>
            </w:tcBorders>
            <w:shd w:val="clear" w:color="auto" w:fill="auto"/>
            <w:vAlign w:val="center"/>
            <w:hideMark/>
          </w:tcPr>
          <w:p w14:paraId="746153F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4E0253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160</w:t>
            </w:r>
          </w:p>
        </w:tc>
        <w:tc>
          <w:tcPr>
            <w:tcW w:w="1080" w:type="dxa"/>
            <w:tcBorders>
              <w:top w:val="nil"/>
              <w:left w:val="nil"/>
              <w:bottom w:val="single" w:sz="4" w:space="0" w:color="auto"/>
              <w:right w:val="single" w:sz="4" w:space="0" w:color="auto"/>
            </w:tcBorders>
            <w:shd w:val="clear" w:color="auto" w:fill="auto"/>
            <w:vAlign w:val="center"/>
            <w:hideMark/>
          </w:tcPr>
          <w:p w14:paraId="35FFB4A0"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2DC1203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16,000.00</w:t>
            </w:r>
          </w:p>
        </w:tc>
      </w:tr>
      <w:tr w:rsidR="008C2DCB" w:rsidRPr="008C2DCB" w14:paraId="452A3D81"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FF2B97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DC1FB2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5CCB07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89A2F3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CI环境搭建</w:t>
            </w:r>
          </w:p>
        </w:tc>
        <w:tc>
          <w:tcPr>
            <w:tcW w:w="1480" w:type="dxa"/>
            <w:tcBorders>
              <w:top w:val="nil"/>
              <w:left w:val="nil"/>
              <w:bottom w:val="single" w:sz="4" w:space="0" w:color="auto"/>
              <w:right w:val="single" w:sz="4" w:space="0" w:color="auto"/>
            </w:tcBorders>
            <w:shd w:val="clear" w:color="auto" w:fill="auto"/>
            <w:vAlign w:val="center"/>
            <w:hideMark/>
          </w:tcPr>
          <w:p w14:paraId="0E11A84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6722D3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753EA838"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7FC8607B"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09E835B5"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00864A3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AD9FD5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7D8D8E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505391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冒烟测试（7次）</w:t>
            </w:r>
          </w:p>
        </w:tc>
        <w:tc>
          <w:tcPr>
            <w:tcW w:w="1480" w:type="dxa"/>
            <w:tcBorders>
              <w:top w:val="nil"/>
              <w:left w:val="nil"/>
              <w:bottom w:val="single" w:sz="4" w:space="0" w:color="auto"/>
              <w:right w:val="single" w:sz="4" w:space="0" w:color="auto"/>
            </w:tcBorders>
            <w:shd w:val="clear" w:color="auto" w:fill="auto"/>
            <w:vAlign w:val="center"/>
            <w:hideMark/>
          </w:tcPr>
          <w:p w14:paraId="246BB27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2A994C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112</w:t>
            </w:r>
          </w:p>
        </w:tc>
        <w:tc>
          <w:tcPr>
            <w:tcW w:w="1080" w:type="dxa"/>
            <w:tcBorders>
              <w:top w:val="nil"/>
              <w:left w:val="nil"/>
              <w:bottom w:val="single" w:sz="4" w:space="0" w:color="auto"/>
              <w:right w:val="single" w:sz="4" w:space="0" w:color="auto"/>
            </w:tcBorders>
            <w:shd w:val="clear" w:color="auto" w:fill="auto"/>
            <w:vAlign w:val="center"/>
            <w:hideMark/>
          </w:tcPr>
          <w:p w14:paraId="4EBCAC0B"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7210C78"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11,200.00</w:t>
            </w:r>
          </w:p>
        </w:tc>
      </w:tr>
      <w:tr w:rsidR="008C2DCB" w:rsidRPr="008C2DCB" w14:paraId="245ABAC2"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2C6119A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420E3C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CCFC65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9F8475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功能测试（5次）</w:t>
            </w:r>
          </w:p>
        </w:tc>
        <w:tc>
          <w:tcPr>
            <w:tcW w:w="1480" w:type="dxa"/>
            <w:tcBorders>
              <w:top w:val="nil"/>
              <w:left w:val="nil"/>
              <w:bottom w:val="single" w:sz="4" w:space="0" w:color="auto"/>
              <w:right w:val="single" w:sz="4" w:space="0" w:color="auto"/>
            </w:tcBorders>
            <w:shd w:val="clear" w:color="auto" w:fill="auto"/>
            <w:vAlign w:val="center"/>
            <w:hideMark/>
          </w:tcPr>
          <w:p w14:paraId="74D6226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5F3D4E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120</w:t>
            </w:r>
          </w:p>
        </w:tc>
        <w:tc>
          <w:tcPr>
            <w:tcW w:w="1080" w:type="dxa"/>
            <w:tcBorders>
              <w:top w:val="nil"/>
              <w:left w:val="nil"/>
              <w:bottom w:val="single" w:sz="4" w:space="0" w:color="auto"/>
              <w:right w:val="single" w:sz="4" w:space="0" w:color="auto"/>
            </w:tcBorders>
            <w:shd w:val="clear" w:color="auto" w:fill="auto"/>
            <w:vAlign w:val="center"/>
            <w:hideMark/>
          </w:tcPr>
          <w:p w14:paraId="063AFD48"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20136D7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12,000.00</w:t>
            </w:r>
          </w:p>
        </w:tc>
      </w:tr>
      <w:tr w:rsidR="008C2DCB" w:rsidRPr="008C2DCB" w14:paraId="33D9F323"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47BB601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A634F3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EE2D58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6F26B99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数据测试</w:t>
            </w:r>
          </w:p>
        </w:tc>
        <w:tc>
          <w:tcPr>
            <w:tcW w:w="1480" w:type="dxa"/>
            <w:tcBorders>
              <w:top w:val="nil"/>
              <w:left w:val="nil"/>
              <w:bottom w:val="single" w:sz="4" w:space="0" w:color="auto"/>
              <w:right w:val="single" w:sz="4" w:space="0" w:color="auto"/>
            </w:tcBorders>
            <w:shd w:val="clear" w:color="auto" w:fill="auto"/>
            <w:vAlign w:val="center"/>
            <w:hideMark/>
          </w:tcPr>
          <w:p w14:paraId="3BABBBD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4652E2A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74CD100E"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79EDD38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8,000.00</w:t>
            </w:r>
          </w:p>
        </w:tc>
      </w:tr>
      <w:tr w:rsidR="008C2DCB" w:rsidRPr="008C2DCB" w14:paraId="71A7250C"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4B5145A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7E9090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20B4B3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5650A33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回归测试（3次）</w:t>
            </w:r>
          </w:p>
        </w:tc>
        <w:tc>
          <w:tcPr>
            <w:tcW w:w="1480" w:type="dxa"/>
            <w:tcBorders>
              <w:top w:val="nil"/>
              <w:left w:val="nil"/>
              <w:bottom w:val="single" w:sz="4" w:space="0" w:color="auto"/>
              <w:right w:val="single" w:sz="4" w:space="0" w:color="auto"/>
            </w:tcBorders>
            <w:shd w:val="clear" w:color="auto" w:fill="auto"/>
            <w:vAlign w:val="center"/>
            <w:hideMark/>
          </w:tcPr>
          <w:p w14:paraId="6E925DF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02B45D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172307AC"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5EA1EA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4,800.00</w:t>
            </w:r>
          </w:p>
        </w:tc>
      </w:tr>
      <w:tr w:rsidR="008C2DCB" w:rsidRPr="008C2DCB" w14:paraId="7B3A655F"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34451FB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ADF828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B9F725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3EF1A89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单元测试</w:t>
            </w:r>
          </w:p>
        </w:tc>
        <w:tc>
          <w:tcPr>
            <w:tcW w:w="1480" w:type="dxa"/>
            <w:tcBorders>
              <w:top w:val="nil"/>
              <w:left w:val="nil"/>
              <w:bottom w:val="single" w:sz="4" w:space="0" w:color="auto"/>
              <w:right w:val="single" w:sz="4" w:space="0" w:color="auto"/>
            </w:tcBorders>
            <w:shd w:val="clear" w:color="auto" w:fill="auto"/>
            <w:vAlign w:val="center"/>
            <w:hideMark/>
          </w:tcPr>
          <w:p w14:paraId="57DDFC9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A3085E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72</w:t>
            </w:r>
          </w:p>
        </w:tc>
        <w:tc>
          <w:tcPr>
            <w:tcW w:w="1080" w:type="dxa"/>
            <w:tcBorders>
              <w:top w:val="nil"/>
              <w:left w:val="nil"/>
              <w:bottom w:val="single" w:sz="4" w:space="0" w:color="auto"/>
              <w:right w:val="single" w:sz="4" w:space="0" w:color="auto"/>
            </w:tcBorders>
            <w:shd w:val="clear" w:color="auto" w:fill="auto"/>
            <w:vAlign w:val="center"/>
            <w:hideMark/>
          </w:tcPr>
          <w:p w14:paraId="328E90BE"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225392FB"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7,200.00</w:t>
            </w:r>
          </w:p>
        </w:tc>
      </w:tr>
      <w:tr w:rsidR="008C2DCB" w:rsidRPr="008C2DCB" w14:paraId="574AD61A"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0A4FE49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600A70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213B5C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5931095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系统集成测试（2次）</w:t>
            </w:r>
          </w:p>
        </w:tc>
        <w:tc>
          <w:tcPr>
            <w:tcW w:w="1480" w:type="dxa"/>
            <w:tcBorders>
              <w:top w:val="nil"/>
              <w:left w:val="nil"/>
              <w:bottom w:val="single" w:sz="4" w:space="0" w:color="auto"/>
              <w:right w:val="single" w:sz="4" w:space="0" w:color="auto"/>
            </w:tcBorders>
            <w:shd w:val="clear" w:color="auto" w:fill="auto"/>
            <w:vAlign w:val="center"/>
            <w:hideMark/>
          </w:tcPr>
          <w:p w14:paraId="493FAF4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2B34603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56</w:t>
            </w:r>
          </w:p>
        </w:tc>
        <w:tc>
          <w:tcPr>
            <w:tcW w:w="1080" w:type="dxa"/>
            <w:tcBorders>
              <w:top w:val="nil"/>
              <w:left w:val="nil"/>
              <w:bottom w:val="single" w:sz="4" w:space="0" w:color="auto"/>
              <w:right w:val="single" w:sz="4" w:space="0" w:color="auto"/>
            </w:tcBorders>
            <w:shd w:val="clear" w:color="auto" w:fill="auto"/>
            <w:vAlign w:val="center"/>
            <w:hideMark/>
          </w:tcPr>
          <w:p w14:paraId="135B9F2F"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CF67DF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5,600.00</w:t>
            </w:r>
          </w:p>
        </w:tc>
      </w:tr>
      <w:tr w:rsidR="008C2DCB" w:rsidRPr="008C2DCB" w14:paraId="37CE9460"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D0482D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11BE19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5AB6C1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noWrap/>
            <w:vAlign w:val="center"/>
            <w:hideMark/>
          </w:tcPr>
          <w:p w14:paraId="1C5EE50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bug修复</w:t>
            </w:r>
          </w:p>
        </w:tc>
        <w:tc>
          <w:tcPr>
            <w:tcW w:w="1480" w:type="dxa"/>
            <w:tcBorders>
              <w:top w:val="nil"/>
              <w:left w:val="nil"/>
              <w:bottom w:val="single" w:sz="4" w:space="0" w:color="auto"/>
              <w:right w:val="single" w:sz="4" w:space="0" w:color="auto"/>
            </w:tcBorders>
            <w:shd w:val="clear" w:color="auto" w:fill="auto"/>
            <w:vAlign w:val="center"/>
            <w:hideMark/>
          </w:tcPr>
          <w:p w14:paraId="7F85379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4B2E4A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4DFB1FCE" w14:textId="77777777" w:rsidR="008C2DCB" w:rsidRPr="008C2DCB" w:rsidRDefault="00D23DFB" w:rsidP="008C2DCB">
            <w:pPr>
              <w:widowControl/>
              <w:spacing w:line="240" w:lineRule="auto"/>
              <w:ind w:firstLineChars="0" w:firstLine="0"/>
              <w:jc w:val="center"/>
              <w:rPr>
                <w:rFonts w:ascii="宋体" w:hAnsi="宋体" w:cs="宋体"/>
                <w:color w:val="000000"/>
                <w:kern w:val="0"/>
                <w:sz w:val="20"/>
              </w:rPr>
            </w:pPr>
            <w:r>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5FFF7B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8,000.00</w:t>
            </w:r>
          </w:p>
        </w:tc>
      </w:tr>
      <w:tr w:rsidR="008C2DCB" w:rsidRPr="008C2DCB" w14:paraId="474B70F1"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0B1EF48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D96B33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966CB61"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5795261F"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1796</w:t>
            </w:r>
          </w:p>
        </w:tc>
        <w:tc>
          <w:tcPr>
            <w:tcW w:w="1080" w:type="dxa"/>
            <w:tcBorders>
              <w:top w:val="nil"/>
              <w:left w:val="nil"/>
              <w:bottom w:val="single" w:sz="4" w:space="0" w:color="auto"/>
              <w:right w:val="single" w:sz="4" w:space="0" w:color="auto"/>
            </w:tcBorders>
            <w:shd w:val="clear" w:color="auto" w:fill="auto"/>
            <w:vAlign w:val="center"/>
            <w:hideMark/>
          </w:tcPr>
          <w:p w14:paraId="0FE463F5"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47DB68AC"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179,600.00</w:t>
            </w:r>
          </w:p>
        </w:tc>
      </w:tr>
      <w:tr w:rsidR="008C2DCB" w:rsidRPr="008C2DCB" w14:paraId="63796205"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34389AF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9D4E7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系统部署</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D8248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系统部署</w:t>
            </w:r>
          </w:p>
        </w:tc>
        <w:tc>
          <w:tcPr>
            <w:tcW w:w="3400" w:type="dxa"/>
            <w:tcBorders>
              <w:top w:val="nil"/>
              <w:left w:val="nil"/>
              <w:bottom w:val="single" w:sz="4" w:space="0" w:color="auto"/>
              <w:right w:val="single" w:sz="4" w:space="0" w:color="auto"/>
            </w:tcBorders>
            <w:shd w:val="clear" w:color="auto" w:fill="auto"/>
            <w:vAlign w:val="center"/>
            <w:hideMark/>
          </w:tcPr>
          <w:p w14:paraId="21FE9EF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了解并熟悉当地运行平台建设情况。</w:t>
            </w:r>
          </w:p>
        </w:tc>
        <w:tc>
          <w:tcPr>
            <w:tcW w:w="1480" w:type="dxa"/>
            <w:tcBorders>
              <w:top w:val="nil"/>
              <w:left w:val="nil"/>
              <w:bottom w:val="single" w:sz="4" w:space="0" w:color="auto"/>
              <w:right w:val="single" w:sz="4" w:space="0" w:color="auto"/>
            </w:tcBorders>
            <w:shd w:val="clear" w:color="auto" w:fill="auto"/>
            <w:vAlign w:val="center"/>
            <w:hideMark/>
          </w:tcPr>
          <w:p w14:paraId="40256C0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6AE43D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166EC17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200CB06"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048D4D24"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42B2468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C48E51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38A603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0E9A70F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提供平台搭建硬件需求方案。</w:t>
            </w:r>
          </w:p>
        </w:tc>
        <w:tc>
          <w:tcPr>
            <w:tcW w:w="1480" w:type="dxa"/>
            <w:tcBorders>
              <w:top w:val="nil"/>
              <w:left w:val="nil"/>
              <w:bottom w:val="single" w:sz="4" w:space="0" w:color="auto"/>
              <w:right w:val="single" w:sz="4" w:space="0" w:color="auto"/>
            </w:tcBorders>
            <w:shd w:val="clear" w:color="auto" w:fill="auto"/>
            <w:vAlign w:val="center"/>
            <w:hideMark/>
          </w:tcPr>
          <w:p w14:paraId="55ED13D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31F03F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57E7BA9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6FED7AC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5933CB57" w14:textId="77777777" w:rsidTr="008C2DCB">
        <w:trPr>
          <w:trHeight w:val="480"/>
          <w:jc w:val="center"/>
        </w:trPr>
        <w:tc>
          <w:tcPr>
            <w:tcW w:w="1080" w:type="dxa"/>
            <w:vMerge/>
            <w:tcBorders>
              <w:top w:val="nil"/>
              <w:left w:val="single" w:sz="4" w:space="0" w:color="auto"/>
              <w:bottom w:val="single" w:sz="4" w:space="0" w:color="auto"/>
              <w:right w:val="single" w:sz="4" w:space="0" w:color="auto"/>
            </w:tcBorders>
            <w:vAlign w:val="center"/>
            <w:hideMark/>
          </w:tcPr>
          <w:p w14:paraId="3BD50DF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7854C7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FD3509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78C879B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收集并整理客户现场的操作系统、服务器、网络配置情况</w:t>
            </w:r>
          </w:p>
        </w:tc>
        <w:tc>
          <w:tcPr>
            <w:tcW w:w="1480" w:type="dxa"/>
            <w:tcBorders>
              <w:top w:val="nil"/>
              <w:left w:val="nil"/>
              <w:bottom w:val="single" w:sz="4" w:space="0" w:color="auto"/>
              <w:right w:val="single" w:sz="4" w:space="0" w:color="auto"/>
            </w:tcBorders>
            <w:shd w:val="clear" w:color="auto" w:fill="auto"/>
            <w:vAlign w:val="center"/>
            <w:hideMark/>
          </w:tcPr>
          <w:p w14:paraId="3DF243C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21F5BD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581367E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7B85DB1C"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4F85FBC8" w14:textId="77777777" w:rsidTr="008C2DCB">
        <w:trPr>
          <w:trHeight w:val="720"/>
          <w:jc w:val="center"/>
        </w:trPr>
        <w:tc>
          <w:tcPr>
            <w:tcW w:w="1080" w:type="dxa"/>
            <w:vMerge/>
            <w:tcBorders>
              <w:top w:val="nil"/>
              <w:left w:val="single" w:sz="4" w:space="0" w:color="auto"/>
              <w:bottom w:val="single" w:sz="4" w:space="0" w:color="auto"/>
              <w:right w:val="single" w:sz="4" w:space="0" w:color="auto"/>
            </w:tcBorders>
            <w:vAlign w:val="center"/>
            <w:hideMark/>
          </w:tcPr>
          <w:p w14:paraId="330CA05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67044B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C08AD7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13F2B22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收集并整理系统所需要的基础数据及业务相关的数据收集，使用人员的权限和职能收集。</w:t>
            </w:r>
          </w:p>
        </w:tc>
        <w:tc>
          <w:tcPr>
            <w:tcW w:w="1480" w:type="dxa"/>
            <w:tcBorders>
              <w:top w:val="nil"/>
              <w:left w:val="nil"/>
              <w:bottom w:val="single" w:sz="4" w:space="0" w:color="auto"/>
              <w:right w:val="single" w:sz="4" w:space="0" w:color="auto"/>
            </w:tcBorders>
            <w:shd w:val="clear" w:color="auto" w:fill="auto"/>
            <w:vAlign w:val="center"/>
            <w:hideMark/>
          </w:tcPr>
          <w:p w14:paraId="60A93D6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57A6BF2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3300810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563C4E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w:t>
            </w:r>
          </w:p>
        </w:tc>
      </w:tr>
      <w:tr w:rsidR="008C2DCB" w:rsidRPr="008C2DCB" w14:paraId="5E2D6E24"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218F90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316656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D3DBEF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04D3142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编写实施部署文档。</w:t>
            </w:r>
          </w:p>
        </w:tc>
        <w:tc>
          <w:tcPr>
            <w:tcW w:w="1480" w:type="dxa"/>
            <w:tcBorders>
              <w:top w:val="nil"/>
              <w:left w:val="nil"/>
              <w:bottom w:val="single" w:sz="4" w:space="0" w:color="auto"/>
              <w:right w:val="single" w:sz="4" w:space="0" w:color="auto"/>
            </w:tcBorders>
            <w:shd w:val="clear" w:color="auto" w:fill="auto"/>
            <w:vAlign w:val="center"/>
            <w:hideMark/>
          </w:tcPr>
          <w:p w14:paraId="30B98FB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59CA132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384D8C3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2082984"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1,280.00</w:t>
            </w:r>
          </w:p>
        </w:tc>
      </w:tr>
      <w:tr w:rsidR="008C2DCB" w:rsidRPr="008C2DCB" w14:paraId="32E3C542"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0FE735F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40E2B3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E9D62D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16E63F0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制定实施部署计划。</w:t>
            </w:r>
          </w:p>
        </w:tc>
        <w:tc>
          <w:tcPr>
            <w:tcW w:w="1480" w:type="dxa"/>
            <w:tcBorders>
              <w:top w:val="nil"/>
              <w:left w:val="nil"/>
              <w:bottom w:val="single" w:sz="4" w:space="0" w:color="auto"/>
              <w:right w:val="single" w:sz="4" w:space="0" w:color="auto"/>
            </w:tcBorders>
            <w:shd w:val="clear" w:color="auto" w:fill="auto"/>
            <w:vAlign w:val="center"/>
            <w:hideMark/>
          </w:tcPr>
          <w:p w14:paraId="1A0CD6B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9962F4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119FA55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4977EA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w:t>
            </w:r>
          </w:p>
        </w:tc>
      </w:tr>
      <w:tr w:rsidR="008C2DCB" w:rsidRPr="008C2DCB" w14:paraId="238E918D" w14:textId="77777777" w:rsidTr="008C2DCB">
        <w:trPr>
          <w:trHeight w:val="480"/>
          <w:jc w:val="center"/>
        </w:trPr>
        <w:tc>
          <w:tcPr>
            <w:tcW w:w="1080" w:type="dxa"/>
            <w:vMerge/>
            <w:tcBorders>
              <w:top w:val="nil"/>
              <w:left w:val="single" w:sz="4" w:space="0" w:color="auto"/>
              <w:bottom w:val="single" w:sz="4" w:space="0" w:color="auto"/>
              <w:right w:val="single" w:sz="4" w:space="0" w:color="auto"/>
            </w:tcBorders>
            <w:vAlign w:val="center"/>
            <w:hideMark/>
          </w:tcPr>
          <w:p w14:paraId="67134BF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A563E8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9A9042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41025F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在实施前先检查实施所需工具、程序、数据。</w:t>
            </w:r>
          </w:p>
        </w:tc>
        <w:tc>
          <w:tcPr>
            <w:tcW w:w="1480" w:type="dxa"/>
            <w:tcBorders>
              <w:top w:val="nil"/>
              <w:left w:val="nil"/>
              <w:bottom w:val="single" w:sz="4" w:space="0" w:color="auto"/>
              <w:right w:val="single" w:sz="4" w:space="0" w:color="auto"/>
            </w:tcBorders>
            <w:shd w:val="clear" w:color="auto" w:fill="auto"/>
            <w:vAlign w:val="center"/>
            <w:hideMark/>
          </w:tcPr>
          <w:p w14:paraId="6A8DC64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5BFD7A0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w:t>
            </w:r>
          </w:p>
        </w:tc>
        <w:tc>
          <w:tcPr>
            <w:tcW w:w="1080" w:type="dxa"/>
            <w:tcBorders>
              <w:top w:val="nil"/>
              <w:left w:val="nil"/>
              <w:bottom w:val="single" w:sz="4" w:space="0" w:color="auto"/>
              <w:right w:val="single" w:sz="4" w:space="0" w:color="auto"/>
            </w:tcBorders>
            <w:shd w:val="clear" w:color="auto" w:fill="auto"/>
            <w:vAlign w:val="center"/>
            <w:hideMark/>
          </w:tcPr>
          <w:p w14:paraId="264004C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104787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320.00</w:t>
            </w:r>
          </w:p>
        </w:tc>
      </w:tr>
      <w:tr w:rsidR="008C2DCB" w:rsidRPr="008C2DCB" w14:paraId="250139CA" w14:textId="77777777" w:rsidTr="008C2DCB">
        <w:trPr>
          <w:trHeight w:val="720"/>
          <w:jc w:val="center"/>
        </w:trPr>
        <w:tc>
          <w:tcPr>
            <w:tcW w:w="1080" w:type="dxa"/>
            <w:vMerge/>
            <w:tcBorders>
              <w:top w:val="nil"/>
              <w:left w:val="single" w:sz="4" w:space="0" w:color="auto"/>
              <w:bottom w:val="single" w:sz="4" w:space="0" w:color="auto"/>
              <w:right w:val="single" w:sz="4" w:space="0" w:color="auto"/>
            </w:tcBorders>
            <w:vAlign w:val="center"/>
            <w:hideMark/>
          </w:tcPr>
          <w:p w14:paraId="2F728EA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8D7D6D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B5954A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D114D5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按照实施计划和实施部署文档进行现场实施，并记录现场实施过程和原有环境的参数及实施后的参数变化。</w:t>
            </w:r>
          </w:p>
        </w:tc>
        <w:tc>
          <w:tcPr>
            <w:tcW w:w="1480" w:type="dxa"/>
            <w:tcBorders>
              <w:top w:val="nil"/>
              <w:left w:val="nil"/>
              <w:bottom w:val="single" w:sz="4" w:space="0" w:color="auto"/>
              <w:right w:val="single" w:sz="4" w:space="0" w:color="auto"/>
            </w:tcBorders>
            <w:shd w:val="clear" w:color="auto" w:fill="auto"/>
            <w:vAlign w:val="center"/>
            <w:hideMark/>
          </w:tcPr>
          <w:p w14:paraId="7BD1690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2BB6607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0E9FC76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22B215F6"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6C969589" w14:textId="77777777" w:rsidTr="008C2DCB">
        <w:trPr>
          <w:trHeight w:val="720"/>
          <w:jc w:val="center"/>
        </w:trPr>
        <w:tc>
          <w:tcPr>
            <w:tcW w:w="1080" w:type="dxa"/>
            <w:vMerge/>
            <w:tcBorders>
              <w:top w:val="nil"/>
              <w:left w:val="single" w:sz="4" w:space="0" w:color="auto"/>
              <w:bottom w:val="single" w:sz="4" w:space="0" w:color="auto"/>
              <w:right w:val="single" w:sz="4" w:space="0" w:color="auto"/>
            </w:tcBorders>
            <w:vAlign w:val="center"/>
            <w:hideMark/>
          </w:tcPr>
          <w:p w14:paraId="3B12AF6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6E0FFE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0C52A5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76F5152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现场实施情况验证，根据实施部署计划中的验证方法对已实施情况进行现场验证，并逐一记录验证结果。</w:t>
            </w:r>
          </w:p>
        </w:tc>
        <w:tc>
          <w:tcPr>
            <w:tcW w:w="1480" w:type="dxa"/>
            <w:tcBorders>
              <w:top w:val="nil"/>
              <w:left w:val="nil"/>
              <w:bottom w:val="single" w:sz="4" w:space="0" w:color="auto"/>
              <w:right w:val="single" w:sz="4" w:space="0" w:color="auto"/>
            </w:tcBorders>
            <w:shd w:val="clear" w:color="auto" w:fill="auto"/>
            <w:vAlign w:val="center"/>
            <w:hideMark/>
          </w:tcPr>
          <w:p w14:paraId="33396E0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D3FF6B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59E885F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486883D6"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059450A3"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7F39F1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82ABB4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A5F53A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61A1F9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实施人员对系统的安装部署进行验证。</w:t>
            </w:r>
          </w:p>
        </w:tc>
        <w:tc>
          <w:tcPr>
            <w:tcW w:w="1480" w:type="dxa"/>
            <w:tcBorders>
              <w:top w:val="nil"/>
              <w:left w:val="nil"/>
              <w:bottom w:val="single" w:sz="4" w:space="0" w:color="auto"/>
              <w:right w:val="single" w:sz="4" w:space="0" w:color="auto"/>
            </w:tcBorders>
            <w:shd w:val="clear" w:color="auto" w:fill="auto"/>
            <w:vAlign w:val="center"/>
            <w:hideMark/>
          </w:tcPr>
          <w:p w14:paraId="133AB47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4E2A973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52F9071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3691772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w:t>
            </w:r>
          </w:p>
        </w:tc>
      </w:tr>
      <w:tr w:rsidR="008C2DCB" w:rsidRPr="008C2DCB" w14:paraId="62454A78"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25E6254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931DBA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8C3957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249D83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对系统进行部署后测试。</w:t>
            </w:r>
          </w:p>
        </w:tc>
        <w:tc>
          <w:tcPr>
            <w:tcW w:w="1480" w:type="dxa"/>
            <w:tcBorders>
              <w:top w:val="nil"/>
              <w:left w:val="nil"/>
              <w:bottom w:val="single" w:sz="4" w:space="0" w:color="auto"/>
              <w:right w:val="single" w:sz="4" w:space="0" w:color="auto"/>
            </w:tcBorders>
            <w:shd w:val="clear" w:color="auto" w:fill="auto"/>
            <w:vAlign w:val="center"/>
            <w:hideMark/>
          </w:tcPr>
          <w:p w14:paraId="45F9661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BCF4B1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2A80820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1F0A1E9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18DD46E0" w14:textId="77777777" w:rsidTr="008C2DCB">
        <w:trPr>
          <w:trHeight w:val="480"/>
          <w:jc w:val="center"/>
        </w:trPr>
        <w:tc>
          <w:tcPr>
            <w:tcW w:w="1080" w:type="dxa"/>
            <w:vMerge/>
            <w:tcBorders>
              <w:top w:val="nil"/>
              <w:left w:val="single" w:sz="4" w:space="0" w:color="auto"/>
              <w:bottom w:val="single" w:sz="4" w:space="0" w:color="auto"/>
              <w:right w:val="single" w:sz="4" w:space="0" w:color="auto"/>
            </w:tcBorders>
            <w:vAlign w:val="center"/>
            <w:hideMark/>
          </w:tcPr>
          <w:p w14:paraId="1746CAD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1E06D8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9D5A7B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48FAD4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对该系统进行基础数据整理、录入工作和人员权限分配工作</w:t>
            </w:r>
          </w:p>
        </w:tc>
        <w:tc>
          <w:tcPr>
            <w:tcW w:w="1480" w:type="dxa"/>
            <w:tcBorders>
              <w:top w:val="nil"/>
              <w:left w:val="nil"/>
              <w:bottom w:val="single" w:sz="4" w:space="0" w:color="auto"/>
              <w:right w:val="single" w:sz="4" w:space="0" w:color="auto"/>
            </w:tcBorders>
            <w:shd w:val="clear" w:color="auto" w:fill="auto"/>
            <w:vAlign w:val="center"/>
            <w:hideMark/>
          </w:tcPr>
          <w:p w14:paraId="56F79DE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470FB8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96</w:t>
            </w:r>
          </w:p>
        </w:tc>
        <w:tc>
          <w:tcPr>
            <w:tcW w:w="1080" w:type="dxa"/>
            <w:tcBorders>
              <w:top w:val="nil"/>
              <w:left w:val="nil"/>
              <w:bottom w:val="single" w:sz="4" w:space="0" w:color="auto"/>
              <w:right w:val="single" w:sz="4" w:space="0" w:color="auto"/>
            </w:tcBorders>
            <w:shd w:val="clear" w:color="auto" w:fill="auto"/>
            <w:vAlign w:val="center"/>
            <w:hideMark/>
          </w:tcPr>
          <w:p w14:paraId="2D6E8A1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4B46D9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7,680.00</w:t>
            </w:r>
          </w:p>
        </w:tc>
      </w:tr>
      <w:tr w:rsidR="008C2DCB" w:rsidRPr="008C2DCB" w14:paraId="37FFD818" w14:textId="77777777" w:rsidTr="008C2DCB">
        <w:trPr>
          <w:trHeight w:val="960"/>
          <w:jc w:val="center"/>
        </w:trPr>
        <w:tc>
          <w:tcPr>
            <w:tcW w:w="1080" w:type="dxa"/>
            <w:vMerge/>
            <w:tcBorders>
              <w:top w:val="nil"/>
              <w:left w:val="single" w:sz="4" w:space="0" w:color="auto"/>
              <w:bottom w:val="single" w:sz="4" w:space="0" w:color="auto"/>
              <w:right w:val="single" w:sz="4" w:space="0" w:color="auto"/>
            </w:tcBorders>
            <w:vAlign w:val="center"/>
            <w:hideMark/>
          </w:tcPr>
          <w:p w14:paraId="7BF4AD0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49DF0F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A31A89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0E1C9A1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根据客户提出的需求规格文档，和客户进行系统中具体实现方式的演示和最终确认工作。的要求,并与用户签订系统功能确认单..</w:t>
            </w:r>
          </w:p>
        </w:tc>
        <w:tc>
          <w:tcPr>
            <w:tcW w:w="1480" w:type="dxa"/>
            <w:tcBorders>
              <w:top w:val="nil"/>
              <w:left w:val="nil"/>
              <w:bottom w:val="single" w:sz="4" w:space="0" w:color="auto"/>
              <w:right w:val="single" w:sz="4" w:space="0" w:color="auto"/>
            </w:tcBorders>
            <w:shd w:val="clear" w:color="auto" w:fill="auto"/>
            <w:vAlign w:val="center"/>
            <w:hideMark/>
          </w:tcPr>
          <w:p w14:paraId="7A5149C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B87A80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3E4563C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w:t>
            </w:r>
          </w:p>
        </w:tc>
        <w:tc>
          <w:tcPr>
            <w:tcW w:w="1660" w:type="dxa"/>
            <w:tcBorders>
              <w:top w:val="nil"/>
              <w:left w:val="nil"/>
              <w:bottom w:val="single" w:sz="4" w:space="0" w:color="auto"/>
              <w:right w:val="single" w:sz="4" w:space="0" w:color="auto"/>
            </w:tcBorders>
            <w:shd w:val="clear" w:color="auto" w:fill="auto"/>
            <w:vAlign w:val="center"/>
            <w:hideMark/>
          </w:tcPr>
          <w:p w14:paraId="07112688"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w:t>
            </w:r>
          </w:p>
        </w:tc>
      </w:tr>
      <w:tr w:rsidR="008C2DCB" w:rsidRPr="008C2DCB" w14:paraId="59C11A89"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D11DC6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140FA1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4C61CE5"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0F4F31F2"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364</w:t>
            </w:r>
          </w:p>
        </w:tc>
        <w:tc>
          <w:tcPr>
            <w:tcW w:w="1080" w:type="dxa"/>
            <w:tcBorders>
              <w:top w:val="nil"/>
              <w:left w:val="nil"/>
              <w:bottom w:val="single" w:sz="4" w:space="0" w:color="auto"/>
              <w:right w:val="single" w:sz="4" w:space="0" w:color="auto"/>
            </w:tcBorders>
            <w:shd w:val="clear" w:color="auto" w:fill="auto"/>
            <w:vAlign w:val="center"/>
            <w:hideMark/>
          </w:tcPr>
          <w:p w14:paraId="6C3BBF98"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4B320A47"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29,120.00</w:t>
            </w:r>
          </w:p>
        </w:tc>
      </w:tr>
      <w:tr w:rsidR="008C2DCB" w:rsidRPr="008C2DCB" w14:paraId="4D46A673"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023E45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FADC8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系统初始化</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EA1BF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系统初始化</w:t>
            </w:r>
          </w:p>
        </w:tc>
        <w:tc>
          <w:tcPr>
            <w:tcW w:w="3400" w:type="dxa"/>
            <w:tcBorders>
              <w:top w:val="nil"/>
              <w:left w:val="nil"/>
              <w:bottom w:val="single" w:sz="4" w:space="0" w:color="auto"/>
              <w:right w:val="single" w:sz="4" w:space="0" w:color="auto"/>
            </w:tcBorders>
            <w:shd w:val="clear" w:color="auto" w:fill="auto"/>
            <w:vAlign w:val="center"/>
            <w:hideMark/>
          </w:tcPr>
          <w:p w14:paraId="4D401AD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角色权限初始化</w:t>
            </w:r>
          </w:p>
        </w:tc>
        <w:tc>
          <w:tcPr>
            <w:tcW w:w="1480" w:type="dxa"/>
            <w:tcBorders>
              <w:top w:val="nil"/>
              <w:left w:val="nil"/>
              <w:bottom w:val="single" w:sz="4" w:space="0" w:color="auto"/>
              <w:right w:val="single" w:sz="4" w:space="0" w:color="auto"/>
            </w:tcBorders>
            <w:shd w:val="clear" w:color="auto" w:fill="auto"/>
            <w:vAlign w:val="center"/>
            <w:hideMark/>
          </w:tcPr>
          <w:p w14:paraId="2F53705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2F09B49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2260D4E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7D54F0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5FCD7452"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2A6C660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B9271E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C29A66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4E2A42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业务流程初始化</w:t>
            </w:r>
          </w:p>
        </w:tc>
        <w:tc>
          <w:tcPr>
            <w:tcW w:w="1480" w:type="dxa"/>
            <w:tcBorders>
              <w:top w:val="nil"/>
              <w:left w:val="nil"/>
              <w:bottom w:val="single" w:sz="4" w:space="0" w:color="auto"/>
              <w:right w:val="single" w:sz="4" w:space="0" w:color="auto"/>
            </w:tcBorders>
            <w:shd w:val="clear" w:color="auto" w:fill="auto"/>
            <w:vAlign w:val="center"/>
            <w:hideMark/>
          </w:tcPr>
          <w:p w14:paraId="45C1207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D08934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6D07279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687B8E8"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288D3E68"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7F4580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3E240D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9DE3D5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1DE4062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基础数据初始化</w:t>
            </w:r>
          </w:p>
        </w:tc>
        <w:tc>
          <w:tcPr>
            <w:tcW w:w="1480" w:type="dxa"/>
            <w:tcBorders>
              <w:top w:val="nil"/>
              <w:left w:val="nil"/>
              <w:bottom w:val="single" w:sz="4" w:space="0" w:color="auto"/>
              <w:right w:val="single" w:sz="4" w:space="0" w:color="auto"/>
            </w:tcBorders>
            <w:shd w:val="clear" w:color="auto" w:fill="auto"/>
            <w:vAlign w:val="center"/>
            <w:hideMark/>
          </w:tcPr>
          <w:p w14:paraId="4FCCCDF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F05BD9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144</w:t>
            </w:r>
          </w:p>
        </w:tc>
        <w:tc>
          <w:tcPr>
            <w:tcW w:w="1080" w:type="dxa"/>
            <w:tcBorders>
              <w:top w:val="nil"/>
              <w:left w:val="nil"/>
              <w:bottom w:val="single" w:sz="4" w:space="0" w:color="auto"/>
              <w:right w:val="single" w:sz="4" w:space="0" w:color="auto"/>
            </w:tcBorders>
            <w:shd w:val="clear" w:color="auto" w:fill="auto"/>
            <w:vAlign w:val="center"/>
            <w:hideMark/>
          </w:tcPr>
          <w:p w14:paraId="1A4638C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2FDAAC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11,520.00</w:t>
            </w:r>
          </w:p>
        </w:tc>
      </w:tr>
      <w:tr w:rsidR="008C2DCB" w:rsidRPr="008C2DCB" w14:paraId="219B8071"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4D9FD26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757A33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81D611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2A23006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期初余额初始化</w:t>
            </w:r>
          </w:p>
        </w:tc>
        <w:tc>
          <w:tcPr>
            <w:tcW w:w="1480" w:type="dxa"/>
            <w:tcBorders>
              <w:top w:val="nil"/>
              <w:left w:val="nil"/>
              <w:bottom w:val="single" w:sz="4" w:space="0" w:color="auto"/>
              <w:right w:val="single" w:sz="4" w:space="0" w:color="auto"/>
            </w:tcBorders>
            <w:shd w:val="clear" w:color="auto" w:fill="auto"/>
            <w:vAlign w:val="center"/>
            <w:hideMark/>
          </w:tcPr>
          <w:p w14:paraId="1BD3671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1826472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72</w:t>
            </w:r>
          </w:p>
        </w:tc>
        <w:tc>
          <w:tcPr>
            <w:tcW w:w="1080" w:type="dxa"/>
            <w:tcBorders>
              <w:top w:val="nil"/>
              <w:left w:val="nil"/>
              <w:bottom w:val="single" w:sz="4" w:space="0" w:color="auto"/>
              <w:right w:val="single" w:sz="4" w:space="0" w:color="auto"/>
            </w:tcBorders>
            <w:shd w:val="clear" w:color="auto" w:fill="auto"/>
            <w:vAlign w:val="center"/>
            <w:hideMark/>
          </w:tcPr>
          <w:p w14:paraId="0F856C2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C93EA98"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5,760.00</w:t>
            </w:r>
          </w:p>
        </w:tc>
      </w:tr>
      <w:tr w:rsidR="008C2DCB" w:rsidRPr="008C2DCB" w14:paraId="1B3C1C2A"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59B43D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0878D2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auto"/>
            </w:tcBorders>
            <w:shd w:val="clear" w:color="auto" w:fill="auto"/>
            <w:noWrap/>
            <w:vAlign w:val="center"/>
            <w:hideMark/>
          </w:tcPr>
          <w:p w14:paraId="3B3F6537"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0A1ACA79"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312</w:t>
            </w:r>
          </w:p>
        </w:tc>
        <w:tc>
          <w:tcPr>
            <w:tcW w:w="1080" w:type="dxa"/>
            <w:tcBorders>
              <w:top w:val="nil"/>
              <w:left w:val="nil"/>
              <w:bottom w:val="single" w:sz="4" w:space="0" w:color="auto"/>
              <w:right w:val="single" w:sz="4" w:space="0" w:color="auto"/>
            </w:tcBorders>
            <w:shd w:val="clear" w:color="auto" w:fill="auto"/>
            <w:vAlign w:val="center"/>
            <w:hideMark/>
          </w:tcPr>
          <w:p w14:paraId="40D62F1E"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73DA5D59"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24,960.00</w:t>
            </w:r>
          </w:p>
        </w:tc>
      </w:tr>
      <w:tr w:rsidR="008C2DCB" w:rsidRPr="008C2DCB" w14:paraId="58155064"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C11426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2D971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系统培训</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0A9C1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系统培训</w:t>
            </w:r>
          </w:p>
        </w:tc>
        <w:tc>
          <w:tcPr>
            <w:tcW w:w="3400" w:type="dxa"/>
            <w:tcBorders>
              <w:top w:val="nil"/>
              <w:left w:val="nil"/>
              <w:bottom w:val="single" w:sz="4" w:space="0" w:color="auto"/>
              <w:right w:val="single" w:sz="4" w:space="0" w:color="auto"/>
            </w:tcBorders>
            <w:shd w:val="clear" w:color="auto" w:fill="auto"/>
            <w:vAlign w:val="center"/>
            <w:hideMark/>
          </w:tcPr>
          <w:p w14:paraId="7712B12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培训需求调研和计划制定</w:t>
            </w:r>
          </w:p>
        </w:tc>
        <w:tc>
          <w:tcPr>
            <w:tcW w:w="1480" w:type="dxa"/>
            <w:tcBorders>
              <w:top w:val="nil"/>
              <w:left w:val="nil"/>
              <w:bottom w:val="single" w:sz="4" w:space="0" w:color="auto"/>
              <w:right w:val="single" w:sz="4" w:space="0" w:color="auto"/>
            </w:tcBorders>
            <w:shd w:val="clear" w:color="auto" w:fill="auto"/>
            <w:vAlign w:val="center"/>
            <w:hideMark/>
          </w:tcPr>
          <w:p w14:paraId="2323627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F8435E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2E15E41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8DC577F"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5F328BE0"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44BA017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ED6223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7EB93D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3935C3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培训通知和报名</w:t>
            </w:r>
          </w:p>
        </w:tc>
        <w:tc>
          <w:tcPr>
            <w:tcW w:w="1480" w:type="dxa"/>
            <w:tcBorders>
              <w:top w:val="nil"/>
              <w:left w:val="nil"/>
              <w:bottom w:val="single" w:sz="4" w:space="0" w:color="auto"/>
              <w:right w:val="single" w:sz="4" w:space="0" w:color="auto"/>
            </w:tcBorders>
            <w:shd w:val="clear" w:color="auto" w:fill="auto"/>
            <w:vAlign w:val="center"/>
            <w:hideMark/>
          </w:tcPr>
          <w:p w14:paraId="5746BF1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01EC0C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46D5AAA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E0133F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58A93114"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312CFCB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5E811B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2FC380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0FF28C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培训教材准备</w:t>
            </w:r>
          </w:p>
        </w:tc>
        <w:tc>
          <w:tcPr>
            <w:tcW w:w="1480" w:type="dxa"/>
            <w:tcBorders>
              <w:top w:val="nil"/>
              <w:left w:val="nil"/>
              <w:bottom w:val="single" w:sz="4" w:space="0" w:color="auto"/>
              <w:right w:val="single" w:sz="4" w:space="0" w:color="auto"/>
            </w:tcBorders>
            <w:shd w:val="clear" w:color="auto" w:fill="auto"/>
            <w:vAlign w:val="center"/>
            <w:hideMark/>
          </w:tcPr>
          <w:p w14:paraId="47CB72B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62FDBBD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120</w:t>
            </w:r>
          </w:p>
        </w:tc>
        <w:tc>
          <w:tcPr>
            <w:tcW w:w="1080" w:type="dxa"/>
            <w:tcBorders>
              <w:top w:val="nil"/>
              <w:left w:val="nil"/>
              <w:bottom w:val="single" w:sz="4" w:space="0" w:color="auto"/>
              <w:right w:val="single" w:sz="4" w:space="0" w:color="auto"/>
            </w:tcBorders>
            <w:shd w:val="clear" w:color="auto" w:fill="auto"/>
            <w:vAlign w:val="center"/>
            <w:hideMark/>
          </w:tcPr>
          <w:p w14:paraId="3B1AFDC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58634E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12,000.00</w:t>
            </w:r>
          </w:p>
        </w:tc>
      </w:tr>
      <w:tr w:rsidR="008C2DCB" w:rsidRPr="008C2DCB" w14:paraId="3D994ED6"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DCCA2F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E9470E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FBC87A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7EAD699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培训场地和后勤准备</w:t>
            </w:r>
          </w:p>
        </w:tc>
        <w:tc>
          <w:tcPr>
            <w:tcW w:w="1480" w:type="dxa"/>
            <w:tcBorders>
              <w:top w:val="nil"/>
              <w:left w:val="nil"/>
              <w:bottom w:val="single" w:sz="4" w:space="0" w:color="auto"/>
              <w:right w:val="single" w:sz="4" w:space="0" w:color="auto"/>
            </w:tcBorders>
            <w:shd w:val="clear" w:color="auto" w:fill="auto"/>
            <w:vAlign w:val="center"/>
            <w:hideMark/>
          </w:tcPr>
          <w:p w14:paraId="5DB9726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2E6655B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26F45E0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7C8CE26"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56527EEA"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3D72491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46A35D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9A168E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20433FC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统一讲解演示培训</w:t>
            </w:r>
          </w:p>
        </w:tc>
        <w:tc>
          <w:tcPr>
            <w:tcW w:w="1480" w:type="dxa"/>
            <w:tcBorders>
              <w:top w:val="nil"/>
              <w:left w:val="nil"/>
              <w:bottom w:val="single" w:sz="4" w:space="0" w:color="auto"/>
              <w:right w:val="single" w:sz="4" w:space="0" w:color="auto"/>
            </w:tcBorders>
            <w:shd w:val="clear" w:color="auto" w:fill="auto"/>
            <w:vAlign w:val="center"/>
            <w:hideMark/>
          </w:tcPr>
          <w:p w14:paraId="4EF2ED3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58843A9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63C88F3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02C15F1"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4,800.00</w:t>
            </w:r>
          </w:p>
        </w:tc>
      </w:tr>
      <w:tr w:rsidR="008C2DCB" w:rsidRPr="008C2DCB" w14:paraId="60EF633B"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35DBB1F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847649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5E9D09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25F4EAE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现场操作辅导</w:t>
            </w:r>
          </w:p>
        </w:tc>
        <w:tc>
          <w:tcPr>
            <w:tcW w:w="1480" w:type="dxa"/>
            <w:tcBorders>
              <w:top w:val="nil"/>
              <w:left w:val="nil"/>
              <w:bottom w:val="single" w:sz="4" w:space="0" w:color="auto"/>
              <w:right w:val="single" w:sz="4" w:space="0" w:color="auto"/>
            </w:tcBorders>
            <w:shd w:val="clear" w:color="auto" w:fill="auto"/>
            <w:vAlign w:val="center"/>
            <w:hideMark/>
          </w:tcPr>
          <w:p w14:paraId="3FE39D7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A1CD55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5F3249A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740184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4,800.00</w:t>
            </w:r>
          </w:p>
        </w:tc>
      </w:tr>
      <w:tr w:rsidR="008C2DCB" w:rsidRPr="008C2DCB" w14:paraId="5EAAE81F"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5ABEC4A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38BC61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43B1E6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B09F1D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培训总结</w:t>
            </w:r>
          </w:p>
        </w:tc>
        <w:tc>
          <w:tcPr>
            <w:tcW w:w="1480" w:type="dxa"/>
            <w:tcBorders>
              <w:top w:val="nil"/>
              <w:left w:val="nil"/>
              <w:bottom w:val="single" w:sz="4" w:space="0" w:color="auto"/>
              <w:right w:val="single" w:sz="4" w:space="0" w:color="auto"/>
            </w:tcBorders>
            <w:shd w:val="clear" w:color="auto" w:fill="auto"/>
            <w:vAlign w:val="center"/>
            <w:hideMark/>
          </w:tcPr>
          <w:p w14:paraId="778EB2B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86A338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w:t>
            </w:r>
          </w:p>
        </w:tc>
        <w:tc>
          <w:tcPr>
            <w:tcW w:w="1080" w:type="dxa"/>
            <w:tcBorders>
              <w:top w:val="nil"/>
              <w:left w:val="nil"/>
              <w:bottom w:val="single" w:sz="4" w:space="0" w:color="auto"/>
              <w:right w:val="single" w:sz="4" w:space="0" w:color="auto"/>
            </w:tcBorders>
            <w:shd w:val="clear" w:color="auto" w:fill="auto"/>
            <w:vAlign w:val="center"/>
            <w:hideMark/>
          </w:tcPr>
          <w:p w14:paraId="5D46917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7464AA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800.00</w:t>
            </w:r>
          </w:p>
        </w:tc>
      </w:tr>
      <w:tr w:rsidR="008C2DCB" w:rsidRPr="008C2DCB" w14:paraId="63753A7A"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5D97C60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295C3E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68A47D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1F20C4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培训资料归档</w:t>
            </w:r>
          </w:p>
        </w:tc>
        <w:tc>
          <w:tcPr>
            <w:tcW w:w="1480" w:type="dxa"/>
            <w:tcBorders>
              <w:top w:val="nil"/>
              <w:left w:val="nil"/>
              <w:bottom w:val="single" w:sz="4" w:space="0" w:color="auto"/>
              <w:right w:val="single" w:sz="4" w:space="0" w:color="auto"/>
            </w:tcBorders>
            <w:shd w:val="clear" w:color="auto" w:fill="auto"/>
            <w:vAlign w:val="center"/>
            <w:hideMark/>
          </w:tcPr>
          <w:p w14:paraId="1DCD89C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712AB76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w:t>
            </w:r>
          </w:p>
        </w:tc>
        <w:tc>
          <w:tcPr>
            <w:tcW w:w="1080" w:type="dxa"/>
            <w:tcBorders>
              <w:top w:val="nil"/>
              <w:left w:val="nil"/>
              <w:bottom w:val="single" w:sz="4" w:space="0" w:color="auto"/>
              <w:right w:val="single" w:sz="4" w:space="0" w:color="auto"/>
            </w:tcBorders>
            <w:shd w:val="clear" w:color="auto" w:fill="auto"/>
            <w:vAlign w:val="center"/>
            <w:hideMark/>
          </w:tcPr>
          <w:p w14:paraId="0ECA17A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9F913B0"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w:t>
            </w:r>
          </w:p>
        </w:tc>
      </w:tr>
      <w:tr w:rsidR="008C2DCB" w:rsidRPr="008C2DCB" w14:paraId="759FC7DD"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235137C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DD4D45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8E3A0D1"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7F9D5235"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312</w:t>
            </w:r>
          </w:p>
        </w:tc>
        <w:tc>
          <w:tcPr>
            <w:tcW w:w="1080" w:type="dxa"/>
            <w:tcBorders>
              <w:top w:val="nil"/>
              <w:left w:val="nil"/>
              <w:bottom w:val="single" w:sz="4" w:space="0" w:color="auto"/>
              <w:right w:val="single" w:sz="4" w:space="0" w:color="auto"/>
            </w:tcBorders>
            <w:shd w:val="clear" w:color="auto" w:fill="auto"/>
            <w:vAlign w:val="center"/>
            <w:hideMark/>
          </w:tcPr>
          <w:p w14:paraId="5167A4C1"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1028505D"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31,200.00</w:t>
            </w:r>
          </w:p>
        </w:tc>
      </w:tr>
      <w:tr w:rsidR="008C2DCB" w:rsidRPr="008C2DCB" w14:paraId="50D5F80D"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0DC35F7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31837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系统辅助操作</w:t>
            </w:r>
          </w:p>
        </w:tc>
        <w:tc>
          <w:tcPr>
            <w:tcW w:w="1580" w:type="dxa"/>
            <w:tcBorders>
              <w:top w:val="nil"/>
              <w:left w:val="nil"/>
              <w:bottom w:val="nil"/>
              <w:right w:val="nil"/>
            </w:tcBorders>
            <w:shd w:val="clear" w:color="auto" w:fill="auto"/>
            <w:noWrap/>
            <w:vAlign w:val="center"/>
            <w:hideMark/>
          </w:tcPr>
          <w:p w14:paraId="558E1B8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上线辅助操作</w:t>
            </w:r>
          </w:p>
        </w:tc>
        <w:tc>
          <w:tcPr>
            <w:tcW w:w="3400" w:type="dxa"/>
            <w:tcBorders>
              <w:top w:val="nil"/>
              <w:left w:val="single" w:sz="4" w:space="0" w:color="auto"/>
              <w:bottom w:val="single" w:sz="4" w:space="0" w:color="auto"/>
              <w:right w:val="single" w:sz="4" w:space="0" w:color="auto"/>
            </w:tcBorders>
            <w:shd w:val="clear" w:color="auto" w:fill="auto"/>
            <w:noWrap/>
            <w:vAlign w:val="center"/>
            <w:hideMark/>
          </w:tcPr>
          <w:p w14:paraId="47C361C3"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480" w:type="dxa"/>
            <w:tcBorders>
              <w:top w:val="nil"/>
              <w:left w:val="nil"/>
              <w:bottom w:val="single" w:sz="4" w:space="0" w:color="auto"/>
              <w:right w:val="single" w:sz="4" w:space="0" w:color="auto"/>
            </w:tcBorders>
            <w:shd w:val="clear" w:color="auto" w:fill="auto"/>
            <w:vAlign w:val="center"/>
            <w:hideMark/>
          </w:tcPr>
          <w:p w14:paraId="2D8A4D8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2DCC3BA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600</w:t>
            </w:r>
          </w:p>
        </w:tc>
        <w:tc>
          <w:tcPr>
            <w:tcW w:w="1080" w:type="dxa"/>
            <w:tcBorders>
              <w:top w:val="nil"/>
              <w:left w:val="nil"/>
              <w:bottom w:val="single" w:sz="4" w:space="0" w:color="auto"/>
              <w:right w:val="single" w:sz="4" w:space="0" w:color="auto"/>
            </w:tcBorders>
            <w:shd w:val="clear" w:color="auto" w:fill="auto"/>
            <w:vAlign w:val="center"/>
            <w:hideMark/>
          </w:tcPr>
          <w:p w14:paraId="0F1893A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3CE5A41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48,000.00</w:t>
            </w:r>
          </w:p>
        </w:tc>
      </w:tr>
      <w:tr w:rsidR="008C2DCB" w:rsidRPr="008C2DCB" w14:paraId="45D6BF14"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3B99ECC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000000"/>
              <w:right w:val="single" w:sz="4" w:space="0" w:color="auto"/>
            </w:tcBorders>
            <w:vAlign w:val="center"/>
            <w:hideMark/>
          </w:tcPr>
          <w:p w14:paraId="1B1E6BC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918D1E8"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4839A8B7"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600</w:t>
            </w:r>
          </w:p>
        </w:tc>
        <w:tc>
          <w:tcPr>
            <w:tcW w:w="1080" w:type="dxa"/>
            <w:tcBorders>
              <w:top w:val="nil"/>
              <w:left w:val="nil"/>
              <w:bottom w:val="single" w:sz="4" w:space="0" w:color="auto"/>
              <w:right w:val="single" w:sz="4" w:space="0" w:color="auto"/>
            </w:tcBorders>
            <w:shd w:val="clear" w:color="auto" w:fill="auto"/>
            <w:vAlign w:val="center"/>
            <w:hideMark/>
          </w:tcPr>
          <w:p w14:paraId="670A62FF"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1484CDC5"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48,000.00</w:t>
            </w:r>
          </w:p>
        </w:tc>
      </w:tr>
      <w:tr w:rsidR="008C2DCB" w:rsidRPr="008C2DCB" w14:paraId="49689E23"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5A6D4B2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E96F7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系统维护</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66D11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系统维护</w:t>
            </w:r>
          </w:p>
        </w:tc>
        <w:tc>
          <w:tcPr>
            <w:tcW w:w="3400" w:type="dxa"/>
            <w:tcBorders>
              <w:top w:val="nil"/>
              <w:left w:val="nil"/>
              <w:bottom w:val="single" w:sz="4" w:space="0" w:color="auto"/>
              <w:right w:val="single" w:sz="4" w:space="0" w:color="auto"/>
            </w:tcBorders>
            <w:shd w:val="clear" w:color="auto" w:fill="auto"/>
            <w:vAlign w:val="center"/>
            <w:hideMark/>
          </w:tcPr>
          <w:p w14:paraId="567078E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角色权限分配变更</w:t>
            </w:r>
          </w:p>
        </w:tc>
        <w:tc>
          <w:tcPr>
            <w:tcW w:w="1480" w:type="dxa"/>
            <w:tcBorders>
              <w:top w:val="nil"/>
              <w:left w:val="nil"/>
              <w:bottom w:val="single" w:sz="4" w:space="0" w:color="auto"/>
              <w:right w:val="single" w:sz="4" w:space="0" w:color="auto"/>
            </w:tcBorders>
            <w:shd w:val="clear" w:color="auto" w:fill="auto"/>
            <w:vAlign w:val="center"/>
            <w:hideMark/>
          </w:tcPr>
          <w:p w14:paraId="33DA56F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5A47D61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10EC1FD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4D8D865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085E09E8"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4D87845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2EC354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AC599F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29AFC3F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操作流程解答</w:t>
            </w:r>
          </w:p>
        </w:tc>
        <w:tc>
          <w:tcPr>
            <w:tcW w:w="1480" w:type="dxa"/>
            <w:tcBorders>
              <w:top w:val="nil"/>
              <w:left w:val="nil"/>
              <w:bottom w:val="single" w:sz="4" w:space="0" w:color="auto"/>
              <w:right w:val="single" w:sz="4" w:space="0" w:color="auto"/>
            </w:tcBorders>
            <w:shd w:val="clear" w:color="auto" w:fill="auto"/>
            <w:vAlign w:val="center"/>
            <w:hideMark/>
          </w:tcPr>
          <w:p w14:paraId="56FE8A0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E02864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416</w:t>
            </w:r>
          </w:p>
        </w:tc>
        <w:tc>
          <w:tcPr>
            <w:tcW w:w="1080" w:type="dxa"/>
            <w:tcBorders>
              <w:top w:val="nil"/>
              <w:left w:val="nil"/>
              <w:bottom w:val="single" w:sz="4" w:space="0" w:color="auto"/>
              <w:right w:val="single" w:sz="4" w:space="0" w:color="auto"/>
            </w:tcBorders>
            <w:shd w:val="clear" w:color="auto" w:fill="auto"/>
            <w:vAlign w:val="center"/>
            <w:hideMark/>
          </w:tcPr>
          <w:p w14:paraId="41E5900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ED2644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33,280.00</w:t>
            </w:r>
          </w:p>
        </w:tc>
      </w:tr>
      <w:tr w:rsidR="008C2DCB" w:rsidRPr="008C2DCB" w14:paraId="77A8B9F5"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1AAEC46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DB162F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92E2C0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B5C701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特殊情况操作讲解</w:t>
            </w:r>
          </w:p>
        </w:tc>
        <w:tc>
          <w:tcPr>
            <w:tcW w:w="1480" w:type="dxa"/>
            <w:tcBorders>
              <w:top w:val="nil"/>
              <w:left w:val="nil"/>
              <w:bottom w:val="single" w:sz="4" w:space="0" w:color="auto"/>
              <w:right w:val="single" w:sz="4" w:space="0" w:color="auto"/>
            </w:tcBorders>
            <w:shd w:val="clear" w:color="auto" w:fill="auto"/>
            <w:vAlign w:val="center"/>
            <w:hideMark/>
          </w:tcPr>
          <w:p w14:paraId="044446B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4A59D51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192</w:t>
            </w:r>
          </w:p>
        </w:tc>
        <w:tc>
          <w:tcPr>
            <w:tcW w:w="1080" w:type="dxa"/>
            <w:tcBorders>
              <w:top w:val="nil"/>
              <w:left w:val="nil"/>
              <w:bottom w:val="single" w:sz="4" w:space="0" w:color="auto"/>
              <w:right w:val="single" w:sz="4" w:space="0" w:color="auto"/>
            </w:tcBorders>
            <w:shd w:val="clear" w:color="auto" w:fill="auto"/>
            <w:vAlign w:val="center"/>
            <w:hideMark/>
          </w:tcPr>
          <w:p w14:paraId="734FA6F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51C46D7A"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15,360.00</w:t>
            </w:r>
          </w:p>
        </w:tc>
      </w:tr>
      <w:tr w:rsidR="008C2DCB" w:rsidRPr="008C2DCB" w14:paraId="3774C982"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1EF2E7A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7AD26F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8BCA7E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7881F80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政策类解答</w:t>
            </w:r>
          </w:p>
        </w:tc>
        <w:tc>
          <w:tcPr>
            <w:tcW w:w="1480" w:type="dxa"/>
            <w:tcBorders>
              <w:top w:val="nil"/>
              <w:left w:val="nil"/>
              <w:bottom w:val="single" w:sz="4" w:space="0" w:color="auto"/>
              <w:right w:val="single" w:sz="4" w:space="0" w:color="auto"/>
            </w:tcBorders>
            <w:shd w:val="clear" w:color="auto" w:fill="auto"/>
            <w:vAlign w:val="center"/>
            <w:hideMark/>
          </w:tcPr>
          <w:p w14:paraId="2D15C7F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7A42B7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30242F9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741EED8"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3,840.00</w:t>
            </w:r>
          </w:p>
        </w:tc>
      </w:tr>
      <w:tr w:rsidR="008C2DCB" w:rsidRPr="008C2DCB" w14:paraId="31AA0F91"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16634F9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AF0A1F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C81E88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1EC2699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辅助操作</w:t>
            </w:r>
          </w:p>
        </w:tc>
        <w:tc>
          <w:tcPr>
            <w:tcW w:w="1480" w:type="dxa"/>
            <w:tcBorders>
              <w:top w:val="nil"/>
              <w:left w:val="nil"/>
              <w:bottom w:val="single" w:sz="4" w:space="0" w:color="auto"/>
              <w:right w:val="single" w:sz="4" w:space="0" w:color="auto"/>
            </w:tcBorders>
            <w:shd w:val="clear" w:color="auto" w:fill="auto"/>
            <w:vAlign w:val="center"/>
            <w:hideMark/>
          </w:tcPr>
          <w:p w14:paraId="235AC5D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6C65859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208</w:t>
            </w:r>
          </w:p>
        </w:tc>
        <w:tc>
          <w:tcPr>
            <w:tcW w:w="1080" w:type="dxa"/>
            <w:tcBorders>
              <w:top w:val="nil"/>
              <w:left w:val="nil"/>
              <w:bottom w:val="single" w:sz="4" w:space="0" w:color="auto"/>
              <w:right w:val="single" w:sz="4" w:space="0" w:color="auto"/>
            </w:tcBorders>
            <w:shd w:val="clear" w:color="auto" w:fill="auto"/>
            <w:vAlign w:val="center"/>
            <w:hideMark/>
          </w:tcPr>
          <w:p w14:paraId="0DC3486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7BC663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16,640.00</w:t>
            </w:r>
          </w:p>
        </w:tc>
      </w:tr>
      <w:tr w:rsidR="008C2DCB" w:rsidRPr="008C2DCB" w14:paraId="2771D1A1"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424015E"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4556F3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C98FC7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41AD08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辅助数据录入</w:t>
            </w:r>
          </w:p>
        </w:tc>
        <w:tc>
          <w:tcPr>
            <w:tcW w:w="1480" w:type="dxa"/>
            <w:tcBorders>
              <w:top w:val="nil"/>
              <w:left w:val="nil"/>
              <w:bottom w:val="single" w:sz="4" w:space="0" w:color="auto"/>
              <w:right w:val="single" w:sz="4" w:space="0" w:color="auto"/>
            </w:tcBorders>
            <w:shd w:val="clear" w:color="auto" w:fill="auto"/>
            <w:vAlign w:val="center"/>
            <w:hideMark/>
          </w:tcPr>
          <w:p w14:paraId="53BF915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77382B9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208</w:t>
            </w:r>
          </w:p>
        </w:tc>
        <w:tc>
          <w:tcPr>
            <w:tcW w:w="1080" w:type="dxa"/>
            <w:tcBorders>
              <w:top w:val="nil"/>
              <w:left w:val="nil"/>
              <w:bottom w:val="single" w:sz="4" w:space="0" w:color="auto"/>
              <w:right w:val="single" w:sz="4" w:space="0" w:color="auto"/>
            </w:tcBorders>
            <w:shd w:val="clear" w:color="auto" w:fill="auto"/>
            <w:vAlign w:val="center"/>
            <w:hideMark/>
          </w:tcPr>
          <w:p w14:paraId="40EE4B4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0C9C406"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16,640.00</w:t>
            </w:r>
          </w:p>
        </w:tc>
      </w:tr>
      <w:tr w:rsidR="008C2DCB" w:rsidRPr="008C2DCB" w14:paraId="6B84D4E7"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5483D0D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FEFF9F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4561AA2"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648636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测试数据清除</w:t>
            </w:r>
          </w:p>
        </w:tc>
        <w:tc>
          <w:tcPr>
            <w:tcW w:w="1480" w:type="dxa"/>
            <w:tcBorders>
              <w:top w:val="nil"/>
              <w:left w:val="nil"/>
              <w:bottom w:val="single" w:sz="4" w:space="0" w:color="auto"/>
              <w:right w:val="single" w:sz="4" w:space="0" w:color="auto"/>
            </w:tcBorders>
            <w:shd w:val="clear" w:color="auto" w:fill="auto"/>
            <w:vAlign w:val="center"/>
            <w:hideMark/>
          </w:tcPr>
          <w:p w14:paraId="621A939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309C65D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7AFBB11C"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24C66E5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w:t>
            </w:r>
          </w:p>
        </w:tc>
      </w:tr>
      <w:tr w:rsidR="008C2DCB" w:rsidRPr="008C2DCB" w14:paraId="718D16A9"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1E88A1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1059A99"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F08B30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BC9E0E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疑难账目核对</w:t>
            </w:r>
          </w:p>
        </w:tc>
        <w:tc>
          <w:tcPr>
            <w:tcW w:w="1480" w:type="dxa"/>
            <w:tcBorders>
              <w:top w:val="nil"/>
              <w:left w:val="nil"/>
              <w:bottom w:val="single" w:sz="4" w:space="0" w:color="auto"/>
              <w:right w:val="single" w:sz="4" w:space="0" w:color="auto"/>
            </w:tcBorders>
            <w:shd w:val="clear" w:color="auto" w:fill="auto"/>
            <w:vAlign w:val="center"/>
            <w:hideMark/>
          </w:tcPr>
          <w:p w14:paraId="1AC5B5F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2DE2997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240</w:t>
            </w:r>
          </w:p>
        </w:tc>
        <w:tc>
          <w:tcPr>
            <w:tcW w:w="1080" w:type="dxa"/>
            <w:tcBorders>
              <w:top w:val="nil"/>
              <w:left w:val="nil"/>
              <w:bottom w:val="single" w:sz="4" w:space="0" w:color="auto"/>
              <w:right w:val="single" w:sz="4" w:space="0" w:color="auto"/>
            </w:tcBorders>
            <w:shd w:val="clear" w:color="auto" w:fill="auto"/>
            <w:vAlign w:val="center"/>
            <w:hideMark/>
          </w:tcPr>
          <w:p w14:paraId="6926A18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A0EB6F2"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19,200.00</w:t>
            </w:r>
          </w:p>
        </w:tc>
      </w:tr>
      <w:tr w:rsidR="008C2DCB" w:rsidRPr="008C2DCB" w14:paraId="4BA96782"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4CAB4CC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2AE349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024F9D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592B88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凭证模板设置变更</w:t>
            </w:r>
          </w:p>
        </w:tc>
        <w:tc>
          <w:tcPr>
            <w:tcW w:w="1480" w:type="dxa"/>
            <w:tcBorders>
              <w:top w:val="nil"/>
              <w:left w:val="nil"/>
              <w:bottom w:val="single" w:sz="4" w:space="0" w:color="auto"/>
              <w:right w:val="single" w:sz="4" w:space="0" w:color="auto"/>
            </w:tcBorders>
            <w:shd w:val="clear" w:color="auto" w:fill="auto"/>
            <w:vAlign w:val="center"/>
            <w:hideMark/>
          </w:tcPr>
          <w:p w14:paraId="58BCF432"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63F0F90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2E8D8936"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06D59B09"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6,400.00</w:t>
            </w:r>
          </w:p>
        </w:tc>
      </w:tr>
      <w:tr w:rsidR="008C2DCB" w:rsidRPr="008C2DCB" w14:paraId="738AEF93"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3CF4CBC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63989A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8636E2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5986239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其他故障处理</w:t>
            </w:r>
          </w:p>
        </w:tc>
        <w:tc>
          <w:tcPr>
            <w:tcW w:w="1480" w:type="dxa"/>
            <w:tcBorders>
              <w:top w:val="nil"/>
              <w:left w:val="nil"/>
              <w:bottom w:val="single" w:sz="4" w:space="0" w:color="auto"/>
              <w:right w:val="single" w:sz="4" w:space="0" w:color="auto"/>
            </w:tcBorders>
            <w:shd w:val="clear" w:color="auto" w:fill="auto"/>
            <w:vAlign w:val="center"/>
            <w:hideMark/>
          </w:tcPr>
          <w:p w14:paraId="0A0F3125"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03DD0627"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w:t>
            </w:r>
          </w:p>
        </w:tc>
        <w:tc>
          <w:tcPr>
            <w:tcW w:w="1080" w:type="dxa"/>
            <w:tcBorders>
              <w:top w:val="nil"/>
              <w:left w:val="nil"/>
              <w:bottom w:val="single" w:sz="4" w:space="0" w:color="auto"/>
              <w:right w:val="single" w:sz="4" w:space="0" w:color="auto"/>
            </w:tcBorders>
            <w:shd w:val="clear" w:color="auto" w:fill="auto"/>
            <w:vAlign w:val="center"/>
            <w:hideMark/>
          </w:tcPr>
          <w:p w14:paraId="5141B20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60568DCE"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6,400.00</w:t>
            </w:r>
          </w:p>
        </w:tc>
      </w:tr>
      <w:tr w:rsidR="008C2DCB" w:rsidRPr="008C2DCB" w14:paraId="6BB90AAE"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3415CF24"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43B871E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5F7160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43157D6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临时报表制作及提取</w:t>
            </w:r>
          </w:p>
        </w:tc>
        <w:tc>
          <w:tcPr>
            <w:tcW w:w="1480" w:type="dxa"/>
            <w:tcBorders>
              <w:top w:val="nil"/>
              <w:left w:val="nil"/>
              <w:bottom w:val="single" w:sz="4" w:space="0" w:color="auto"/>
              <w:right w:val="single" w:sz="4" w:space="0" w:color="auto"/>
            </w:tcBorders>
            <w:shd w:val="clear" w:color="auto" w:fill="auto"/>
            <w:vAlign w:val="center"/>
            <w:hideMark/>
          </w:tcPr>
          <w:p w14:paraId="2A780D3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80.00</w:t>
            </w:r>
          </w:p>
        </w:tc>
        <w:tc>
          <w:tcPr>
            <w:tcW w:w="1080" w:type="dxa"/>
            <w:tcBorders>
              <w:top w:val="nil"/>
              <w:left w:val="nil"/>
              <w:bottom w:val="single" w:sz="4" w:space="0" w:color="auto"/>
              <w:right w:val="single" w:sz="4" w:space="0" w:color="auto"/>
            </w:tcBorders>
            <w:shd w:val="clear" w:color="auto" w:fill="auto"/>
            <w:vAlign w:val="center"/>
            <w:hideMark/>
          </w:tcPr>
          <w:p w14:paraId="5A9EDC8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160</w:t>
            </w:r>
          </w:p>
        </w:tc>
        <w:tc>
          <w:tcPr>
            <w:tcW w:w="1080" w:type="dxa"/>
            <w:tcBorders>
              <w:top w:val="nil"/>
              <w:left w:val="nil"/>
              <w:bottom w:val="single" w:sz="4" w:space="0" w:color="auto"/>
              <w:right w:val="single" w:sz="4" w:space="0" w:color="auto"/>
            </w:tcBorders>
            <w:shd w:val="clear" w:color="auto" w:fill="auto"/>
            <w:vAlign w:val="center"/>
            <w:hideMark/>
          </w:tcPr>
          <w:p w14:paraId="1B7FFF91"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87C1833"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12,800.00</w:t>
            </w:r>
          </w:p>
        </w:tc>
      </w:tr>
      <w:tr w:rsidR="008C2DCB" w:rsidRPr="008C2DCB" w14:paraId="7334BA42"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34DBB13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B2A7C7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7F6F518"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vAlign w:val="center"/>
            <w:hideMark/>
          </w:tcPr>
          <w:p w14:paraId="3825755B"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1704</w:t>
            </w:r>
          </w:p>
        </w:tc>
        <w:tc>
          <w:tcPr>
            <w:tcW w:w="1080" w:type="dxa"/>
            <w:tcBorders>
              <w:top w:val="nil"/>
              <w:left w:val="nil"/>
              <w:bottom w:val="single" w:sz="4" w:space="0" w:color="auto"/>
              <w:right w:val="single" w:sz="4" w:space="0" w:color="auto"/>
            </w:tcBorders>
            <w:shd w:val="clear" w:color="auto" w:fill="auto"/>
            <w:vAlign w:val="center"/>
            <w:hideMark/>
          </w:tcPr>
          <w:p w14:paraId="10140385"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vAlign w:val="center"/>
            <w:hideMark/>
          </w:tcPr>
          <w:p w14:paraId="6AD7C886"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136,320.00</w:t>
            </w:r>
          </w:p>
        </w:tc>
      </w:tr>
      <w:tr w:rsidR="008C2DCB" w:rsidRPr="008C2DCB" w14:paraId="4D09FD20"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48DA604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AD3A38"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系统优化调整</w:t>
            </w:r>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9F64C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系统优化调整</w:t>
            </w:r>
          </w:p>
        </w:tc>
        <w:tc>
          <w:tcPr>
            <w:tcW w:w="3400" w:type="dxa"/>
            <w:tcBorders>
              <w:top w:val="nil"/>
              <w:left w:val="nil"/>
              <w:bottom w:val="single" w:sz="4" w:space="0" w:color="auto"/>
              <w:right w:val="single" w:sz="4" w:space="0" w:color="auto"/>
            </w:tcBorders>
            <w:shd w:val="clear" w:color="auto" w:fill="auto"/>
            <w:vAlign w:val="center"/>
            <w:hideMark/>
          </w:tcPr>
          <w:p w14:paraId="29EA695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系统优化调整需求收集</w:t>
            </w:r>
          </w:p>
        </w:tc>
        <w:tc>
          <w:tcPr>
            <w:tcW w:w="1480" w:type="dxa"/>
            <w:tcBorders>
              <w:top w:val="nil"/>
              <w:left w:val="nil"/>
              <w:bottom w:val="single" w:sz="4" w:space="0" w:color="auto"/>
              <w:right w:val="single" w:sz="4" w:space="0" w:color="auto"/>
            </w:tcBorders>
            <w:shd w:val="clear" w:color="auto" w:fill="auto"/>
            <w:vAlign w:val="center"/>
            <w:hideMark/>
          </w:tcPr>
          <w:p w14:paraId="20D7B47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0E32801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48</w:t>
            </w:r>
          </w:p>
        </w:tc>
        <w:tc>
          <w:tcPr>
            <w:tcW w:w="1080" w:type="dxa"/>
            <w:tcBorders>
              <w:top w:val="nil"/>
              <w:left w:val="nil"/>
              <w:bottom w:val="single" w:sz="4" w:space="0" w:color="auto"/>
              <w:right w:val="single" w:sz="4" w:space="0" w:color="auto"/>
            </w:tcBorders>
            <w:shd w:val="clear" w:color="auto" w:fill="auto"/>
            <w:vAlign w:val="center"/>
            <w:hideMark/>
          </w:tcPr>
          <w:p w14:paraId="4267A8F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DC9428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4,800.00</w:t>
            </w:r>
          </w:p>
        </w:tc>
      </w:tr>
      <w:tr w:rsidR="008C2DCB" w:rsidRPr="008C2DCB" w14:paraId="30CC0BDC"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1340846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2D250E3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019FD5F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6BE000C0"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系统优化调整方案及DEMO确认</w:t>
            </w:r>
          </w:p>
        </w:tc>
        <w:tc>
          <w:tcPr>
            <w:tcW w:w="1480" w:type="dxa"/>
            <w:tcBorders>
              <w:top w:val="nil"/>
              <w:left w:val="nil"/>
              <w:bottom w:val="single" w:sz="4" w:space="0" w:color="auto"/>
              <w:right w:val="single" w:sz="4" w:space="0" w:color="auto"/>
            </w:tcBorders>
            <w:shd w:val="clear" w:color="auto" w:fill="auto"/>
            <w:vAlign w:val="center"/>
            <w:hideMark/>
          </w:tcPr>
          <w:p w14:paraId="0B89C36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F1A4353"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6D95991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F202F87"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6002A167"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1EEFCB2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0510435"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F1B672D"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0952285B"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系统优化调整代码编写</w:t>
            </w:r>
          </w:p>
        </w:tc>
        <w:tc>
          <w:tcPr>
            <w:tcW w:w="1480" w:type="dxa"/>
            <w:tcBorders>
              <w:top w:val="nil"/>
              <w:left w:val="nil"/>
              <w:bottom w:val="single" w:sz="4" w:space="0" w:color="auto"/>
              <w:right w:val="single" w:sz="4" w:space="0" w:color="auto"/>
            </w:tcBorders>
            <w:shd w:val="clear" w:color="auto" w:fill="auto"/>
            <w:vAlign w:val="center"/>
            <w:hideMark/>
          </w:tcPr>
          <w:p w14:paraId="2FE2DA0A"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2CD38734"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160</w:t>
            </w:r>
          </w:p>
        </w:tc>
        <w:tc>
          <w:tcPr>
            <w:tcW w:w="1080" w:type="dxa"/>
            <w:tcBorders>
              <w:top w:val="nil"/>
              <w:left w:val="nil"/>
              <w:bottom w:val="single" w:sz="4" w:space="0" w:color="auto"/>
              <w:right w:val="single" w:sz="4" w:space="0" w:color="auto"/>
            </w:tcBorders>
            <w:shd w:val="clear" w:color="auto" w:fill="auto"/>
            <w:vAlign w:val="center"/>
            <w:hideMark/>
          </w:tcPr>
          <w:p w14:paraId="49F69A00"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147ED01D"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16,000.00</w:t>
            </w:r>
          </w:p>
        </w:tc>
      </w:tr>
      <w:tr w:rsidR="008C2DCB" w:rsidRPr="008C2DCB" w14:paraId="1338CC60"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5FF6E77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1E1A0A5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680C2E41"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65774B7"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系统优化调整测试及BUG修改</w:t>
            </w:r>
          </w:p>
        </w:tc>
        <w:tc>
          <w:tcPr>
            <w:tcW w:w="1480" w:type="dxa"/>
            <w:tcBorders>
              <w:top w:val="nil"/>
              <w:left w:val="nil"/>
              <w:bottom w:val="single" w:sz="4" w:space="0" w:color="auto"/>
              <w:right w:val="single" w:sz="4" w:space="0" w:color="auto"/>
            </w:tcBorders>
            <w:shd w:val="clear" w:color="auto" w:fill="auto"/>
            <w:vAlign w:val="center"/>
            <w:hideMark/>
          </w:tcPr>
          <w:p w14:paraId="5425690B"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3A3BBFA9"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160</w:t>
            </w:r>
          </w:p>
        </w:tc>
        <w:tc>
          <w:tcPr>
            <w:tcW w:w="1080" w:type="dxa"/>
            <w:tcBorders>
              <w:top w:val="nil"/>
              <w:left w:val="nil"/>
              <w:bottom w:val="single" w:sz="4" w:space="0" w:color="auto"/>
              <w:right w:val="single" w:sz="4" w:space="0" w:color="auto"/>
            </w:tcBorders>
            <w:shd w:val="clear" w:color="auto" w:fill="auto"/>
            <w:vAlign w:val="center"/>
            <w:hideMark/>
          </w:tcPr>
          <w:p w14:paraId="2134891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77D0BC0"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16,000.00</w:t>
            </w:r>
          </w:p>
        </w:tc>
      </w:tr>
      <w:tr w:rsidR="008C2DCB" w:rsidRPr="008C2DCB" w14:paraId="55FD3E7A" w14:textId="77777777" w:rsidTr="008C2DCB">
        <w:trPr>
          <w:trHeight w:val="480"/>
          <w:jc w:val="center"/>
        </w:trPr>
        <w:tc>
          <w:tcPr>
            <w:tcW w:w="1080" w:type="dxa"/>
            <w:vMerge/>
            <w:tcBorders>
              <w:top w:val="nil"/>
              <w:left w:val="single" w:sz="4" w:space="0" w:color="auto"/>
              <w:bottom w:val="single" w:sz="4" w:space="0" w:color="auto"/>
              <w:right w:val="single" w:sz="4" w:space="0" w:color="auto"/>
            </w:tcBorders>
            <w:vAlign w:val="center"/>
            <w:hideMark/>
          </w:tcPr>
          <w:p w14:paraId="050529AA"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321C075F"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78538C3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3400" w:type="dxa"/>
            <w:tcBorders>
              <w:top w:val="nil"/>
              <w:left w:val="nil"/>
              <w:bottom w:val="single" w:sz="4" w:space="0" w:color="auto"/>
              <w:right w:val="single" w:sz="4" w:space="0" w:color="auto"/>
            </w:tcBorders>
            <w:shd w:val="clear" w:color="auto" w:fill="auto"/>
            <w:vAlign w:val="center"/>
            <w:hideMark/>
          </w:tcPr>
          <w:p w14:paraId="38372FD6"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r w:rsidRPr="008C2DCB">
              <w:rPr>
                <w:rFonts w:ascii="宋体" w:hAnsi="宋体" w:cs="宋体" w:hint="eastAsia"/>
                <w:color w:val="000000"/>
                <w:kern w:val="0"/>
                <w:sz w:val="20"/>
              </w:rPr>
              <w:t>系统优化调整部署及数据处理和文档更新</w:t>
            </w:r>
          </w:p>
        </w:tc>
        <w:tc>
          <w:tcPr>
            <w:tcW w:w="1480" w:type="dxa"/>
            <w:tcBorders>
              <w:top w:val="nil"/>
              <w:left w:val="nil"/>
              <w:bottom w:val="single" w:sz="4" w:space="0" w:color="auto"/>
              <w:right w:val="single" w:sz="4" w:space="0" w:color="auto"/>
            </w:tcBorders>
            <w:shd w:val="clear" w:color="auto" w:fill="auto"/>
            <w:vAlign w:val="center"/>
            <w:hideMark/>
          </w:tcPr>
          <w:p w14:paraId="3833095F"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100.00</w:t>
            </w:r>
          </w:p>
        </w:tc>
        <w:tc>
          <w:tcPr>
            <w:tcW w:w="1080" w:type="dxa"/>
            <w:tcBorders>
              <w:top w:val="nil"/>
              <w:left w:val="nil"/>
              <w:bottom w:val="single" w:sz="4" w:space="0" w:color="auto"/>
              <w:right w:val="single" w:sz="4" w:space="0" w:color="auto"/>
            </w:tcBorders>
            <w:shd w:val="clear" w:color="auto" w:fill="auto"/>
            <w:vAlign w:val="center"/>
            <w:hideMark/>
          </w:tcPr>
          <w:p w14:paraId="18FB592E"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24</w:t>
            </w:r>
          </w:p>
        </w:tc>
        <w:tc>
          <w:tcPr>
            <w:tcW w:w="1080" w:type="dxa"/>
            <w:tcBorders>
              <w:top w:val="nil"/>
              <w:left w:val="nil"/>
              <w:bottom w:val="single" w:sz="4" w:space="0" w:color="auto"/>
              <w:right w:val="single" w:sz="4" w:space="0" w:color="auto"/>
            </w:tcBorders>
            <w:shd w:val="clear" w:color="auto" w:fill="auto"/>
            <w:vAlign w:val="center"/>
            <w:hideMark/>
          </w:tcPr>
          <w:p w14:paraId="7D99011D" w14:textId="77777777" w:rsidR="008C2DCB" w:rsidRPr="008C2DCB" w:rsidRDefault="008C2DCB" w:rsidP="008C2DCB">
            <w:pPr>
              <w:widowControl/>
              <w:spacing w:line="240" w:lineRule="auto"/>
              <w:ind w:firstLineChars="0" w:firstLine="0"/>
              <w:jc w:val="center"/>
              <w:rPr>
                <w:rFonts w:ascii="宋体" w:hAnsi="宋体" w:cs="宋体"/>
                <w:color w:val="000000"/>
                <w:kern w:val="0"/>
                <w:sz w:val="20"/>
              </w:rPr>
            </w:pPr>
            <w:r w:rsidRPr="008C2DCB">
              <w:rPr>
                <w:rFonts w:ascii="宋体" w:hAnsi="宋体" w:cs="宋体" w:hint="eastAsia"/>
                <w:color w:val="000000"/>
                <w:kern w:val="0"/>
                <w:sz w:val="20"/>
              </w:rPr>
              <w:t>3</w:t>
            </w:r>
          </w:p>
        </w:tc>
        <w:tc>
          <w:tcPr>
            <w:tcW w:w="1660" w:type="dxa"/>
            <w:tcBorders>
              <w:top w:val="nil"/>
              <w:left w:val="nil"/>
              <w:bottom w:val="single" w:sz="4" w:space="0" w:color="auto"/>
              <w:right w:val="single" w:sz="4" w:space="0" w:color="auto"/>
            </w:tcBorders>
            <w:shd w:val="clear" w:color="auto" w:fill="auto"/>
            <w:vAlign w:val="center"/>
            <w:hideMark/>
          </w:tcPr>
          <w:p w14:paraId="71CCB9B5" w14:textId="77777777" w:rsidR="008C2DCB" w:rsidRPr="008C2DCB" w:rsidRDefault="008C2DCB" w:rsidP="008C2DCB">
            <w:pPr>
              <w:widowControl/>
              <w:spacing w:line="240" w:lineRule="auto"/>
              <w:ind w:firstLineChars="0" w:firstLine="0"/>
              <w:jc w:val="right"/>
              <w:rPr>
                <w:rFonts w:ascii="宋体" w:hAnsi="宋体" w:cs="宋体"/>
                <w:color w:val="000000"/>
                <w:kern w:val="0"/>
                <w:sz w:val="20"/>
              </w:rPr>
            </w:pPr>
            <w:r w:rsidRPr="008C2DCB">
              <w:rPr>
                <w:rFonts w:ascii="宋体" w:hAnsi="宋体" w:cs="宋体" w:hint="eastAsia"/>
                <w:color w:val="000000"/>
                <w:kern w:val="0"/>
                <w:sz w:val="20"/>
              </w:rPr>
              <w:t>2,400.00</w:t>
            </w:r>
          </w:p>
        </w:tc>
      </w:tr>
      <w:tr w:rsidR="008C2DCB" w:rsidRPr="008C2DCB" w14:paraId="6020C69D"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F52B38C"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1580" w:type="dxa"/>
            <w:vMerge/>
            <w:tcBorders>
              <w:top w:val="nil"/>
              <w:left w:val="single" w:sz="4" w:space="0" w:color="auto"/>
              <w:bottom w:val="single" w:sz="4" w:space="0" w:color="auto"/>
              <w:right w:val="single" w:sz="4" w:space="0" w:color="auto"/>
            </w:tcBorders>
            <w:vAlign w:val="center"/>
            <w:hideMark/>
          </w:tcPr>
          <w:p w14:paraId="52BEEAE8"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6460" w:type="dxa"/>
            <w:gridSpan w:val="3"/>
            <w:tcBorders>
              <w:top w:val="single" w:sz="4" w:space="0" w:color="auto"/>
              <w:left w:val="nil"/>
              <w:bottom w:val="single" w:sz="4" w:space="0" w:color="auto"/>
              <w:right w:val="single" w:sz="4" w:space="0" w:color="auto"/>
            </w:tcBorders>
            <w:shd w:val="clear" w:color="auto" w:fill="auto"/>
            <w:noWrap/>
            <w:vAlign w:val="center"/>
            <w:hideMark/>
          </w:tcPr>
          <w:p w14:paraId="0146B99A"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小计</w:t>
            </w:r>
          </w:p>
        </w:tc>
        <w:tc>
          <w:tcPr>
            <w:tcW w:w="1080" w:type="dxa"/>
            <w:tcBorders>
              <w:top w:val="nil"/>
              <w:left w:val="nil"/>
              <w:bottom w:val="single" w:sz="4" w:space="0" w:color="auto"/>
              <w:right w:val="single" w:sz="4" w:space="0" w:color="auto"/>
            </w:tcBorders>
            <w:shd w:val="clear" w:color="auto" w:fill="auto"/>
            <w:noWrap/>
            <w:vAlign w:val="center"/>
            <w:hideMark/>
          </w:tcPr>
          <w:p w14:paraId="114AEAF7"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416</w:t>
            </w:r>
          </w:p>
        </w:tc>
        <w:tc>
          <w:tcPr>
            <w:tcW w:w="1080" w:type="dxa"/>
            <w:tcBorders>
              <w:top w:val="nil"/>
              <w:left w:val="nil"/>
              <w:bottom w:val="single" w:sz="4" w:space="0" w:color="auto"/>
              <w:right w:val="single" w:sz="4" w:space="0" w:color="auto"/>
            </w:tcBorders>
            <w:shd w:val="clear" w:color="auto" w:fill="auto"/>
            <w:noWrap/>
            <w:vAlign w:val="center"/>
            <w:hideMark/>
          </w:tcPr>
          <w:p w14:paraId="0224CB0B" w14:textId="77777777" w:rsidR="008C2DCB" w:rsidRPr="008C2DCB" w:rsidRDefault="008C2DCB" w:rsidP="008C2DCB">
            <w:pPr>
              <w:widowControl/>
              <w:spacing w:line="240" w:lineRule="auto"/>
              <w:ind w:firstLineChars="0" w:firstLine="0"/>
              <w:jc w:val="left"/>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noWrap/>
            <w:vAlign w:val="center"/>
            <w:hideMark/>
          </w:tcPr>
          <w:p w14:paraId="588E24A6"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41,600.00</w:t>
            </w:r>
          </w:p>
        </w:tc>
      </w:tr>
      <w:tr w:rsidR="008C2DCB" w:rsidRPr="008C2DCB" w14:paraId="288AC508" w14:textId="77777777" w:rsidTr="008C2DCB">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64706713" w14:textId="77777777" w:rsidR="008C2DCB" w:rsidRPr="008C2DCB" w:rsidRDefault="008C2DCB" w:rsidP="008C2DCB">
            <w:pPr>
              <w:widowControl/>
              <w:spacing w:line="240" w:lineRule="auto"/>
              <w:ind w:firstLineChars="0" w:firstLine="0"/>
              <w:jc w:val="left"/>
              <w:rPr>
                <w:rFonts w:ascii="宋体" w:hAnsi="宋体" w:cs="宋体"/>
                <w:color w:val="000000"/>
                <w:kern w:val="0"/>
                <w:sz w:val="20"/>
              </w:rPr>
            </w:pPr>
          </w:p>
        </w:tc>
        <w:tc>
          <w:tcPr>
            <w:tcW w:w="8040" w:type="dxa"/>
            <w:gridSpan w:val="4"/>
            <w:tcBorders>
              <w:top w:val="single" w:sz="4" w:space="0" w:color="auto"/>
              <w:left w:val="nil"/>
              <w:bottom w:val="single" w:sz="4" w:space="0" w:color="auto"/>
              <w:right w:val="single" w:sz="4" w:space="0" w:color="auto"/>
            </w:tcBorders>
            <w:shd w:val="clear" w:color="auto" w:fill="auto"/>
            <w:noWrap/>
            <w:vAlign w:val="center"/>
            <w:hideMark/>
          </w:tcPr>
          <w:p w14:paraId="472F2F46"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合计</w:t>
            </w:r>
          </w:p>
        </w:tc>
        <w:tc>
          <w:tcPr>
            <w:tcW w:w="1080" w:type="dxa"/>
            <w:tcBorders>
              <w:top w:val="nil"/>
              <w:left w:val="nil"/>
              <w:bottom w:val="single" w:sz="4" w:space="0" w:color="auto"/>
              <w:right w:val="single" w:sz="4" w:space="0" w:color="auto"/>
            </w:tcBorders>
            <w:shd w:val="clear" w:color="auto" w:fill="auto"/>
            <w:noWrap/>
            <w:vAlign w:val="center"/>
            <w:hideMark/>
          </w:tcPr>
          <w:p w14:paraId="7835756E"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4904</w:t>
            </w:r>
          </w:p>
        </w:tc>
        <w:tc>
          <w:tcPr>
            <w:tcW w:w="1080" w:type="dxa"/>
            <w:tcBorders>
              <w:top w:val="nil"/>
              <w:left w:val="nil"/>
              <w:bottom w:val="single" w:sz="4" w:space="0" w:color="auto"/>
              <w:right w:val="single" w:sz="4" w:space="0" w:color="auto"/>
            </w:tcBorders>
            <w:shd w:val="clear" w:color="auto" w:fill="auto"/>
            <w:noWrap/>
            <w:vAlign w:val="center"/>
            <w:hideMark/>
          </w:tcPr>
          <w:p w14:paraId="35E6F778" w14:textId="77777777" w:rsidR="008C2DCB" w:rsidRPr="008C2DCB" w:rsidRDefault="008C2DCB" w:rsidP="008C2DCB">
            <w:pPr>
              <w:widowControl/>
              <w:spacing w:line="240" w:lineRule="auto"/>
              <w:ind w:firstLineChars="0" w:firstLine="0"/>
              <w:jc w:val="left"/>
              <w:rPr>
                <w:rFonts w:ascii="宋体" w:hAnsi="宋体" w:cs="宋体"/>
                <w:b/>
                <w:bCs/>
                <w:color w:val="000000"/>
                <w:kern w:val="0"/>
                <w:sz w:val="20"/>
              </w:rPr>
            </w:pPr>
            <w:r w:rsidRPr="008C2DCB">
              <w:rPr>
                <w:rFonts w:ascii="宋体" w:hAnsi="宋体" w:cs="宋体" w:hint="eastAsia"/>
                <w:b/>
                <w:bCs/>
                <w:color w:val="000000"/>
                <w:kern w:val="0"/>
                <w:sz w:val="20"/>
              </w:rPr>
              <w:t xml:space="preserve">　</w:t>
            </w:r>
          </w:p>
        </w:tc>
        <w:tc>
          <w:tcPr>
            <w:tcW w:w="1660" w:type="dxa"/>
            <w:tcBorders>
              <w:top w:val="nil"/>
              <w:left w:val="nil"/>
              <w:bottom w:val="single" w:sz="4" w:space="0" w:color="auto"/>
              <w:right w:val="single" w:sz="4" w:space="0" w:color="auto"/>
            </w:tcBorders>
            <w:shd w:val="clear" w:color="auto" w:fill="auto"/>
            <w:noWrap/>
            <w:vAlign w:val="center"/>
            <w:hideMark/>
          </w:tcPr>
          <w:p w14:paraId="78B08FD5"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490,800.00</w:t>
            </w:r>
          </w:p>
        </w:tc>
      </w:tr>
      <w:tr w:rsidR="008C2DCB" w:rsidRPr="008C2DCB" w14:paraId="077CFB4D" w14:textId="77777777" w:rsidTr="008C2DCB">
        <w:trPr>
          <w:trHeight w:val="285"/>
          <w:jc w:val="center"/>
        </w:trPr>
        <w:tc>
          <w:tcPr>
            <w:tcW w:w="11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5980C" w14:textId="77777777" w:rsidR="008C2DCB" w:rsidRPr="008C2DCB" w:rsidRDefault="008C2DCB" w:rsidP="008C2DCB">
            <w:pPr>
              <w:widowControl/>
              <w:spacing w:line="240" w:lineRule="auto"/>
              <w:ind w:firstLineChars="0" w:firstLine="0"/>
              <w:jc w:val="center"/>
              <w:rPr>
                <w:rFonts w:ascii="宋体" w:hAnsi="宋体" w:cs="宋体"/>
                <w:b/>
                <w:bCs/>
                <w:color w:val="000000"/>
                <w:kern w:val="0"/>
                <w:sz w:val="20"/>
              </w:rPr>
            </w:pPr>
            <w:r w:rsidRPr="008C2DCB">
              <w:rPr>
                <w:rFonts w:ascii="宋体" w:hAnsi="宋体" w:cs="宋体" w:hint="eastAsia"/>
                <w:b/>
                <w:bCs/>
                <w:color w:val="000000"/>
                <w:kern w:val="0"/>
                <w:sz w:val="20"/>
              </w:rPr>
              <w:t>系统核心模块（基础平台、预算管理、财务管理、会计核算）共计：</w:t>
            </w:r>
            <w:r>
              <w:rPr>
                <w:rFonts w:ascii="宋体" w:hAnsi="宋体" w:cs="宋体" w:hint="eastAsia"/>
                <w:b/>
                <w:bCs/>
                <w:color w:val="000000"/>
                <w:kern w:val="0"/>
                <w:sz w:val="20"/>
              </w:rPr>
              <w:t>壹佰柒拾肆万壹仟陆佰元整</w:t>
            </w:r>
          </w:p>
        </w:tc>
        <w:tc>
          <w:tcPr>
            <w:tcW w:w="1660" w:type="dxa"/>
            <w:tcBorders>
              <w:top w:val="nil"/>
              <w:left w:val="nil"/>
              <w:bottom w:val="single" w:sz="4" w:space="0" w:color="auto"/>
              <w:right w:val="single" w:sz="4" w:space="0" w:color="auto"/>
            </w:tcBorders>
            <w:shd w:val="clear" w:color="auto" w:fill="auto"/>
            <w:noWrap/>
            <w:vAlign w:val="center"/>
            <w:hideMark/>
          </w:tcPr>
          <w:p w14:paraId="479703E3" w14:textId="77777777" w:rsidR="008C2DCB" w:rsidRPr="008C2DCB" w:rsidRDefault="008C2DCB" w:rsidP="008C2DCB">
            <w:pPr>
              <w:widowControl/>
              <w:spacing w:line="240" w:lineRule="auto"/>
              <w:ind w:firstLineChars="0" w:firstLine="0"/>
              <w:jc w:val="right"/>
              <w:rPr>
                <w:rFonts w:ascii="宋体" w:hAnsi="宋体" w:cs="宋体"/>
                <w:b/>
                <w:bCs/>
                <w:color w:val="000000"/>
                <w:kern w:val="0"/>
                <w:sz w:val="20"/>
              </w:rPr>
            </w:pPr>
            <w:r w:rsidRPr="008C2DCB">
              <w:rPr>
                <w:rFonts w:ascii="宋体" w:hAnsi="宋体" w:cs="宋体" w:hint="eastAsia"/>
                <w:b/>
                <w:bCs/>
                <w:color w:val="000000"/>
                <w:kern w:val="0"/>
                <w:sz w:val="20"/>
              </w:rPr>
              <w:t>1,741,600.00</w:t>
            </w:r>
          </w:p>
        </w:tc>
      </w:tr>
    </w:tbl>
    <w:p w14:paraId="60C178A9" w14:textId="77777777" w:rsidR="00D27018" w:rsidRPr="00D902A7" w:rsidRDefault="00D27018" w:rsidP="00D23941">
      <w:pPr>
        <w:spacing w:line="240" w:lineRule="auto"/>
        <w:ind w:firstLine="420"/>
      </w:pPr>
    </w:p>
    <w:p w14:paraId="793ED45E" w14:textId="77777777" w:rsidR="00CC329D" w:rsidRDefault="00CC329D" w:rsidP="00D902A7">
      <w:pPr>
        <w:ind w:firstLineChars="0" w:firstLine="0"/>
        <w:jc w:val="center"/>
      </w:pPr>
    </w:p>
    <w:p w14:paraId="7A660657" w14:textId="77777777" w:rsidR="002269EF" w:rsidRDefault="002269EF" w:rsidP="00D902A7">
      <w:pPr>
        <w:ind w:firstLineChars="0" w:firstLine="0"/>
        <w:jc w:val="center"/>
      </w:pPr>
    </w:p>
    <w:sectPr w:rsidR="002269EF" w:rsidSect="009125BE">
      <w:pgSz w:w="16838" w:h="11906" w:orient="landscape"/>
      <w:pgMar w:top="567" w:right="720" w:bottom="232" w:left="720" w:header="851" w:footer="992" w:gutter="0"/>
      <w:cols w:space="425"/>
      <w:titlePg/>
      <w:docGrid w:type="linesAndChar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2" w:author="微软用户" w:date="2018-02-07T16:11:00Z" w:initials="微软用户">
    <w:p w14:paraId="68965845" w14:textId="77777777" w:rsidR="004B4F19" w:rsidRDefault="004B4F19" w:rsidP="004B4F19">
      <w:pPr>
        <w:pStyle w:val="af6"/>
        <w:ind w:firstLine="420"/>
      </w:pPr>
      <w:r>
        <w:rPr>
          <w:rStyle w:val="af5"/>
        </w:rPr>
        <w:annotationRef/>
      </w:r>
      <w:r>
        <w:rPr>
          <w:rFonts w:hint="eastAsia"/>
        </w:rPr>
        <w:t>本地化开发与本地化调整有何区别？</w:t>
      </w:r>
    </w:p>
  </w:comment>
  <w:comment w:id="269" w:author="微软用户" w:date="2018-02-07T16:08:00Z" w:initials="微软用户">
    <w:p w14:paraId="6AC5423B" w14:textId="77777777" w:rsidR="004B4F19" w:rsidRDefault="004B4F19" w:rsidP="004B4F19">
      <w:pPr>
        <w:pStyle w:val="af6"/>
        <w:ind w:firstLine="420"/>
      </w:pPr>
      <w:r>
        <w:rPr>
          <w:rStyle w:val="af5"/>
        </w:rPr>
        <w:annotationRef/>
      </w:r>
      <w:r>
        <w:rPr>
          <w:rFonts w:hint="eastAsia"/>
        </w:rPr>
        <w:t>考试由谁组织？</w:t>
      </w:r>
    </w:p>
  </w:comment>
  <w:comment w:id="282" w:author="微软用户" w:date="2018-02-07T16:05:00Z" w:initials="微软用户">
    <w:p w14:paraId="2C8AB23E" w14:textId="77777777" w:rsidR="00490DE5" w:rsidRDefault="00490DE5" w:rsidP="00490DE5">
      <w:pPr>
        <w:pStyle w:val="af6"/>
        <w:ind w:firstLineChars="0" w:firstLine="0"/>
      </w:pPr>
      <w:r>
        <w:rPr>
          <w:rStyle w:val="af5"/>
        </w:rPr>
        <w:annotationRef/>
      </w:r>
      <w:r>
        <w:rPr>
          <w:rFonts w:hint="eastAsia"/>
        </w:rPr>
        <w:t>海事、铁路分别培训？</w:t>
      </w:r>
    </w:p>
  </w:comment>
  <w:comment w:id="285" w:author="微软用户" w:date="2018-02-07T16:05:00Z" w:initials="微软用户">
    <w:p w14:paraId="5FE4C213" w14:textId="77777777" w:rsidR="00490DE5" w:rsidRDefault="00490DE5" w:rsidP="00490DE5">
      <w:pPr>
        <w:pStyle w:val="af6"/>
        <w:ind w:firstLineChars="0" w:firstLine="0"/>
      </w:pPr>
      <w:r>
        <w:rPr>
          <w:rStyle w:val="af5"/>
        </w:rPr>
        <w:annotationRef/>
      </w:r>
    </w:p>
  </w:comment>
  <w:comment w:id="287" w:author="微软用户" w:date="2018-02-07T16:06:00Z" w:initials="微软用户">
    <w:p w14:paraId="65F62CAA" w14:textId="77777777" w:rsidR="00490DE5" w:rsidRDefault="00490DE5" w:rsidP="00490DE5">
      <w:pPr>
        <w:pStyle w:val="af6"/>
        <w:ind w:firstLine="420"/>
      </w:pPr>
      <w:r>
        <w:rPr>
          <w:rStyle w:val="af5"/>
        </w:rPr>
        <w:annotationRef/>
      </w:r>
      <w:r>
        <w:rPr>
          <w:rFonts w:hint="eastAsia"/>
        </w:rPr>
        <w:t>分别去海事、铁路法院培训？</w:t>
      </w:r>
    </w:p>
  </w:comment>
  <w:comment w:id="290" w:author="微软用户" w:date="2018-02-07T16:07:00Z" w:initials="微软用户">
    <w:p w14:paraId="301C66D3" w14:textId="77777777" w:rsidR="00DF02A9" w:rsidRDefault="00DF02A9" w:rsidP="00DF02A9">
      <w:pPr>
        <w:pStyle w:val="af6"/>
        <w:ind w:firstLine="420"/>
      </w:pPr>
      <w:r>
        <w:rPr>
          <w:rStyle w:val="af5"/>
        </w:rPr>
        <w:annotationRef/>
      </w:r>
    </w:p>
  </w:comment>
  <w:comment w:id="421" w:author="微软用户" w:date="2018-02-07T16:00:00Z" w:initials="微软用户">
    <w:p w14:paraId="4CA18A2A" w14:textId="77777777" w:rsidR="00DF02A9" w:rsidRDefault="00DF02A9" w:rsidP="00DF02A9">
      <w:pPr>
        <w:pStyle w:val="af6"/>
        <w:ind w:firstLine="420"/>
      </w:pPr>
      <w:r>
        <w:rPr>
          <w:rStyle w:val="af5"/>
        </w:rPr>
        <w:annotationRef/>
      </w:r>
      <w:r>
        <w:rPr>
          <w:rFonts w:hint="eastAsia"/>
        </w:rPr>
        <w:t>这个优化调整的概念是什么？界定范围？</w:t>
      </w:r>
      <w:r>
        <w:rPr>
          <w:rFonts w:hint="eastAsia"/>
        </w:rPr>
        <w:t xml:space="preserve">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65845" w15:done="0"/>
  <w15:commentEx w15:paraId="6AC5423B" w15:done="0"/>
  <w15:commentEx w15:paraId="2C8AB23E" w15:done="0"/>
  <w15:commentEx w15:paraId="5FE4C213" w15:done="0"/>
  <w15:commentEx w15:paraId="65F62CAA" w15:done="0"/>
  <w15:commentEx w15:paraId="301C66D3" w15:done="0"/>
  <w15:commentEx w15:paraId="4CA18A2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03B0F5" w14:textId="77777777" w:rsidR="00E81C3D" w:rsidRDefault="00E81C3D">
      <w:pPr>
        <w:spacing w:line="240" w:lineRule="auto"/>
        <w:ind w:firstLine="420"/>
      </w:pPr>
      <w:r>
        <w:separator/>
      </w:r>
    </w:p>
  </w:endnote>
  <w:endnote w:type="continuationSeparator" w:id="0">
    <w:p w14:paraId="46FB2FD0" w14:textId="77777777" w:rsidR="00E81C3D" w:rsidRDefault="00E81C3D">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Symbol">
    <w:panose1 w:val="05050102010706020507"/>
    <w:charset w:val="02"/>
    <w:family w:val="auto"/>
    <w:pitch w:val="variable"/>
    <w:sig w:usb0="00000000" w:usb1="10000000" w:usb2="00000000" w:usb3="00000000" w:csb0="80000000" w:csb1="00000000"/>
  </w:font>
  <w:font w:name="微软雅黑">
    <w:charset w:val="86"/>
    <w:family w:val="swiss"/>
    <w:pitch w:val="variable"/>
    <w:sig w:usb0="80000287" w:usb1="280F3C52" w:usb2="00000016" w:usb3="00000000" w:csb0="0004001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华文细黑">
    <w:charset w:val="86"/>
    <w:family w:val="auto"/>
    <w:pitch w:val="variable"/>
    <w:sig w:usb0="00000287" w:usb1="080F0000" w:usb2="00000010" w:usb3="00000000" w:csb0="0004009F" w:csb1="00000000"/>
  </w:font>
  <w:font w:name="等线">
    <w:altName w:val="DengXian"/>
    <w:charset w:val="86"/>
    <w:family w:val="auto"/>
    <w:pitch w:val="variable"/>
    <w:sig w:usb0="A00002BF" w:usb1="38CF7CFA" w:usb2="00000016" w:usb3="00000000" w:csb0="0004000F" w:csb1="00000000"/>
  </w:font>
  <w:font w:name="华文仿宋">
    <w:charset w:val="86"/>
    <w:family w:val="auto"/>
    <w:pitch w:val="variable"/>
    <w:sig w:usb0="00000287" w:usb1="080F0000" w:usb2="00000010" w:usb3="00000000" w:csb0="0004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DD3EF" w14:textId="77777777" w:rsidR="00A04004" w:rsidRDefault="00A04004">
    <w:pPr>
      <w:pStyle w:val="a9"/>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27587"/>
      <w:docPartObj>
        <w:docPartGallery w:val="Page Numbers (Bottom of Page)"/>
        <w:docPartUnique/>
      </w:docPartObj>
    </w:sdtPr>
    <w:sdtEndPr/>
    <w:sdtContent>
      <w:p w14:paraId="20972B8E" w14:textId="77777777" w:rsidR="00A04004" w:rsidRDefault="00D077B2">
        <w:pPr>
          <w:pStyle w:val="a9"/>
          <w:ind w:firstLine="360"/>
          <w:jc w:val="right"/>
        </w:pPr>
        <w:r>
          <w:fldChar w:fldCharType="begin"/>
        </w:r>
        <w:r w:rsidR="00A04004">
          <w:instrText>PAGE   \* MERGEFORMAT</w:instrText>
        </w:r>
        <w:r>
          <w:fldChar w:fldCharType="separate"/>
        </w:r>
        <w:r w:rsidR="003A1D9C" w:rsidRPr="003A1D9C">
          <w:rPr>
            <w:noProof/>
            <w:lang w:val="zh-CN"/>
          </w:rPr>
          <w:t>18</w:t>
        </w:r>
        <w:r>
          <w:rPr>
            <w:noProof/>
            <w:lang w:val="zh-CN"/>
          </w:rPr>
          <w:fldChar w:fldCharType="end"/>
        </w:r>
      </w:p>
    </w:sdtContent>
  </w:sdt>
  <w:p w14:paraId="626EB569" w14:textId="77777777" w:rsidR="00A04004" w:rsidRDefault="00A04004">
    <w:pPr>
      <w:pStyle w:val="a9"/>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F9772" w14:textId="77777777" w:rsidR="00A04004" w:rsidRDefault="00A04004">
    <w:pPr>
      <w:pStyle w:val="a9"/>
      <w:ind w:firstLine="360"/>
      <w:jc w:val="right"/>
    </w:pPr>
  </w:p>
  <w:p w14:paraId="3791BAAB" w14:textId="77777777" w:rsidR="00A04004" w:rsidRDefault="00A04004">
    <w:pPr>
      <w:pStyle w:val="a9"/>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818285" w14:textId="77777777" w:rsidR="00E81C3D" w:rsidRDefault="00E81C3D">
      <w:pPr>
        <w:spacing w:line="240" w:lineRule="auto"/>
        <w:ind w:firstLine="420"/>
      </w:pPr>
      <w:r>
        <w:separator/>
      </w:r>
    </w:p>
  </w:footnote>
  <w:footnote w:type="continuationSeparator" w:id="0">
    <w:p w14:paraId="169D4086" w14:textId="77777777" w:rsidR="00E81C3D" w:rsidRDefault="00E81C3D">
      <w:pPr>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071AA" w14:textId="77777777" w:rsidR="00A04004" w:rsidRDefault="00A04004">
    <w:pPr>
      <w:pStyle w:val="ab"/>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F2B28" w14:textId="77777777" w:rsidR="00A04004" w:rsidRDefault="00A04004">
    <w:pPr>
      <w:pStyle w:val="ab"/>
      <w:ind w:firstLine="360"/>
    </w:pPr>
    <w:r>
      <w:rPr>
        <w:rFonts w:hint="eastAsia"/>
      </w:rPr>
      <w:t>广西壮族自治区</w:t>
    </w:r>
    <w:r>
      <w:t>高级人民法院司法</w:t>
    </w:r>
    <w:r>
      <w:rPr>
        <w:rFonts w:hint="eastAsia"/>
      </w:rPr>
      <w:t>行政</w:t>
    </w:r>
    <w:r>
      <w:t>综合管理系统</w:t>
    </w:r>
    <w:r>
      <w:rPr>
        <w:rFonts w:hint="eastAsia"/>
      </w:rPr>
      <w:t>规划</w:t>
    </w:r>
    <w:r>
      <w:t>方案</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BE4D87" w14:textId="77777777" w:rsidR="00A04004" w:rsidRDefault="00A04004">
    <w:pPr>
      <w:pStyle w:val="ab"/>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pt;height:10pt" o:bullet="t">
        <v:imagedata r:id="rId1" o:title="BD21301_"/>
      </v:shape>
    </w:pict>
  </w:numPicBullet>
  <w:abstractNum w:abstractNumId="0">
    <w:nsid w:val="022B4CF8"/>
    <w:multiLevelType w:val="hybridMultilevel"/>
    <w:tmpl w:val="B3FE9C8C"/>
    <w:lvl w:ilvl="0" w:tplc="A7948932">
      <w:start w:val="5"/>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C5623A"/>
    <w:multiLevelType w:val="multilevel"/>
    <w:tmpl w:val="09C659A4"/>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2">
    <w:nsid w:val="03895711"/>
    <w:multiLevelType w:val="hybridMultilevel"/>
    <w:tmpl w:val="039E34C4"/>
    <w:lvl w:ilvl="0" w:tplc="9C04E6B4">
      <w:start w:val="5"/>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265598"/>
    <w:multiLevelType w:val="hybridMultilevel"/>
    <w:tmpl w:val="D0945E5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0497546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A4E767D"/>
    <w:multiLevelType w:val="multilevel"/>
    <w:tmpl w:val="5BB47736"/>
    <w:lvl w:ilvl="0">
      <w:start w:val="1"/>
      <w:numFmt w:val="decimal"/>
      <w:lvlText w:val="%1."/>
      <w:lvlJc w:val="left"/>
      <w:pPr>
        <w:ind w:left="900" w:hanging="480"/>
      </w:pPr>
      <w:rPr>
        <w:rFont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6">
    <w:nsid w:val="0AA87D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9AE50B6"/>
    <w:multiLevelType w:val="hybridMultilevel"/>
    <w:tmpl w:val="EDF2EA5C"/>
    <w:lvl w:ilvl="0" w:tplc="B718C248">
      <w:start w:val="5"/>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4304DF"/>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20FA3DBD"/>
    <w:multiLevelType w:val="hybridMultilevel"/>
    <w:tmpl w:val="61FC653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24B85548"/>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26E12EBD"/>
    <w:multiLevelType w:val="hybridMultilevel"/>
    <w:tmpl w:val="729E993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29086082"/>
    <w:multiLevelType w:val="multilevel"/>
    <w:tmpl w:val="4DD65B2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3">
    <w:nsid w:val="29352236"/>
    <w:multiLevelType w:val="hybridMultilevel"/>
    <w:tmpl w:val="DCEC0284"/>
    <w:lvl w:ilvl="0" w:tplc="CE342E8A">
      <w:start w:val="1"/>
      <w:numFmt w:val="bullet"/>
      <w:pStyle w:val="a"/>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5576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2EAA5FEF"/>
    <w:multiLevelType w:val="multilevel"/>
    <w:tmpl w:val="4880EEB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6">
    <w:nsid w:val="3165265B"/>
    <w:multiLevelType w:val="hybridMultilevel"/>
    <w:tmpl w:val="F538FF70"/>
    <w:lvl w:ilvl="0" w:tplc="5D786324">
      <w:start w:val="5"/>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146D4B"/>
    <w:multiLevelType w:val="multilevel"/>
    <w:tmpl w:val="32146D4B"/>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Cambria" w:hAnsi="Cambria" w:hint="default"/>
        <w:color w:val="22518A"/>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34710336"/>
    <w:multiLevelType w:val="hybridMultilevel"/>
    <w:tmpl w:val="A13262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38D16BD5"/>
    <w:multiLevelType w:val="hybridMultilevel"/>
    <w:tmpl w:val="E12AA3E0"/>
    <w:lvl w:ilvl="0" w:tplc="87F2E4A0">
      <w:start w:val="1"/>
      <w:numFmt w:val="bullet"/>
      <w:pStyle w:val="a0"/>
      <w:lvlText w:val=""/>
      <w:lvlPicBulletId w:val="0"/>
      <w:lvlJc w:val="left"/>
      <w:pPr>
        <w:tabs>
          <w:tab w:val="num" w:pos="1917"/>
        </w:tabs>
        <w:ind w:left="1917" w:hanging="420"/>
      </w:pPr>
      <w:rPr>
        <w:rFonts w:ascii="Symbol" w:hAnsi="Symbol" w:hint="default"/>
        <w:color w:val="auto"/>
      </w:rPr>
    </w:lvl>
    <w:lvl w:ilvl="1" w:tplc="89DAF318">
      <w:start w:val="1"/>
      <w:numFmt w:val="bullet"/>
      <w:lvlText w:val=""/>
      <w:lvlPicBulletId w:val="0"/>
      <w:lvlJc w:val="left"/>
      <w:pPr>
        <w:tabs>
          <w:tab w:val="num" w:pos="2817"/>
        </w:tabs>
        <w:ind w:left="2817" w:hanging="420"/>
      </w:pPr>
      <w:rPr>
        <w:rFonts w:ascii="Symbol" w:hAnsi="Symbol" w:hint="default"/>
        <w:color w:val="auto"/>
      </w:rPr>
    </w:lvl>
    <w:lvl w:ilvl="2" w:tplc="9920D9DA" w:tentative="1">
      <w:start w:val="1"/>
      <w:numFmt w:val="bullet"/>
      <w:lvlText w:val=""/>
      <w:lvlJc w:val="left"/>
      <w:pPr>
        <w:tabs>
          <w:tab w:val="num" w:pos="3237"/>
        </w:tabs>
        <w:ind w:left="3237" w:hanging="420"/>
      </w:pPr>
      <w:rPr>
        <w:rFonts w:ascii="Wingdings" w:hAnsi="Wingdings" w:hint="default"/>
      </w:rPr>
    </w:lvl>
    <w:lvl w:ilvl="3" w:tplc="36C20ABC" w:tentative="1">
      <w:start w:val="1"/>
      <w:numFmt w:val="bullet"/>
      <w:lvlText w:val=""/>
      <w:lvlJc w:val="left"/>
      <w:pPr>
        <w:tabs>
          <w:tab w:val="num" w:pos="3657"/>
        </w:tabs>
        <w:ind w:left="3657" w:hanging="420"/>
      </w:pPr>
      <w:rPr>
        <w:rFonts w:ascii="Wingdings" w:hAnsi="Wingdings" w:hint="default"/>
      </w:rPr>
    </w:lvl>
    <w:lvl w:ilvl="4" w:tplc="21DC7B18" w:tentative="1">
      <w:start w:val="1"/>
      <w:numFmt w:val="bullet"/>
      <w:lvlText w:val=""/>
      <w:lvlJc w:val="left"/>
      <w:pPr>
        <w:tabs>
          <w:tab w:val="num" w:pos="4077"/>
        </w:tabs>
        <w:ind w:left="4077" w:hanging="420"/>
      </w:pPr>
      <w:rPr>
        <w:rFonts w:ascii="Wingdings" w:hAnsi="Wingdings" w:hint="default"/>
      </w:rPr>
    </w:lvl>
    <w:lvl w:ilvl="5" w:tplc="B426B86E" w:tentative="1">
      <w:start w:val="1"/>
      <w:numFmt w:val="bullet"/>
      <w:lvlText w:val=""/>
      <w:lvlJc w:val="left"/>
      <w:pPr>
        <w:tabs>
          <w:tab w:val="num" w:pos="4497"/>
        </w:tabs>
        <w:ind w:left="4497" w:hanging="420"/>
      </w:pPr>
      <w:rPr>
        <w:rFonts w:ascii="Wingdings" w:hAnsi="Wingdings" w:hint="default"/>
      </w:rPr>
    </w:lvl>
    <w:lvl w:ilvl="6" w:tplc="D4DCAF02" w:tentative="1">
      <w:start w:val="1"/>
      <w:numFmt w:val="bullet"/>
      <w:lvlText w:val=""/>
      <w:lvlJc w:val="left"/>
      <w:pPr>
        <w:tabs>
          <w:tab w:val="num" w:pos="4917"/>
        </w:tabs>
        <w:ind w:left="4917" w:hanging="420"/>
      </w:pPr>
      <w:rPr>
        <w:rFonts w:ascii="Wingdings" w:hAnsi="Wingdings" w:hint="default"/>
      </w:rPr>
    </w:lvl>
    <w:lvl w:ilvl="7" w:tplc="757EF7D2" w:tentative="1">
      <w:start w:val="1"/>
      <w:numFmt w:val="bullet"/>
      <w:lvlText w:val=""/>
      <w:lvlJc w:val="left"/>
      <w:pPr>
        <w:tabs>
          <w:tab w:val="num" w:pos="5337"/>
        </w:tabs>
        <w:ind w:left="5337" w:hanging="420"/>
      </w:pPr>
      <w:rPr>
        <w:rFonts w:ascii="Wingdings" w:hAnsi="Wingdings" w:hint="default"/>
      </w:rPr>
    </w:lvl>
    <w:lvl w:ilvl="8" w:tplc="DF7AC92C" w:tentative="1">
      <w:start w:val="1"/>
      <w:numFmt w:val="bullet"/>
      <w:lvlText w:val=""/>
      <w:lvlJc w:val="left"/>
      <w:pPr>
        <w:tabs>
          <w:tab w:val="num" w:pos="5757"/>
        </w:tabs>
        <w:ind w:left="5757" w:hanging="420"/>
      </w:pPr>
      <w:rPr>
        <w:rFonts w:ascii="Wingdings" w:hAnsi="Wingdings" w:hint="default"/>
      </w:rPr>
    </w:lvl>
  </w:abstractNum>
  <w:abstractNum w:abstractNumId="20">
    <w:nsid w:val="3FC77A32"/>
    <w:multiLevelType w:val="hybridMultilevel"/>
    <w:tmpl w:val="2F924DB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404726D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413C5F6D"/>
    <w:multiLevelType w:val="multilevel"/>
    <w:tmpl w:val="25940254"/>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nsid w:val="41744FF0"/>
    <w:multiLevelType w:val="hybridMultilevel"/>
    <w:tmpl w:val="0358C3FA"/>
    <w:lvl w:ilvl="0" w:tplc="D0B07F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43C810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49620027"/>
    <w:multiLevelType w:val="hybridMultilevel"/>
    <w:tmpl w:val="E24C288A"/>
    <w:lvl w:ilvl="0" w:tplc="B734D098">
      <w:start w:val="5"/>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D586677"/>
    <w:multiLevelType w:val="hybridMultilevel"/>
    <w:tmpl w:val="7638E5B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4E7E7DC2"/>
    <w:multiLevelType w:val="hybridMultilevel"/>
    <w:tmpl w:val="4E0C959A"/>
    <w:lvl w:ilvl="0" w:tplc="342A9570">
      <w:start w:val="5"/>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EEF65D8"/>
    <w:multiLevelType w:val="multilevel"/>
    <w:tmpl w:val="AE9287E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nsid w:val="525603E5"/>
    <w:multiLevelType w:val="hybridMultilevel"/>
    <w:tmpl w:val="2B70AAD4"/>
    <w:lvl w:ilvl="0" w:tplc="FFFFFFFF">
      <w:start w:val="1"/>
      <w:numFmt w:val="bullet"/>
      <w:lvlText w:val=""/>
      <w:lvlJc w:val="left"/>
      <w:pPr>
        <w:tabs>
          <w:tab w:val="num" w:pos="420"/>
        </w:tabs>
        <w:ind w:left="42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0">
    <w:nsid w:val="53D714D5"/>
    <w:multiLevelType w:val="multilevel"/>
    <w:tmpl w:val="E2D6EAE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1">
    <w:nsid w:val="544E0A50"/>
    <w:multiLevelType w:val="multilevel"/>
    <w:tmpl w:val="544E0A50"/>
    <w:lvl w:ilvl="0">
      <w:start w:val="1"/>
      <w:numFmt w:val="decimal"/>
      <w:lvlText w:val="%1"/>
      <w:lvlJc w:val="left"/>
      <w:pPr>
        <w:ind w:left="425" w:hanging="425"/>
      </w:pPr>
      <w:rPr>
        <w:rFonts w:hint="eastAsia"/>
      </w:rPr>
    </w:lvl>
    <w:lvl w:ilvl="1">
      <w:start w:val="1"/>
      <w:numFmt w:val="none"/>
      <w:lvlText w:val="2.5"/>
      <w:lvlJc w:val="left"/>
      <w:pPr>
        <w:ind w:left="992" w:hanging="567"/>
      </w:pPr>
      <w:rPr>
        <w:rFonts w:hint="eastAsia"/>
      </w:rPr>
    </w:lvl>
    <w:lvl w:ilvl="2">
      <w:start w:val="1"/>
      <w:numFmt w:val="none"/>
      <w:lvlText w:val="2.6"/>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55030F47"/>
    <w:multiLevelType w:val="hybridMultilevel"/>
    <w:tmpl w:val="7514E318"/>
    <w:lvl w:ilvl="0" w:tplc="E5F210B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5281C9A"/>
    <w:multiLevelType w:val="multilevel"/>
    <w:tmpl w:val="FBC2FBEC"/>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34">
    <w:nsid w:val="5672D2A7"/>
    <w:multiLevelType w:val="multilevel"/>
    <w:tmpl w:val="87B6BE1A"/>
    <w:lvl w:ilvl="0">
      <w:start w:val="1"/>
      <w:numFmt w:val="chineseCountingThousand"/>
      <w:lvlText w:val="第%1章 "/>
      <w:lvlJc w:val="left"/>
      <w:pPr>
        <w:ind w:left="432" w:hanging="432"/>
      </w:pPr>
      <w:rPr>
        <w:rFonts w:hint="eastAsia"/>
        <w:lang w:val="en-US"/>
      </w:rPr>
    </w:lvl>
    <w:lvl w:ilvl="1">
      <w:start w:val="1"/>
      <w:numFmt w:val="decimal"/>
      <w:isLgl/>
      <w:lvlText w:val="%1.%2"/>
      <w:lvlJc w:val="left"/>
      <w:pPr>
        <w:ind w:left="576" w:hanging="576"/>
      </w:pPr>
      <w:rPr>
        <w:rFonts w:ascii="微软雅黑" w:eastAsia="微软雅黑" w:hAnsi="微软雅黑" w:cs="Times New Roman" w:hint="eastAsia"/>
      </w:rPr>
    </w:lvl>
    <w:lvl w:ilvl="2">
      <w:start w:val="1"/>
      <w:numFmt w:val="decimal"/>
      <w:isLgl/>
      <w:lvlText w:val="%1.%2.%3"/>
      <w:lvlJc w:val="left"/>
      <w:pPr>
        <w:ind w:left="720" w:hanging="720"/>
      </w:pPr>
      <w:rPr>
        <w:rFonts w:ascii="微软雅黑" w:eastAsia="微软雅黑" w:hAnsi="微软雅黑" w:cs="Times New Roman" w:hint="eastAsia"/>
      </w:rPr>
    </w:lvl>
    <w:lvl w:ilvl="3">
      <w:start w:val="1"/>
      <w:numFmt w:val="decimal"/>
      <w:lvlText w:val="%1.%2.%3.%4"/>
      <w:lvlJc w:val="left"/>
      <w:pPr>
        <w:ind w:left="864" w:hanging="864"/>
      </w:pPr>
      <w:rPr>
        <w:rFonts w:cs="Times New Roman" w:hint="eastAsia"/>
      </w:rPr>
    </w:lvl>
    <w:lvl w:ilvl="4">
      <w:start w:val="1"/>
      <w:numFmt w:val="decimal"/>
      <w:lvlText w:val="%1.%2.%3.%4.%5"/>
      <w:lvlJc w:val="left"/>
      <w:pPr>
        <w:ind w:left="1008" w:hanging="1008"/>
      </w:pPr>
      <w:rPr>
        <w:rFonts w:cs="Times New Roman" w:hint="eastAsia"/>
      </w:rPr>
    </w:lvl>
    <w:lvl w:ilvl="5">
      <w:start w:val="1"/>
      <w:numFmt w:val="decimal"/>
      <w:lvlText w:val="%1.%2.%3.%4.%5.%6"/>
      <w:lvlJc w:val="left"/>
      <w:pPr>
        <w:ind w:left="1152" w:hanging="1152"/>
      </w:pPr>
      <w:rPr>
        <w:rFonts w:cs="Times New Roman" w:hint="eastAsia"/>
      </w:rPr>
    </w:lvl>
    <w:lvl w:ilvl="6">
      <w:start w:val="1"/>
      <w:numFmt w:val="decimal"/>
      <w:lvlText w:val="%1.%2.%3.%4.%5.%6.%7"/>
      <w:lvlJc w:val="left"/>
      <w:pPr>
        <w:ind w:left="1296" w:hanging="1296"/>
      </w:pPr>
      <w:rPr>
        <w:rFonts w:cs="Times New Roman" w:hint="eastAsia"/>
      </w:rPr>
    </w:lvl>
    <w:lvl w:ilvl="7">
      <w:start w:val="1"/>
      <w:numFmt w:val="decimal"/>
      <w:lvlText w:val="%1.%2.%3.%4.%5.%6.%7.%8"/>
      <w:lvlJc w:val="left"/>
      <w:pPr>
        <w:ind w:left="1440" w:hanging="1440"/>
      </w:pPr>
      <w:rPr>
        <w:rFonts w:cs="Times New Roman" w:hint="eastAsia"/>
      </w:rPr>
    </w:lvl>
    <w:lvl w:ilvl="8">
      <w:start w:val="1"/>
      <w:numFmt w:val="decimal"/>
      <w:lvlText w:val="%1.%2.%3.%4.%5.%6.%7.%8.%9"/>
      <w:lvlJc w:val="left"/>
      <w:pPr>
        <w:ind w:left="1584" w:hanging="1584"/>
      </w:pPr>
      <w:rPr>
        <w:rFonts w:cs="Times New Roman" w:hint="eastAsia"/>
      </w:rPr>
    </w:lvl>
  </w:abstractNum>
  <w:abstractNum w:abstractNumId="35">
    <w:nsid w:val="59F98355"/>
    <w:multiLevelType w:val="singleLevel"/>
    <w:tmpl w:val="59F98355"/>
    <w:lvl w:ilvl="0">
      <w:start w:val="1"/>
      <w:numFmt w:val="chineseCounting"/>
      <w:suff w:val="nothing"/>
      <w:lvlText w:val="%1、"/>
      <w:lvlJc w:val="left"/>
      <w:pPr>
        <w:ind w:left="0" w:firstLine="420"/>
      </w:pPr>
      <w:rPr>
        <w:rFonts w:hint="eastAsia"/>
      </w:rPr>
    </w:lvl>
  </w:abstractNum>
  <w:abstractNum w:abstractNumId="36">
    <w:nsid w:val="59F9E064"/>
    <w:multiLevelType w:val="singleLevel"/>
    <w:tmpl w:val="59F9E064"/>
    <w:lvl w:ilvl="0">
      <w:start w:val="1"/>
      <w:numFmt w:val="decimal"/>
      <w:lvlText w:val="%1."/>
      <w:lvlJc w:val="left"/>
      <w:pPr>
        <w:ind w:left="425" w:hanging="425"/>
      </w:pPr>
      <w:rPr>
        <w:rFonts w:hint="default"/>
      </w:rPr>
    </w:lvl>
  </w:abstractNum>
  <w:abstractNum w:abstractNumId="37">
    <w:nsid w:val="5E552CF0"/>
    <w:multiLevelType w:val="hybridMultilevel"/>
    <w:tmpl w:val="40068748"/>
    <w:lvl w:ilvl="0" w:tplc="0409000F">
      <w:start w:val="1"/>
      <w:numFmt w:val="bullet"/>
      <w:lvlText w:val=""/>
      <w:lvlJc w:val="left"/>
      <w:pPr>
        <w:tabs>
          <w:tab w:val="num" w:pos="420"/>
        </w:tabs>
        <w:ind w:left="42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8">
    <w:nsid w:val="5E7F669D"/>
    <w:multiLevelType w:val="multilevel"/>
    <w:tmpl w:val="C356604C"/>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39">
    <w:nsid w:val="5F7715E0"/>
    <w:multiLevelType w:val="hybridMultilevel"/>
    <w:tmpl w:val="ED98867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nsid w:val="60753BEC"/>
    <w:multiLevelType w:val="hybridMultilevel"/>
    <w:tmpl w:val="2BE693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11954A9"/>
    <w:multiLevelType w:val="hybridMultilevel"/>
    <w:tmpl w:val="59C41F5A"/>
    <w:lvl w:ilvl="0" w:tplc="D916DDF4">
      <w:start w:val="5"/>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29426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nsid w:val="664E12FF"/>
    <w:multiLevelType w:val="multilevel"/>
    <w:tmpl w:val="E86E491C"/>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nsid w:val="672A11E1"/>
    <w:multiLevelType w:val="multilevel"/>
    <w:tmpl w:val="2D56BF8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5">
    <w:nsid w:val="681A7BAB"/>
    <w:multiLevelType w:val="multilevel"/>
    <w:tmpl w:val="2FE0152C"/>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46">
    <w:nsid w:val="691D396A"/>
    <w:multiLevelType w:val="hybridMultilevel"/>
    <w:tmpl w:val="9976E6F2"/>
    <w:lvl w:ilvl="0" w:tplc="FFFFFFFF">
      <w:start w:val="1"/>
      <w:numFmt w:val="bullet"/>
      <w:lvlText w:val=""/>
      <w:lvlJc w:val="left"/>
      <w:pPr>
        <w:tabs>
          <w:tab w:val="num" w:pos="420"/>
        </w:tabs>
        <w:ind w:left="42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7">
    <w:nsid w:val="6AAF7CC5"/>
    <w:multiLevelType w:val="hybridMultilevel"/>
    <w:tmpl w:val="7298AE18"/>
    <w:lvl w:ilvl="0" w:tplc="E5F210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C3B7266"/>
    <w:multiLevelType w:val="multilevel"/>
    <w:tmpl w:val="316EBCAA"/>
    <w:lvl w:ilvl="0">
      <w:start w:val="1"/>
      <w:numFmt w:val="decimal"/>
      <w:lvlText w:val="%1"/>
      <w:lvlJc w:val="left"/>
      <w:pPr>
        <w:ind w:left="425" w:hanging="425"/>
      </w:pPr>
    </w:lvl>
    <w:lvl w:ilvl="1">
      <w:start w:val="1"/>
      <w:numFmt w:val="decimal"/>
      <w:lvlText w:val="%1.%2"/>
      <w:lvlJc w:val="left"/>
      <w:pPr>
        <w:ind w:left="992" w:hanging="567"/>
      </w:pPr>
      <w:rPr>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9">
    <w:nsid w:val="6C9B42E6"/>
    <w:multiLevelType w:val="hybridMultilevel"/>
    <w:tmpl w:val="5568D98E"/>
    <w:lvl w:ilvl="0" w:tplc="E2184B18">
      <w:start w:val="5"/>
      <w:numFmt w:val="decimal"/>
      <w:lvlText w:val="%1."/>
      <w:lvlJc w:val="left"/>
      <w:pPr>
        <w:ind w:left="360" w:hanging="360"/>
      </w:pPr>
      <w:rPr>
        <w:rFonts w:ascii="宋体" w:eastAsia="宋体" w:hAnsi="宋体" w:cs="宋体" w:hint="default"/>
        <w:b w:val="0"/>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1DF3B91"/>
    <w:multiLevelType w:val="hybridMultilevel"/>
    <w:tmpl w:val="E690CF26"/>
    <w:lvl w:ilvl="0" w:tplc="04090003">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1">
    <w:nsid w:val="72307C12"/>
    <w:multiLevelType w:val="multilevel"/>
    <w:tmpl w:val="40B02E42"/>
    <w:lvl w:ilvl="0">
      <w:start w:val="1"/>
      <w:numFmt w:val="decimal"/>
      <w:lvlText w:val="%1."/>
      <w:lvlJc w:val="left"/>
      <w:pPr>
        <w:ind w:left="900" w:hanging="480"/>
      </w:pPr>
      <w:rPr>
        <w:rFonts w:hint="default"/>
      </w:rPr>
    </w:lvl>
    <w:lvl w:ilvl="1">
      <w:start w:val="1"/>
      <w:numFmt w:val="decimal"/>
      <w:lvlText w:val="%2."/>
      <w:lvlJc w:val="left"/>
      <w:pPr>
        <w:ind w:left="1380" w:hanging="480"/>
      </w:pPr>
      <w:rPr>
        <w:rFont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52">
    <w:nsid w:val="73640EF3"/>
    <w:multiLevelType w:val="multilevel"/>
    <w:tmpl w:val="67EC2398"/>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53">
    <w:nsid w:val="737E698F"/>
    <w:multiLevelType w:val="hybridMultilevel"/>
    <w:tmpl w:val="BAFE5AB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4">
    <w:nsid w:val="74A76E86"/>
    <w:multiLevelType w:val="hybridMultilevel"/>
    <w:tmpl w:val="F0A0C378"/>
    <w:lvl w:ilvl="0" w:tplc="BFE8CDE2">
      <w:start w:val="5"/>
      <w:numFmt w:val="decimal"/>
      <w:lvlText w:val="%1."/>
      <w:lvlJc w:val="left"/>
      <w:pPr>
        <w:ind w:left="360" w:hanging="360"/>
      </w:pPr>
      <w:rPr>
        <w:rFonts w:ascii="宋体" w:eastAsia="宋体" w:hAnsi="宋体" w:hint="default"/>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99D4B73"/>
    <w:multiLevelType w:val="hybridMultilevel"/>
    <w:tmpl w:val="5BDEEC36"/>
    <w:lvl w:ilvl="0" w:tplc="473AF540">
      <w:start w:val="5"/>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9BC7C55"/>
    <w:multiLevelType w:val="multilevel"/>
    <w:tmpl w:val="382ECBA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7">
    <w:nsid w:val="7A9B70EC"/>
    <w:multiLevelType w:val="hybridMultilevel"/>
    <w:tmpl w:val="998E7ECA"/>
    <w:lvl w:ilvl="0" w:tplc="7D9C6D0A">
      <w:start w:val="5"/>
      <w:numFmt w:val="decimal"/>
      <w:lvlText w:val="%1."/>
      <w:lvlJc w:val="left"/>
      <w:pPr>
        <w:ind w:left="360" w:hanging="360"/>
      </w:pPr>
      <w:rPr>
        <w:rFonts w:ascii="宋体" w:eastAsia="宋体" w:hAnsi="宋体" w:cs="宋体"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B6777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9">
    <w:nsid w:val="7E0F4BF6"/>
    <w:multiLevelType w:val="hybridMultilevel"/>
    <w:tmpl w:val="C9C89514"/>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560"/>
        </w:tabs>
        <w:ind w:left="1560" w:hanging="72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num w:numId="1">
    <w:abstractNumId w:val="34"/>
  </w:num>
  <w:num w:numId="2">
    <w:abstractNumId w:val="5"/>
  </w:num>
  <w:num w:numId="3">
    <w:abstractNumId w:val="17"/>
  </w:num>
  <w:num w:numId="4">
    <w:abstractNumId w:val="31"/>
  </w:num>
  <w:num w:numId="5">
    <w:abstractNumId w:val="10"/>
  </w:num>
  <w:num w:numId="6">
    <w:abstractNumId w:val="48"/>
  </w:num>
  <w:num w:numId="7">
    <w:abstractNumId w:val="14"/>
  </w:num>
  <w:num w:numId="8">
    <w:abstractNumId w:val="6"/>
  </w:num>
  <w:num w:numId="9">
    <w:abstractNumId w:val="21"/>
  </w:num>
  <w:num w:numId="10">
    <w:abstractNumId w:val="24"/>
  </w:num>
  <w:num w:numId="11">
    <w:abstractNumId w:val="35"/>
  </w:num>
  <w:num w:numId="12">
    <w:abstractNumId w:val="36"/>
  </w:num>
  <w:num w:numId="13">
    <w:abstractNumId w:val="51"/>
  </w:num>
  <w:num w:numId="14">
    <w:abstractNumId w:val="12"/>
  </w:num>
  <w:num w:numId="15">
    <w:abstractNumId w:val="44"/>
  </w:num>
  <w:num w:numId="16">
    <w:abstractNumId w:val="56"/>
  </w:num>
  <w:num w:numId="17">
    <w:abstractNumId w:val="22"/>
  </w:num>
  <w:num w:numId="18">
    <w:abstractNumId w:val="15"/>
  </w:num>
  <w:num w:numId="19">
    <w:abstractNumId w:val="43"/>
  </w:num>
  <w:num w:numId="20">
    <w:abstractNumId w:val="30"/>
  </w:num>
  <w:num w:numId="21">
    <w:abstractNumId w:val="40"/>
  </w:num>
  <w:num w:numId="22">
    <w:abstractNumId w:val="1"/>
  </w:num>
  <w:num w:numId="23">
    <w:abstractNumId w:val="52"/>
  </w:num>
  <w:num w:numId="24">
    <w:abstractNumId w:val="38"/>
  </w:num>
  <w:num w:numId="25">
    <w:abstractNumId w:val="45"/>
  </w:num>
  <w:num w:numId="26">
    <w:abstractNumId w:val="33"/>
  </w:num>
  <w:num w:numId="27">
    <w:abstractNumId w:val="42"/>
  </w:num>
  <w:num w:numId="28">
    <w:abstractNumId w:val="58"/>
  </w:num>
  <w:num w:numId="29">
    <w:abstractNumId w:val="3"/>
  </w:num>
  <w:num w:numId="30">
    <w:abstractNumId w:val="8"/>
  </w:num>
  <w:num w:numId="31">
    <w:abstractNumId w:val="28"/>
  </w:num>
  <w:num w:numId="32">
    <w:abstractNumId w:val="53"/>
  </w:num>
  <w:num w:numId="33">
    <w:abstractNumId w:val="26"/>
  </w:num>
  <w:num w:numId="34">
    <w:abstractNumId w:val="18"/>
  </w:num>
  <w:num w:numId="35">
    <w:abstractNumId w:val="57"/>
  </w:num>
  <w:num w:numId="36">
    <w:abstractNumId w:val="49"/>
  </w:num>
  <w:num w:numId="37">
    <w:abstractNumId w:val="54"/>
  </w:num>
  <w:num w:numId="38">
    <w:abstractNumId w:val="41"/>
  </w:num>
  <w:num w:numId="39">
    <w:abstractNumId w:val="16"/>
  </w:num>
  <w:num w:numId="40">
    <w:abstractNumId w:val="2"/>
  </w:num>
  <w:num w:numId="41">
    <w:abstractNumId w:val="55"/>
  </w:num>
  <w:num w:numId="42">
    <w:abstractNumId w:val="25"/>
  </w:num>
  <w:num w:numId="43">
    <w:abstractNumId w:val="0"/>
  </w:num>
  <w:num w:numId="44">
    <w:abstractNumId w:val="27"/>
  </w:num>
  <w:num w:numId="45">
    <w:abstractNumId w:val="7"/>
  </w:num>
  <w:num w:numId="46">
    <w:abstractNumId w:val="19"/>
  </w:num>
  <w:num w:numId="47">
    <w:abstractNumId w:val="13"/>
  </w:num>
  <w:num w:numId="48">
    <w:abstractNumId w:val="59"/>
  </w:num>
  <w:num w:numId="49">
    <w:abstractNumId w:val="4"/>
  </w:num>
  <w:num w:numId="50">
    <w:abstractNumId w:val="23"/>
  </w:num>
  <w:num w:numId="51">
    <w:abstractNumId w:val="39"/>
  </w:num>
  <w:num w:numId="52">
    <w:abstractNumId w:val="20"/>
  </w:num>
  <w:num w:numId="53">
    <w:abstractNumId w:val="9"/>
  </w:num>
  <w:num w:numId="54">
    <w:abstractNumId w:val="50"/>
  </w:num>
  <w:num w:numId="55">
    <w:abstractNumId w:val="37"/>
  </w:num>
  <w:num w:numId="56">
    <w:abstractNumId w:val="11"/>
  </w:num>
  <w:num w:numId="57">
    <w:abstractNumId w:val="46"/>
  </w:num>
  <w:num w:numId="58">
    <w:abstractNumId w:val="29"/>
  </w:num>
  <w:num w:numId="59">
    <w:abstractNumId w:val="32"/>
  </w:num>
  <w:num w:numId="60">
    <w:abstractNumId w:val="4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trackRevision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B9C"/>
    <w:rsid w:val="00000B9C"/>
    <w:rsid w:val="000018D7"/>
    <w:rsid w:val="00003842"/>
    <w:rsid w:val="00004778"/>
    <w:rsid w:val="000060A1"/>
    <w:rsid w:val="00007128"/>
    <w:rsid w:val="000105E9"/>
    <w:rsid w:val="000135ED"/>
    <w:rsid w:val="00015A00"/>
    <w:rsid w:val="00015CEF"/>
    <w:rsid w:val="00017CBE"/>
    <w:rsid w:val="0002064E"/>
    <w:rsid w:val="00021939"/>
    <w:rsid w:val="000236D8"/>
    <w:rsid w:val="000272D4"/>
    <w:rsid w:val="00030513"/>
    <w:rsid w:val="0003390F"/>
    <w:rsid w:val="00035199"/>
    <w:rsid w:val="00036125"/>
    <w:rsid w:val="00036130"/>
    <w:rsid w:val="00040AC9"/>
    <w:rsid w:val="00041CF7"/>
    <w:rsid w:val="00042746"/>
    <w:rsid w:val="00043F60"/>
    <w:rsid w:val="00046008"/>
    <w:rsid w:val="00046AB9"/>
    <w:rsid w:val="00047038"/>
    <w:rsid w:val="000524DD"/>
    <w:rsid w:val="0005696A"/>
    <w:rsid w:val="0006008F"/>
    <w:rsid w:val="000603F5"/>
    <w:rsid w:val="00062F68"/>
    <w:rsid w:val="000632A4"/>
    <w:rsid w:val="00064106"/>
    <w:rsid w:val="00064D78"/>
    <w:rsid w:val="00072015"/>
    <w:rsid w:val="000720B5"/>
    <w:rsid w:val="00072648"/>
    <w:rsid w:val="00072FC0"/>
    <w:rsid w:val="00075E00"/>
    <w:rsid w:val="000763CC"/>
    <w:rsid w:val="00076EE7"/>
    <w:rsid w:val="0007792F"/>
    <w:rsid w:val="00084297"/>
    <w:rsid w:val="000867E2"/>
    <w:rsid w:val="00091EA5"/>
    <w:rsid w:val="00092FC7"/>
    <w:rsid w:val="000936D4"/>
    <w:rsid w:val="00094EF6"/>
    <w:rsid w:val="0009566A"/>
    <w:rsid w:val="000A679B"/>
    <w:rsid w:val="000B09A6"/>
    <w:rsid w:val="000B4A08"/>
    <w:rsid w:val="000B7C53"/>
    <w:rsid w:val="000C0C7C"/>
    <w:rsid w:val="000C0EFE"/>
    <w:rsid w:val="000C15DF"/>
    <w:rsid w:val="000C2346"/>
    <w:rsid w:val="000C6943"/>
    <w:rsid w:val="000C7F71"/>
    <w:rsid w:val="000D0ED9"/>
    <w:rsid w:val="000D5F89"/>
    <w:rsid w:val="000E02A5"/>
    <w:rsid w:val="000E0D93"/>
    <w:rsid w:val="000E1DFE"/>
    <w:rsid w:val="000E28AF"/>
    <w:rsid w:val="000E317E"/>
    <w:rsid w:val="000E31F1"/>
    <w:rsid w:val="000E345E"/>
    <w:rsid w:val="000E5484"/>
    <w:rsid w:val="000E5E6A"/>
    <w:rsid w:val="000E6ED7"/>
    <w:rsid w:val="000E75A2"/>
    <w:rsid w:val="000F0ACC"/>
    <w:rsid w:val="000F306B"/>
    <w:rsid w:val="000F41F9"/>
    <w:rsid w:val="000F73B0"/>
    <w:rsid w:val="00100C30"/>
    <w:rsid w:val="00101D6F"/>
    <w:rsid w:val="00107B0F"/>
    <w:rsid w:val="00110482"/>
    <w:rsid w:val="001106A2"/>
    <w:rsid w:val="00111A20"/>
    <w:rsid w:val="0011508D"/>
    <w:rsid w:val="00115EC6"/>
    <w:rsid w:val="00121211"/>
    <w:rsid w:val="00123F32"/>
    <w:rsid w:val="00125A6E"/>
    <w:rsid w:val="0013135F"/>
    <w:rsid w:val="001315EE"/>
    <w:rsid w:val="00133674"/>
    <w:rsid w:val="00135F04"/>
    <w:rsid w:val="0013703A"/>
    <w:rsid w:val="00140ABA"/>
    <w:rsid w:val="001413F1"/>
    <w:rsid w:val="0015002B"/>
    <w:rsid w:val="00150F05"/>
    <w:rsid w:val="001511F1"/>
    <w:rsid w:val="00151467"/>
    <w:rsid w:val="00152210"/>
    <w:rsid w:val="00152953"/>
    <w:rsid w:val="00156470"/>
    <w:rsid w:val="00162651"/>
    <w:rsid w:val="001627DC"/>
    <w:rsid w:val="00162BE9"/>
    <w:rsid w:val="001639D7"/>
    <w:rsid w:val="0016412B"/>
    <w:rsid w:val="0016433F"/>
    <w:rsid w:val="00164F2E"/>
    <w:rsid w:val="0017445D"/>
    <w:rsid w:val="001812AD"/>
    <w:rsid w:val="00182AD4"/>
    <w:rsid w:val="001871E3"/>
    <w:rsid w:val="00187941"/>
    <w:rsid w:val="00191E3E"/>
    <w:rsid w:val="00192899"/>
    <w:rsid w:val="0019440C"/>
    <w:rsid w:val="001A0040"/>
    <w:rsid w:val="001A102E"/>
    <w:rsid w:val="001A2D73"/>
    <w:rsid w:val="001A3C79"/>
    <w:rsid w:val="001A4895"/>
    <w:rsid w:val="001A7898"/>
    <w:rsid w:val="001B030F"/>
    <w:rsid w:val="001B3FEB"/>
    <w:rsid w:val="001B4CFD"/>
    <w:rsid w:val="001B5B64"/>
    <w:rsid w:val="001B617F"/>
    <w:rsid w:val="001B7DED"/>
    <w:rsid w:val="001C62AF"/>
    <w:rsid w:val="001D0E7A"/>
    <w:rsid w:val="001D2628"/>
    <w:rsid w:val="001D5782"/>
    <w:rsid w:val="001D77C0"/>
    <w:rsid w:val="001D7DFA"/>
    <w:rsid w:val="001E0E9E"/>
    <w:rsid w:val="001E3EB8"/>
    <w:rsid w:val="001E7EF2"/>
    <w:rsid w:val="001F0A65"/>
    <w:rsid w:val="001F0C80"/>
    <w:rsid w:val="001F20D9"/>
    <w:rsid w:val="001F20EC"/>
    <w:rsid w:val="001F307B"/>
    <w:rsid w:val="001F779B"/>
    <w:rsid w:val="001F7B39"/>
    <w:rsid w:val="00200EC8"/>
    <w:rsid w:val="00201A0D"/>
    <w:rsid w:val="0020531D"/>
    <w:rsid w:val="00206487"/>
    <w:rsid w:val="00207441"/>
    <w:rsid w:val="0021008D"/>
    <w:rsid w:val="00211AB4"/>
    <w:rsid w:val="00215108"/>
    <w:rsid w:val="00216686"/>
    <w:rsid w:val="00217117"/>
    <w:rsid w:val="0021756E"/>
    <w:rsid w:val="00217C95"/>
    <w:rsid w:val="00217CA1"/>
    <w:rsid w:val="00222007"/>
    <w:rsid w:val="002228AC"/>
    <w:rsid w:val="002269EF"/>
    <w:rsid w:val="002304DE"/>
    <w:rsid w:val="0023491C"/>
    <w:rsid w:val="00234B93"/>
    <w:rsid w:val="00237697"/>
    <w:rsid w:val="00240100"/>
    <w:rsid w:val="0024211F"/>
    <w:rsid w:val="00242A02"/>
    <w:rsid w:val="00244054"/>
    <w:rsid w:val="00245259"/>
    <w:rsid w:val="00245CFB"/>
    <w:rsid w:val="00247547"/>
    <w:rsid w:val="002505F1"/>
    <w:rsid w:val="00251F63"/>
    <w:rsid w:val="002535BC"/>
    <w:rsid w:val="00255058"/>
    <w:rsid w:val="00255D4B"/>
    <w:rsid w:val="00257B9E"/>
    <w:rsid w:val="00257E72"/>
    <w:rsid w:val="00260706"/>
    <w:rsid w:val="0026579B"/>
    <w:rsid w:val="00267D5B"/>
    <w:rsid w:val="00270A50"/>
    <w:rsid w:val="00271414"/>
    <w:rsid w:val="00277506"/>
    <w:rsid w:val="00282C03"/>
    <w:rsid w:val="0028618D"/>
    <w:rsid w:val="002950CF"/>
    <w:rsid w:val="0029674F"/>
    <w:rsid w:val="002A42FA"/>
    <w:rsid w:val="002A6E67"/>
    <w:rsid w:val="002B2ADB"/>
    <w:rsid w:val="002B48FD"/>
    <w:rsid w:val="002B4995"/>
    <w:rsid w:val="002B5B7C"/>
    <w:rsid w:val="002B6EFB"/>
    <w:rsid w:val="002B73AE"/>
    <w:rsid w:val="002B79BA"/>
    <w:rsid w:val="002C1DB9"/>
    <w:rsid w:val="002C5C1B"/>
    <w:rsid w:val="002D0CDE"/>
    <w:rsid w:val="002D100A"/>
    <w:rsid w:val="002D3841"/>
    <w:rsid w:val="002D3F8A"/>
    <w:rsid w:val="002D4322"/>
    <w:rsid w:val="002D4CDB"/>
    <w:rsid w:val="002D520F"/>
    <w:rsid w:val="002D5BCA"/>
    <w:rsid w:val="002D762D"/>
    <w:rsid w:val="002D7749"/>
    <w:rsid w:val="002D7A0C"/>
    <w:rsid w:val="002E17A7"/>
    <w:rsid w:val="002E23B3"/>
    <w:rsid w:val="002E3CCC"/>
    <w:rsid w:val="002E5C63"/>
    <w:rsid w:val="002E5CFE"/>
    <w:rsid w:val="002E5F21"/>
    <w:rsid w:val="002F2476"/>
    <w:rsid w:val="002F3B55"/>
    <w:rsid w:val="00305715"/>
    <w:rsid w:val="00310C67"/>
    <w:rsid w:val="00313286"/>
    <w:rsid w:val="00313E83"/>
    <w:rsid w:val="00315260"/>
    <w:rsid w:val="00315953"/>
    <w:rsid w:val="003172E9"/>
    <w:rsid w:val="0032053F"/>
    <w:rsid w:val="00322663"/>
    <w:rsid w:val="00325467"/>
    <w:rsid w:val="003258B3"/>
    <w:rsid w:val="00326578"/>
    <w:rsid w:val="00330564"/>
    <w:rsid w:val="003324F1"/>
    <w:rsid w:val="003328A6"/>
    <w:rsid w:val="0033427B"/>
    <w:rsid w:val="003352EB"/>
    <w:rsid w:val="0033617A"/>
    <w:rsid w:val="00336B66"/>
    <w:rsid w:val="0034264C"/>
    <w:rsid w:val="00344253"/>
    <w:rsid w:val="00346E0E"/>
    <w:rsid w:val="00347F33"/>
    <w:rsid w:val="00357731"/>
    <w:rsid w:val="003626E3"/>
    <w:rsid w:val="00362CD2"/>
    <w:rsid w:val="00373B2D"/>
    <w:rsid w:val="00374B15"/>
    <w:rsid w:val="0037600B"/>
    <w:rsid w:val="003769B5"/>
    <w:rsid w:val="00377DCB"/>
    <w:rsid w:val="0038674E"/>
    <w:rsid w:val="0039099C"/>
    <w:rsid w:val="00390CF5"/>
    <w:rsid w:val="003922B0"/>
    <w:rsid w:val="003948E0"/>
    <w:rsid w:val="00396684"/>
    <w:rsid w:val="0039739F"/>
    <w:rsid w:val="003A07AB"/>
    <w:rsid w:val="003A1D9C"/>
    <w:rsid w:val="003A218E"/>
    <w:rsid w:val="003A6AB9"/>
    <w:rsid w:val="003B19FF"/>
    <w:rsid w:val="003B1BEA"/>
    <w:rsid w:val="003B1D2F"/>
    <w:rsid w:val="003B2FE3"/>
    <w:rsid w:val="003B6027"/>
    <w:rsid w:val="003B613F"/>
    <w:rsid w:val="003B694B"/>
    <w:rsid w:val="003B7852"/>
    <w:rsid w:val="003C6AA6"/>
    <w:rsid w:val="003D40A3"/>
    <w:rsid w:val="003D49E0"/>
    <w:rsid w:val="003D5309"/>
    <w:rsid w:val="003D575C"/>
    <w:rsid w:val="003D5F8F"/>
    <w:rsid w:val="003D6256"/>
    <w:rsid w:val="003D6570"/>
    <w:rsid w:val="003D6A6A"/>
    <w:rsid w:val="003D753E"/>
    <w:rsid w:val="003D7CD0"/>
    <w:rsid w:val="003E0195"/>
    <w:rsid w:val="003E0961"/>
    <w:rsid w:val="003E5553"/>
    <w:rsid w:val="003F067C"/>
    <w:rsid w:val="003F0F86"/>
    <w:rsid w:val="003F1BE7"/>
    <w:rsid w:val="003F6283"/>
    <w:rsid w:val="003F62D9"/>
    <w:rsid w:val="003F7855"/>
    <w:rsid w:val="003F7D72"/>
    <w:rsid w:val="004019DE"/>
    <w:rsid w:val="00403592"/>
    <w:rsid w:val="0041329C"/>
    <w:rsid w:val="0041378A"/>
    <w:rsid w:val="00415095"/>
    <w:rsid w:val="00422B77"/>
    <w:rsid w:val="00422FFE"/>
    <w:rsid w:val="0042334D"/>
    <w:rsid w:val="00424DDB"/>
    <w:rsid w:val="004325FC"/>
    <w:rsid w:val="0043449F"/>
    <w:rsid w:val="00440A10"/>
    <w:rsid w:val="00443961"/>
    <w:rsid w:val="00444411"/>
    <w:rsid w:val="00447E67"/>
    <w:rsid w:val="004505DC"/>
    <w:rsid w:val="0045266B"/>
    <w:rsid w:val="00452791"/>
    <w:rsid w:val="00453181"/>
    <w:rsid w:val="00453991"/>
    <w:rsid w:val="00455A7D"/>
    <w:rsid w:val="00456769"/>
    <w:rsid w:val="00456CEE"/>
    <w:rsid w:val="00461A26"/>
    <w:rsid w:val="00461ACD"/>
    <w:rsid w:val="00466EFF"/>
    <w:rsid w:val="00467951"/>
    <w:rsid w:val="00470650"/>
    <w:rsid w:val="004713D1"/>
    <w:rsid w:val="00472402"/>
    <w:rsid w:val="00473418"/>
    <w:rsid w:val="00473815"/>
    <w:rsid w:val="00474C7A"/>
    <w:rsid w:val="0047658B"/>
    <w:rsid w:val="00481C77"/>
    <w:rsid w:val="004865F3"/>
    <w:rsid w:val="00487071"/>
    <w:rsid w:val="00490DE5"/>
    <w:rsid w:val="00492742"/>
    <w:rsid w:val="0049547B"/>
    <w:rsid w:val="004A13EB"/>
    <w:rsid w:val="004A5E84"/>
    <w:rsid w:val="004A6628"/>
    <w:rsid w:val="004A6CA8"/>
    <w:rsid w:val="004A739B"/>
    <w:rsid w:val="004A7E93"/>
    <w:rsid w:val="004B2B00"/>
    <w:rsid w:val="004B2F5D"/>
    <w:rsid w:val="004B32BB"/>
    <w:rsid w:val="004B4F19"/>
    <w:rsid w:val="004B7CD6"/>
    <w:rsid w:val="004C148A"/>
    <w:rsid w:val="004C51FA"/>
    <w:rsid w:val="004C7325"/>
    <w:rsid w:val="004D23DE"/>
    <w:rsid w:val="004D43A3"/>
    <w:rsid w:val="004D6148"/>
    <w:rsid w:val="004E06A7"/>
    <w:rsid w:val="004E1365"/>
    <w:rsid w:val="004E196D"/>
    <w:rsid w:val="004E1F36"/>
    <w:rsid w:val="004E4260"/>
    <w:rsid w:val="004E627C"/>
    <w:rsid w:val="004F16E8"/>
    <w:rsid w:val="004F2530"/>
    <w:rsid w:val="004F3571"/>
    <w:rsid w:val="004F3B67"/>
    <w:rsid w:val="004F4ED6"/>
    <w:rsid w:val="004F52B5"/>
    <w:rsid w:val="00501761"/>
    <w:rsid w:val="005019BC"/>
    <w:rsid w:val="00501D88"/>
    <w:rsid w:val="00506206"/>
    <w:rsid w:val="0050760E"/>
    <w:rsid w:val="00510E54"/>
    <w:rsid w:val="00512585"/>
    <w:rsid w:val="00513119"/>
    <w:rsid w:val="005135C3"/>
    <w:rsid w:val="0051443E"/>
    <w:rsid w:val="00514476"/>
    <w:rsid w:val="00517EC1"/>
    <w:rsid w:val="00521FA6"/>
    <w:rsid w:val="00523F51"/>
    <w:rsid w:val="00524E41"/>
    <w:rsid w:val="005263E9"/>
    <w:rsid w:val="0052722B"/>
    <w:rsid w:val="00527501"/>
    <w:rsid w:val="0053314A"/>
    <w:rsid w:val="0053406B"/>
    <w:rsid w:val="0053461C"/>
    <w:rsid w:val="00536460"/>
    <w:rsid w:val="00537048"/>
    <w:rsid w:val="00540C3F"/>
    <w:rsid w:val="0054435A"/>
    <w:rsid w:val="00545B61"/>
    <w:rsid w:val="00550E95"/>
    <w:rsid w:val="00552336"/>
    <w:rsid w:val="00552865"/>
    <w:rsid w:val="00552972"/>
    <w:rsid w:val="005530DB"/>
    <w:rsid w:val="0055331A"/>
    <w:rsid w:val="00555223"/>
    <w:rsid w:val="00562D2F"/>
    <w:rsid w:val="005647E4"/>
    <w:rsid w:val="00564E60"/>
    <w:rsid w:val="00566D96"/>
    <w:rsid w:val="0057040A"/>
    <w:rsid w:val="00571632"/>
    <w:rsid w:val="0057303E"/>
    <w:rsid w:val="00573B44"/>
    <w:rsid w:val="0058063E"/>
    <w:rsid w:val="00585710"/>
    <w:rsid w:val="005873B5"/>
    <w:rsid w:val="00587D6A"/>
    <w:rsid w:val="00591A85"/>
    <w:rsid w:val="00593630"/>
    <w:rsid w:val="005A5C0C"/>
    <w:rsid w:val="005A640B"/>
    <w:rsid w:val="005A6D80"/>
    <w:rsid w:val="005A77D8"/>
    <w:rsid w:val="005B18EE"/>
    <w:rsid w:val="005B412D"/>
    <w:rsid w:val="005B4E14"/>
    <w:rsid w:val="005C6EAE"/>
    <w:rsid w:val="005D10AC"/>
    <w:rsid w:val="005D12BA"/>
    <w:rsid w:val="005D139E"/>
    <w:rsid w:val="005D29E8"/>
    <w:rsid w:val="005D387B"/>
    <w:rsid w:val="005D4B17"/>
    <w:rsid w:val="005D7D74"/>
    <w:rsid w:val="005E06C0"/>
    <w:rsid w:val="005E4464"/>
    <w:rsid w:val="005E5A2D"/>
    <w:rsid w:val="005F02B0"/>
    <w:rsid w:val="005F0AF3"/>
    <w:rsid w:val="005F0B8F"/>
    <w:rsid w:val="005F5681"/>
    <w:rsid w:val="005F5B48"/>
    <w:rsid w:val="00605AF9"/>
    <w:rsid w:val="00605DE8"/>
    <w:rsid w:val="006128D8"/>
    <w:rsid w:val="00613BCB"/>
    <w:rsid w:val="00614C93"/>
    <w:rsid w:val="00615602"/>
    <w:rsid w:val="0061563C"/>
    <w:rsid w:val="00615B92"/>
    <w:rsid w:val="00622E2E"/>
    <w:rsid w:val="006246E5"/>
    <w:rsid w:val="00627E94"/>
    <w:rsid w:val="006342E4"/>
    <w:rsid w:val="006359B5"/>
    <w:rsid w:val="006368C4"/>
    <w:rsid w:val="00637951"/>
    <w:rsid w:val="006421A5"/>
    <w:rsid w:val="0064518E"/>
    <w:rsid w:val="00652214"/>
    <w:rsid w:val="00663238"/>
    <w:rsid w:val="00664379"/>
    <w:rsid w:val="0066501B"/>
    <w:rsid w:val="00665F68"/>
    <w:rsid w:val="006664BC"/>
    <w:rsid w:val="00666B3D"/>
    <w:rsid w:val="00667BE3"/>
    <w:rsid w:val="00667ED4"/>
    <w:rsid w:val="006736F6"/>
    <w:rsid w:val="006765CE"/>
    <w:rsid w:val="0068321B"/>
    <w:rsid w:val="00683526"/>
    <w:rsid w:val="006841C8"/>
    <w:rsid w:val="0068552C"/>
    <w:rsid w:val="00686989"/>
    <w:rsid w:val="00687CB6"/>
    <w:rsid w:val="0069088E"/>
    <w:rsid w:val="006950C9"/>
    <w:rsid w:val="00696DB8"/>
    <w:rsid w:val="006A14C2"/>
    <w:rsid w:val="006A31CA"/>
    <w:rsid w:val="006A6B9C"/>
    <w:rsid w:val="006A76DD"/>
    <w:rsid w:val="006B0DDF"/>
    <w:rsid w:val="006B147C"/>
    <w:rsid w:val="006B3981"/>
    <w:rsid w:val="006B3EED"/>
    <w:rsid w:val="006B5E59"/>
    <w:rsid w:val="006C34C6"/>
    <w:rsid w:val="006C48D1"/>
    <w:rsid w:val="006C7E8F"/>
    <w:rsid w:val="006D1B0B"/>
    <w:rsid w:val="006D1B7F"/>
    <w:rsid w:val="006D1BD5"/>
    <w:rsid w:val="006D2E73"/>
    <w:rsid w:val="006D2F88"/>
    <w:rsid w:val="006D45EC"/>
    <w:rsid w:val="006D4C5F"/>
    <w:rsid w:val="006D4D4F"/>
    <w:rsid w:val="006D4DD6"/>
    <w:rsid w:val="006D5BBA"/>
    <w:rsid w:val="006D6B38"/>
    <w:rsid w:val="006E04B1"/>
    <w:rsid w:val="006E0765"/>
    <w:rsid w:val="006E08F5"/>
    <w:rsid w:val="006E1C0B"/>
    <w:rsid w:val="006E51EE"/>
    <w:rsid w:val="006E6179"/>
    <w:rsid w:val="006F2095"/>
    <w:rsid w:val="006F212C"/>
    <w:rsid w:val="006F383A"/>
    <w:rsid w:val="006F3C97"/>
    <w:rsid w:val="006F7513"/>
    <w:rsid w:val="006F7DB0"/>
    <w:rsid w:val="006F7F70"/>
    <w:rsid w:val="007006AA"/>
    <w:rsid w:val="007016B5"/>
    <w:rsid w:val="00703BF4"/>
    <w:rsid w:val="00704D40"/>
    <w:rsid w:val="007065CE"/>
    <w:rsid w:val="00710741"/>
    <w:rsid w:val="007109CF"/>
    <w:rsid w:val="007112DA"/>
    <w:rsid w:val="0071563A"/>
    <w:rsid w:val="007208EB"/>
    <w:rsid w:val="00720EC7"/>
    <w:rsid w:val="00723B39"/>
    <w:rsid w:val="007339FE"/>
    <w:rsid w:val="00734D48"/>
    <w:rsid w:val="00734FB2"/>
    <w:rsid w:val="00736A65"/>
    <w:rsid w:val="00742509"/>
    <w:rsid w:val="0074266B"/>
    <w:rsid w:val="00743650"/>
    <w:rsid w:val="007468B9"/>
    <w:rsid w:val="00750EA5"/>
    <w:rsid w:val="00754523"/>
    <w:rsid w:val="007567F4"/>
    <w:rsid w:val="00756ACD"/>
    <w:rsid w:val="00761147"/>
    <w:rsid w:val="0076658E"/>
    <w:rsid w:val="00766C2F"/>
    <w:rsid w:val="00774598"/>
    <w:rsid w:val="00776A2F"/>
    <w:rsid w:val="00776F25"/>
    <w:rsid w:val="00782278"/>
    <w:rsid w:val="007907CC"/>
    <w:rsid w:val="00792D1C"/>
    <w:rsid w:val="00795E8E"/>
    <w:rsid w:val="00796A56"/>
    <w:rsid w:val="007A41D8"/>
    <w:rsid w:val="007B11E3"/>
    <w:rsid w:val="007B1344"/>
    <w:rsid w:val="007B1E9E"/>
    <w:rsid w:val="007B482B"/>
    <w:rsid w:val="007B59BD"/>
    <w:rsid w:val="007B7A28"/>
    <w:rsid w:val="007C263C"/>
    <w:rsid w:val="007C308B"/>
    <w:rsid w:val="007D30F8"/>
    <w:rsid w:val="007D4C01"/>
    <w:rsid w:val="007D7C4A"/>
    <w:rsid w:val="007D7DAE"/>
    <w:rsid w:val="007E44AC"/>
    <w:rsid w:val="007E5814"/>
    <w:rsid w:val="007E5D1A"/>
    <w:rsid w:val="007E76A7"/>
    <w:rsid w:val="007F189C"/>
    <w:rsid w:val="007F4BB7"/>
    <w:rsid w:val="007F5D9D"/>
    <w:rsid w:val="007F7E4F"/>
    <w:rsid w:val="00801BEC"/>
    <w:rsid w:val="00803E9C"/>
    <w:rsid w:val="0080791F"/>
    <w:rsid w:val="00810EB8"/>
    <w:rsid w:val="00811A61"/>
    <w:rsid w:val="00812497"/>
    <w:rsid w:val="008129F0"/>
    <w:rsid w:val="00814703"/>
    <w:rsid w:val="00814A2E"/>
    <w:rsid w:val="00815C57"/>
    <w:rsid w:val="008166C5"/>
    <w:rsid w:val="00816D51"/>
    <w:rsid w:val="008178DC"/>
    <w:rsid w:val="008210B8"/>
    <w:rsid w:val="0082120B"/>
    <w:rsid w:val="008215AD"/>
    <w:rsid w:val="008215F5"/>
    <w:rsid w:val="00832AB6"/>
    <w:rsid w:val="00832C37"/>
    <w:rsid w:val="00833694"/>
    <w:rsid w:val="00843F24"/>
    <w:rsid w:val="00844629"/>
    <w:rsid w:val="008453B1"/>
    <w:rsid w:val="008500AD"/>
    <w:rsid w:val="00850B79"/>
    <w:rsid w:val="0085229E"/>
    <w:rsid w:val="00855D2D"/>
    <w:rsid w:val="0086396D"/>
    <w:rsid w:val="008651C3"/>
    <w:rsid w:val="008657F6"/>
    <w:rsid w:val="00866E15"/>
    <w:rsid w:val="00871B9A"/>
    <w:rsid w:val="00871FF2"/>
    <w:rsid w:val="008735F1"/>
    <w:rsid w:val="00873BAD"/>
    <w:rsid w:val="008764A6"/>
    <w:rsid w:val="0088064C"/>
    <w:rsid w:val="008830DF"/>
    <w:rsid w:val="00884FF1"/>
    <w:rsid w:val="00885EEE"/>
    <w:rsid w:val="008868AC"/>
    <w:rsid w:val="0088692C"/>
    <w:rsid w:val="00886DAB"/>
    <w:rsid w:val="00892D68"/>
    <w:rsid w:val="00893827"/>
    <w:rsid w:val="00893D59"/>
    <w:rsid w:val="00896CE2"/>
    <w:rsid w:val="008A2A3C"/>
    <w:rsid w:val="008A4866"/>
    <w:rsid w:val="008A5A1D"/>
    <w:rsid w:val="008B1BD6"/>
    <w:rsid w:val="008B3088"/>
    <w:rsid w:val="008B3548"/>
    <w:rsid w:val="008B402D"/>
    <w:rsid w:val="008B49FB"/>
    <w:rsid w:val="008C0F1B"/>
    <w:rsid w:val="008C2DCB"/>
    <w:rsid w:val="008C2E8A"/>
    <w:rsid w:val="008C7A88"/>
    <w:rsid w:val="008E0991"/>
    <w:rsid w:val="008E0C15"/>
    <w:rsid w:val="008E3565"/>
    <w:rsid w:val="008E41C4"/>
    <w:rsid w:val="008F105C"/>
    <w:rsid w:val="008F163C"/>
    <w:rsid w:val="008F182A"/>
    <w:rsid w:val="008F1980"/>
    <w:rsid w:val="008F1C26"/>
    <w:rsid w:val="008F3B9C"/>
    <w:rsid w:val="009002E0"/>
    <w:rsid w:val="00901B3D"/>
    <w:rsid w:val="00903435"/>
    <w:rsid w:val="00906F1F"/>
    <w:rsid w:val="009103B2"/>
    <w:rsid w:val="0091056E"/>
    <w:rsid w:val="00910B6B"/>
    <w:rsid w:val="009125BE"/>
    <w:rsid w:val="00913CC5"/>
    <w:rsid w:val="00914D8C"/>
    <w:rsid w:val="009224B5"/>
    <w:rsid w:val="009234CC"/>
    <w:rsid w:val="009234F6"/>
    <w:rsid w:val="009254C1"/>
    <w:rsid w:val="0092557C"/>
    <w:rsid w:val="009340D7"/>
    <w:rsid w:val="009345C2"/>
    <w:rsid w:val="00934EAF"/>
    <w:rsid w:val="00942131"/>
    <w:rsid w:val="009439DE"/>
    <w:rsid w:val="00946185"/>
    <w:rsid w:val="009461AD"/>
    <w:rsid w:val="009518BC"/>
    <w:rsid w:val="00956F8F"/>
    <w:rsid w:val="0095746F"/>
    <w:rsid w:val="00961607"/>
    <w:rsid w:val="0096234F"/>
    <w:rsid w:val="009626E4"/>
    <w:rsid w:val="009641E2"/>
    <w:rsid w:val="0096650C"/>
    <w:rsid w:val="00975B5C"/>
    <w:rsid w:val="00977B6E"/>
    <w:rsid w:val="00981C94"/>
    <w:rsid w:val="00982595"/>
    <w:rsid w:val="00983421"/>
    <w:rsid w:val="009835F5"/>
    <w:rsid w:val="0098395F"/>
    <w:rsid w:val="009865C6"/>
    <w:rsid w:val="00990772"/>
    <w:rsid w:val="00995E6E"/>
    <w:rsid w:val="00996762"/>
    <w:rsid w:val="009A1B82"/>
    <w:rsid w:val="009A2EAD"/>
    <w:rsid w:val="009A6347"/>
    <w:rsid w:val="009B3C3D"/>
    <w:rsid w:val="009B3F32"/>
    <w:rsid w:val="009B5719"/>
    <w:rsid w:val="009B5F6F"/>
    <w:rsid w:val="009B6EA1"/>
    <w:rsid w:val="009B7C97"/>
    <w:rsid w:val="009C08A5"/>
    <w:rsid w:val="009C3A97"/>
    <w:rsid w:val="009C46EF"/>
    <w:rsid w:val="009C7C44"/>
    <w:rsid w:val="009D16CF"/>
    <w:rsid w:val="009D2502"/>
    <w:rsid w:val="009D3862"/>
    <w:rsid w:val="009D38AB"/>
    <w:rsid w:val="009D478E"/>
    <w:rsid w:val="009D69DD"/>
    <w:rsid w:val="009D6AAB"/>
    <w:rsid w:val="009E132A"/>
    <w:rsid w:val="009E1C0D"/>
    <w:rsid w:val="009E1CCB"/>
    <w:rsid w:val="009E61B4"/>
    <w:rsid w:val="009E78B9"/>
    <w:rsid w:val="009E7EB8"/>
    <w:rsid w:val="009F0634"/>
    <w:rsid w:val="009F3549"/>
    <w:rsid w:val="00A00177"/>
    <w:rsid w:val="00A01953"/>
    <w:rsid w:val="00A01CA5"/>
    <w:rsid w:val="00A034EE"/>
    <w:rsid w:val="00A04004"/>
    <w:rsid w:val="00A061BF"/>
    <w:rsid w:val="00A07F9D"/>
    <w:rsid w:val="00A17251"/>
    <w:rsid w:val="00A21CE0"/>
    <w:rsid w:val="00A2213D"/>
    <w:rsid w:val="00A27077"/>
    <w:rsid w:val="00A31768"/>
    <w:rsid w:val="00A318C8"/>
    <w:rsid w:val="00A32475"/>
    <w:rsid w:val="00A33E2D"/>
    <w:rsid w:val="00A359A6"/>
    <w:rsid w:val="00A36E2E"/>
    <w:rsid w:val="00A43DC2"/>
    <w:rsid w:val="00A47313"/>
    <w:rsid w:val="00A5032D"/>
    <w:rsid w:val="00A532CB"/>
    <w:rsid w:val="00A56F09"/>
    <w:rsid w:val="00A6298C"/>
    <w:rsid w:val="00A62F29"/>
    <w:rsid w:val="00A6620D"/>
    <w:rsid w:val="00A668F3"/>
    <w:rsid w:val="00A70214"/>
    <w:rsid w:val="00A716D3"/>
    <w:rsid w:val="00A717FE"/>
    <w:rsid w:val="00A74E49"/>
    <w:rsid w:val="00A76196"/>
    <w:rsid w:val="00A80E85"/>
    <w:rsid w:val="00A81E92"/>
    <w:rsid w:val="00A83E56"/>
    <w:rsid w:val="00A83EF0"/>
    <w:rsid w:val="00A84658"/>
    <w:rsid w:val="00A84B45"/>
    <w:rsid w:val="00A856A5"/>
    <w:rsid w:val="00A85BF1"/>
    <w:rsid w:val="00A86079"/>
    <w:rsid w:val="00A86350"/>
    <w:rsid w:val="00A87424"/>
    <w:rsid w:val="00A94187"/>
    <w:rsid w:val="00A956EF"/>
    <w:rsid w:val="00A966B7"/>
    <w:rsid w:val="00AA6678"/>
    <w:rsid w:val="00AA6873"/>
    <w:rsid w:val="00AA78CE"/>
    <w:rsid w:val="00AA795C"/>
    <w:rsid w:val="00AB0FCD"/>
    <w:rsid w:val="00AB10CC"/>
    <w:rsid w:val="00AB2751"/>
    <w:rsid w:val="00AB30EF"/>
    <w:rsid w:val="00AB5908"/>
    <w:rsid w:val="00AB5983"/>
    <w:rsid w:val="00AB5E2C"/>
    <w:rsid w:val="00AB63E0"/>
    <w:rsid w:val="00AB6BA8"/>
    <w:rsid w:val="00AB7F4A"/>
    <w:rsid w:val="00AC158F"/>
    <w:rsid w:val="00AC2CA9"/>
    <w:rsid w:val="00AD1072"/>
    <w:rsid w:val="00AD1B73"/>
    <w:rsid w:val="00AD5D89"/>
    <w:rsid w:val="00AD6B4C"/>
    <w:rsid w:val="00AE0692"/>
    <w:rsid w:val="00AE5996"/>
    <w:rsid w:val="00AE5DC4"/>
    <w:rsid w:val="00AE6B10"/>
    <w:rsid w:val="00AF01AE"/>
    <w:rsid w:val="00AF34A1"/>
    <w:rsid w:val="00AF4A6B"/>
    <w:rsid w:val="00AF66C2"/>
    <w:rsid w:val="00B04A35"/>
    <w:rsid w:val="00B05E6B"/>
    <w:rsid w:val="00B060AC"/>
    <w:rsid w:val="00B1011F"/>
    <w:rsid w:val="00B117EA"/>
    <w:rsid w:val="00B13EFC"/>
    <w:rsid w:val="00B21849"/>
    <w:rsid w:val="00B21D2F"/>
    <w:rsid w:val="00B2417E"/>
    <w:rsid w:val="00B2564D"/>
    <w:rsid w:val="00B26C15"/>
    <w:rsid w:val="00B35540"/>
    <w:rsid w:val="00B355C1"/>
    <w:rsid w:val="00B374CA"/>
    <w:rsid w:val="00B40207"/>
    <w:rsid w:val="00B4263F"/>
    <w:rsid w:val="00B42C50"/>
    <w:rsid w:val="00B443DB"/>
    <w:rsid w:val="00B45BA8"/>
    <w:rsid w:val="00B47968"/>
    <w:rsid w:val="00B53C39"/>
    <w:rsid w:val="00B56690"/>
    <w:rsid w:val="00B568A9"/>
    <w:rsid w:val="00B618B8"/>
    <w:rsid w:val="00B62701"/>
    <w:rsid w:val="00B731C1"/>
    <w:rsid w:val="00B7528B"/>
    <w:rsid w:val="00B802FB"/>
    <w:rsid w:val="00B81EC7"/>
    <w:rsid w:val="00B84F48"/>
    <w:rsid w:val="00B911EE"/>
    <w:rsid w:val="00B94647"/>
    <w:rsid w:val="00B978B0"/>
    <w:rsid w:val="00BA347E"/>
    <w:rsid w:val="00BA610B"/>
    <w:rsid w:val="00BB0900"/>
    <w:rsid w:val="00BB19AA"/>
    <w:rsid w:val="00BB20F5"/>
    <w:rsid w:val="00BB3D4E"/>
    <w:rsid w:val="00BB4BC0"/>
    <w:rsid w:val="00BB795E"/>
    <w:rsid w:val="00BB7D66"/>
    <w:rsid w:val="00BC651C"/>
    <w:rsid w:val="00BD0F36"/>
    <w:rsid w:val="00BD4DC5"/>
    <w:rsid w:val="00BD7F05"/>
    <w:rsid w:val="00BE13B0"/>
    <w:rsid w:val="00BE13F4"/>
    <w:rsid w:val="00BE1FBE"/>
    <w:rsid w:val="00BE3B4D"/>
    <w:rsid w:val="00BE4196"/>
    <w:rsid w:val="00BE4428"/>
    <w:rsid w:val="00BE4966"/>
    <w:rsid w:val="00BE6A6E"/>
    <w:rsid w:val="00BE6A80"/>
    <w:rsid w:val="00BE7C68"/>
    <w:rsid w:val="00BE7F42"/>
    <w:rsid w:val="00BF47A7"/>
    <w:rsid w:val="00BF6968"/>
    <w:rsid w:val="00C020E7"/>
    <w:rsid w:val="00C03E9F"/>
    <w:rsid w:val="00C04970"/>
    <w:rsid w:val="00C0683D"/>
    <w:rsid w:val="00C120E9"/>
    <w:rsid w:val="00C12D3B"/>
    <w:rsid w:val="00C14643"/>
    <w:rsid w:val="00C1663D"/>
    <w:rsid w:val="00C17E56"/>
    <w:rsid w:val="00C233E9"/>
    <w:rsid w:val="00C259EE"/>
    <w:rsid w:val="00C26D41"/>
    <w:rsid w:val="00C277B8"/>
    <w:rsid w:val="00C31751"/>
    <w:rsid w:val="00C31C03"/>
    <w:rsid w:val="00C31EB1"/>
    <w:rsid w:val="00C32079"/>
    <w:rsid w:val="00C3297D"/>
    <w:rsid w:val="00C35B12"/>
    <w:rsid w:val="00C36340"/>
    <w:rsid w:val="00C375DE"/>
    <w:rsid w:val="00C44C32"/>
    <w:rsid w:val="00C45318"/>
    <w:rsid w:val="00C46233"/>
    <w:rsid w:val="00C476AD"/>
    <w:rsid w:val="00C47AE8"/>
    <w:rsid w:val="00C50C3F"/>
    <w:rsid w:val="00C64920"/>
    <w:rsid w:val="00C65240"/>
    <w:rsid w:val="00C65B18"/>
    <w:rsid w:val="00C6622C"/>
    <w:rsid w:val="00C720C5"/>
    <w:rsid w:val="00C72922"/>
    <w:rsid w:val="00C7333B"/>
    <w:rsid w:val="00C73C16"/>
    <w:rsid w:val="00C76A6D"/>
    <w:rsid w:val="00C8039A"/>
    <w:rsid w:val="00C81708"/>
    <w:rsid w:val="00C8219D"/>
    <w:rsid w:val="00C825B3"/>
    <w:rsid w:val="00C829C4"/>
    <w:rsid w:val="00C84416"/>
    <w:rsid w:val="00C9219C"/>
    <w:rsid w:val="00C92A35"/>
    <w:rsid w:val="00C943B7"/>
    <w:rsid w:val="00C9447C"/>
    <w:rsid w:val="00C9577E"/>
    <w:rsid w:val="00C967A7"/>
    <w:rsid w:val="00C97C27"/>
    <w:rsid w:val="00CA1E54"/>
    <w:rsid w:val="00CA2FD4"/>
    <w:rsid w:val="00CA4C22"/>
    <w:rsid w:val="00CA6231"/>
    <w:rsid w:val="00CB1E36"/>
    <w:rsid w:val="00CB27F9"/>
    <w:rsid w:val="00CB3FA3"/>
    <w:rsid w:val="00CB52FA"/>
    <w:rsid w:val="00CB57C4"/>
    <w:rsid w:val="00CC3011"/>
    <w:rsid w:val="00CC329D"/>
    <w:rsid w:val="00CD54AD"/>
    <w:rsid w:val="00CD7490"/>
    <w:rsid w:val="00CD7812"/>
    <w:rsid w:val="00CE02D9"/>
    <w:rsid w:val="00CE03B8"/>
    <w:rsid w:val="00CE05AA"/>
    <w:rsid w:val="00CE3184"/>
    <w:rsid w:val="00CE5902"/>
    <w:rsid w:val="00CE6973"/>
    <w:rsid w:val="00CE75DC"/>
    <w:rsid w:val="00CE7B11"/>
    <w:rsid w:val="00CE7EDF"/>
    <w:rsid w:val="00CF1EDE"/>
    <w:rsid w:val="00CF26CA"/>
    <w:rsid w:val="00CF38F1"/>
    <w:rsid w:val="00CF5BE9"/>
    <w:rsid w:val="00CF67A6"/>
    <w:rsid w:val="00CF7689"/>
    <w:rsid w:val="00CF7864"/>
    <w:rsid w:val="00D0076F"/>
    <w:rsid w:val="00D0279A"/>
    <w:rsid w:val="00D0683C"/>
    <w:rsid w:val="00D069BC"/>
    <w:rsid w:val="00D077B2"/>
    <w:rsid w:val="00D07BA9"/>
    <w:rsid w:val="00D11694"/>
    <w:rsid w:val="00D11C0E"/>
    <w:rsid w:val="00D11ED3"/>
    <w:rsid w:val="00D1271E"/>
    <w:rsid w:val="00D151F1"/>
    <w:rsid w:val="00D15DA8"/>
    <w:rsid w:val="00D20197"/>
    <w:rsid w:val="00D23941"/>
    <w:rsid w:val="00D23DFB"/>
    <w:rsid w:val="00D26B9B"/>
    <w:rsid w:val="00D27018"/>
    <w:rsid w:val="00D32191"/>
    <w:rsid w:val="00D336E9"/>
    <w:rsid w:val="00D33747"/>
    <w:rsid w:val="00D3649E"/>
    <w:rsid w:val="00D42052"/>
    <w:rsid w:val="00D458E0"/>
    <w:rsid w:val="00D46F68"/>
    <w:rsid w:val="00D50C1C"/>
    <w:rsid w:val="00D52537"/>
    <w:rsid w:val="00D52C89"/>
    <w:rsid w:val="00D5472B"/>
    <w:rsid w:val="00D553D8"/>
    <w:rsid w:val="00D55D46"/>
    <w:rsid w:val="00D55D88"/>
    <w:rsid w:val="00D55E2F"/>
    <w:rsid w:val="00D57CD4"/>
    <w:rsid w:val="00D61203"/>
    <w:rsid w:val="00D6124B"/>
    <w:rsid w:val="00D63A4D"/>
    <w:rsid w:val="00D64786"/>
    <w:rsid w:val="00D65907"/>
    <w:rsid w:val="00D679E3"/>
    <w:rsid w:val="00D77533"/>
    <w:rsid w:val="00D77A7E"/>
    <w:rsid w:val="00D80128"/>
    <w:rsid w:val="00D8565A"/>
    <w:rsid w:val="00D85BEC"/>
    <w:rsid w:val="00D86A27"/>
    <w:rsid w:val="00D902A7"/>
    <w:rsid w:val="00D9186B"/>
    <w:rsid w:val="00D934D0"/>
    <w:rsid w:val="00D93FC9"/>
    <w:rsid w:val="00D9723D"/>
    <w:rsid w:val="00DA18C8"/>
    <w:rsid w:val="00DA52E6"/>
    <w:rsid w:val="00DA5B2E"/>
    <w:rsid w:val="00DB2295"/>
    <w:rsid w:val="00DB427E"/>
    <w:rsid w:val="00DB4F7B"/>
    <w:rsid w:val="00DB5A14"/>
    <w:rsid w:val="00DB7FD6"/>
    <w:rsid w:val="00DC041F"/>
    <w:rsid w:val="00DC0DAE"/>
    <w:rsid w:val="00DC3056"/>
    <w:rsid w:val="00DC4DCD"/>
    <w:rsid w:val="00DC4E2A"/>
    <w:rsid w:val="00DC55B6"/>
    <w:rsid w:val="00DD41BC"/>
    <w:rsid w:val="00DD568F"/>
    <w:rsid w:val="00DD66D1"/>
    <w:rsid w:val="00DD6C57"/>
    <w:rsid w:val="00DE0A6A"/>
    <w:rsid w:val="00DE0CC1"/>
    <w:rsid w:val="00DE1284"/>
    <w:rsid w:val="00DE536D"/>
    <w:rsid w:val="00DE6A53"/>
    <w:rsid w:val="00DE6C9C"/>
    <w:rsid w:val="00DE7DB6"/>
    <w:rsid w:val="00DF00ED"/>
    <w:rsid w:val="00DF02A9"/>
    <w:rsid w:val="00DF1A23"/>
    <w:rsid w:val="00DF2F85"/>
    <w:rsid w:val="00DF5672"/>
    <w:rsid w:val="00DF5F7D"/>
    <w:rsid w:val="00DF65F2"/>
    <w:rsid w:val="00E01D41"/>
    <w:rsid w:val="00E05EE4"/>
    <w:rsid w:val="00E128D5"/>
    <w:rsid w:val="00E12AC6"/>
    <w:rsid w:val="00E13961"/>
    <w:rsid w:val="00E1677A"/>
    <w:rsid w:val="00E211D1"/>
    <w:rsid w:val="00E215ED"/>
    <w:rsid w:val="00E216F6"/>
    <w:rsid w:val="00E218B8"/>
    <w:rsid w:val="00E2620C"/>
    <w:rsid w:val="00E30553"/>
    <w:rsid w:val="00E350C4"/>
    <w:rsid w:val="00E36225"/>
    <w:rsid w:val="00E36448"/>
    <w:rsid w:val="00E41594"/>
    <w:rsid w:val="00E428FA"/>
    <w:rsid w:val="00E448F3"/>
    <w:rsid w:val="00E45569"/>
    <w:rsid w:val="00E46B66"/>
    <w:rsid w:val="00E53B93"/>
    <w:rsid w:val="00E55405"/>
    <w:rsid w:val="00E60092"/>
    <w:rsid w:val="00E63BE9"/>
    <w:rsid w:val="00E67B83"/>
    <w:rsid w:val="00E719BD"/>
    <w:rsid w:val="00E73189"/>
    <w:rsid w:val="00E7572E"/>
    <w:rsid w:val="00E75AC3"/>
    <w:rsid w:val="00E81C3D"/>
    <w:rsid w:val="00E8262E"/>
    <w:rsid w:val="00E91BC4"/>
    <w:rsid w:val="00E92575"/>
    <w:rsid w:val="00E97332"/>
    <w:rsid w:val="00EA003E"/>
    <w:rsid w:val="00EA2339"/>
    <w:rsid w:val="00EA31F2"/>
    <w:rsid w:val="00EA52E3"/>
    <w:rsid w:val="00EA64BC"/>
    <w:rsid w:val="00EA66B6"/>
    <w:rsid w:val="00EB0ADC"/>
    <w:rsid w:val="00EB1862"/>
    <w:rsid w:val="00EB28B4"/>
    <w:rsid w:val="00EB60A6"/>
    <w:rsid w:val="00EB66E4"/>
    <w:rsid w:val="00EB70B2"/>
    <w:rsid w:val="00EC068B"/>
    <w:rsid w:val="00EC18EC"/>
    <w:rsid w:val="00EC52E5"/>
    <w:rsid w:val="00EC5BE7"/>
    <w:rsid w:val="00EC5CCB"/>
    <w:rsid w:val="00EC7E35"/>
    <w:rsid w:val="00ED08BD"/>
    <w:rsid w:val="00ED67B7"/>
    <w:rsid w:val="00ED68FD"/>
    <w:rsid w:val="00EE15C4"/>
    <w:rsid w:val="00EE53C9"/>
    <w:rsid w:val="00EE5453"/>
    <w:rsid w:val="00EE6E08"/>
    <w:rsid w:val="00EF2564"/>
    <w:rsid w:val="00EF2B0A"/>
    <w:rsid w:val="00EF4E78"/>
    <w:rsid w:val="00EF5FEF"/>
    <w:rsid w:val="00EF7DA3"/>
    <w:rsid w:val="00EF7F6F"/>
    <w:rsid w:val="00F03431"/>
    <w:rsid w:val="00F036D2"/>
    <w:rsid w:val="00F057BE"/>
    <w:rsid w:val="00F1150F"/>
    <w:rsid w:val="00F125B1"/>
    <w:rsid w:val="00F154EA"/>
    <w:rsid w:val="00F16B3F"/>
    <w:rsid w:val="00F20545"/>
    <w:rsid w:val="00F25D6B"/>
    <w:rsid w:val="00F3025E"/>
    <w:rsid w:val="00F32EF7"/>
    <w:rsid w:val="00F33856"/>
    <w:rsid w:val="00F3394A"/>
    <w:rsid w:val="00F340FA"/>
    <w:rsid w:val="00F407B1"/>
    <w:rsid w:val="00F40A49"/>
    <w:rsid w:val="00F40E94"/>
    <w:rsid w:val="00F41197"/>
    <w:rsid w:val="00F42497"/>
    <w:rsid w:val="00F4489C"/>
    <w:rsid w:val="00F45F48"/>
    <w:rsid w:val="00F46312"/>
    <w:rsid w:val="00F47905"/>
    <w:rsid w:val="00F55E3C"/>
    <w:rsid w:val="00F560AF"/>
    <w:rsid w:val="00F56DF8"/>
    <w:rsid w:val="00F57B92"/>
    <w:rsid w:val="00F62791"/>
    <w:rsid w:val="00F62B2D"/>
    <w:rsid w:val="00F632F6"/>
    <w:rsid w:val="00F6528C"/>
    <w:rsid w:val="00F6696A"/>
    <w:rsid w:val="00F67245"/>
    <w:rsid w:val="00F701CC"/>
    <w:rsid w:val="00F73F3D"/>
    <w:rsid w:val="00F760E5"/>
    <w:rsid w:val="00F80C02"/>
    <w:rsid w:val="00F8277E"/>
    <w:rsid w:val="00F8375C"/>
    <w:rsid w:val="00F8497D"/>
    <w:rsid w:val="00F860A0"/>
    <w:rsid w:val="00F86CB8"/>
    <w:rsid w:val="00F877F2"/>
    <w:rsid w:val="00F87983"/>
    <w:rsid w:val="00F87FCE"/>
    <w:rsid w:val="00F90703"/>
    <w:rsid w:val="00F94B14"/>
    <w:rsid w:val="00F951D5"/>
    <w:rsid w:val="00F959AC"/>
    <w:rsid w:val="00F959AD"/>
    <w:rsid w:val="00F97599"/>
    <w:rsid w:val="00F97AF3"/>
    <w:rsid w:val="00F97D74"/>
    <w:rsid w:val="00FA0411"/>
    <w:rsid w:val="00FA2252"/>
    <w:rsid w:val="00FA2B08"/>
    <w:rsid w:val="00FB238B"/>
    <w:rsid w:val="00FB38AA"/>
    <w:rsid w:val="00FC2DA5"/>
    <w:rsid w:val="00FC43B1"/>
    <w:rsid w:val="00FC43CB"/>
    <w:rsid w:val="00FC4DE6"/>
    <w:rsid w:val="00FC60B5"/>
    <w:rsid w:val="00FC63BF"/>
    <w:rsid w:val="00FC6526"/>
    <w:rsid w:val="00FD1165"/>
    <w:rsid w:val="00FE0F61"/>
    <w:rsid w:val="00FE4ADD"/>
    <w:rsid w:val="00FE4F32"/>
    <w:rsid w:val="00FE7818"/>
    <w:rsid w:val="01CA16A0"/>
    <w:rsid w:val="01DD2899"/>
    <w:rsid w:val="02493BA6"/>
    <w:rsid w:val="02660827"/>
    <w:rsid w:val="07547574"/>
    <w:rsid w:val="081F5F11"/>
    <w:rsid w:val="09834E6E"/>
    <w:rsid w:val="0A590F2F"/>
    <w:rsid w:val="0C0B63C3"/>
    <w:rsid w:val="0D4D461E"/>
    <w:rsid w:val="0E635280"/>
    <w:rsid w:val="0F186635"/>
    <w:rsid w:val="128F212D"/>
    <w:rsid w:val="141C1746"/>
    <w:rsid w:val="17BC6C6C"/>
    <w:rsid w:val="19CE097C"/>
    <w:rsid w:val="1B8710F0"/>
    <w:rsid w:val="1BA325F2"/>
    <w:rsid w:val="1BFC6C08"/>
    <w:rsid w:val="1DBA7BF2"/>
    <w:rsid w:val="1DC63150"/>
    <w:rsid w:val="22B538A9"/>
    <w:rsid w:val="24AA2AB1"/>
    <w:rsid w:val="28575AE9"/>
    <w:rsid w:val="2AFA79AA"/>
    <w:rsid w:val="2EA23474"/>
    <w:rsid w:val="2EEE47D0"/>
    <w:rsid w:val="302F3C5E"/>
    <w:rsid w:val="304C4B8E"/>
    <w:rsid w:val="325B1547"/>
    <w:rsid w:val="34175A25"/>
    <w:rsid w:val="3419478D"/>
    <w:rsid w:val="354A28D1"/>
    <w:rsid w:val="37C049CB"/>
    <w:rsid w:val="39FF27C7"/>
    <w:rsid w:val="3BB8078A"/>
    <w:rsid w:val="3BF0665D"/>
    <w:rsid w:val="3E585955"/>
    <w:rsid w:val="3E8534DA"/>
    <w:rsid w:val="3FC56BB1"/>
    <w:rsid w:val="40443712"/>
    <w:rsid w:val="411A31D2"/>
    <w:rsid w:val="41477D5C"/>
    <w:rsid w:val="418C3B0D"/>
    <w:rsid w:val="430720F7"/>
    <w:rsid w:val="439C6F91"/>
    <w:rsid w:val="43A02DE5"/>
    <w:rsid w:val="43F95131"/>
    <w:rsid w:val="445D6FA4"/>
    <w:rsid w:val="468A6832"/>
    <w:rsid w:val="46A44512"/>
    <w:rsid w:val="48D253EE"/>
    <w:rsid w:val="49325A82"/>
    <w:rsid w:val="4A534C86"/>
    <w:rsid w:val="4B4038C4"/>
    <w:rsid w:val="4BD0132E"/>
    <w:rsid w:val="4E407267"/>
    <w:rsid w:val="4F8C6DD3"/>
    <w:rsid w:val="506A607D"/>
    <w:rsid w:val="50CF1817"/>
    <w:rsid w:val="51993101"/>
    <w:rsid w:val="52C1148B"/>
    <w:rsid w:val="53F5720F"/>
    <w:rsid w:val="557A0F87"/>
    <w:rsid w:val="55B84863"/>
    <w:rsid w:val="57564AD5"/>
    <w:rsid w:val="57AF3C96"/>
    <w:rsid w:val="58B931BB"/>
    <w:rsid w:val="5993297E"/>
    <w:rsid w:val="59A1238B"/>
    <w:rsid w:val="5C517C33"/>
    <w:rsid w:val="5E865D3C"/>
    <w:rsid w:val="63F33E13"/>
    <w:rsid w:val="690C2974"/>
    <w:rsid w:val="69115303"/>
    <w:rsid w:val="6AFC47A2"/>
    <w:rsid w:val="703A4EC5"/>
    <w:rsid w:val="70D52503"/>
    <w:rsid w:val="71BC69B2"/>
    <w:rsid w:val="77217682"/>
    <w:rsid w:val="772E55ED"/>
    <w:rsid w:val="77627F36"/>
    <w:rsid w:val="785B7D1D"/>
    <w:rsid w:val="79C51745"/>
    <w:rsid w:val="7A2C66B9"/>
    <w:rsid w:val="7A4E1FB2"/>
    <w:rsid w:val="7BF46C1F"/>
    <w:rsid w:val="7C0B49BB"/>
    <w:rsid w:val="7C845F77"/>
    <w:rsid w:val="7CAD26E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EA9C04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2D7A0C"/>
    <w:pPr>
      <w:widowControl w:val="0"/>
      <w:spacing w:line="360" w:lineRule="auto"/>
      <w:ind w:firstLineChars="200" w:firstLine="200"/>
      <w:jc w:val="both"/>
    </w:pPr>
    <w:rPr>
      <w:kern w:val="2"/>
      <w:sz w:val="21"/>
    </w:rPr>
  </w:style>
  <w:style w:type="paragraph" w:styleId="1">
    <w:name w:val="heading 1"/>
    <w:basedOn w:val="a1"/>
    <w:next w:val="a1"/>
    <w:link w:val="10"/>
    <w:qFormat/>
    <w:rsid w:val="007B1E9E"/>
    <w:pPr>
      <w:keepNext/>
      <w:keepLines/>
      <w:tabs>
        <w:tab w:val="left" w:pos="1080"/>
      </w:tabs>
      <w:ind w:left="432" w:hanging="432"/>
      <w:outlineLvl w:val="0"/>
    </w:pPr>
    <w:rPr>
      <w:rFonts w:ascii="黑体" w:eastAsia="黑体" w:hAnsi="Arial"/>
      <w:b/>
      <w:kern w:val="44"/>
      <w:sz w:val="32"/>
    </w:rPr>
  </w:style>
  <w:style w:type="paragraph" w:styleId="2">
    <w:name w:val="heading 2"/>
    <w:basedOn w:val="a1"/>
    <w:next w:val="a1"/>
    <w:link w:val="20"/>
    <w:uiPriority w:val="99"/>
    <w:qFormat/>
    <w:rsid w:val="007B1E9E"/>
    <w:pPr>
      <w:keepNext/>
      <w:keepLines/>
      <w:tabs>
        <w:tab w:val="left" w:pos="756"/>
        <w:tab w:val="left" w:pos="1620"/>
      </w:tabs>
      <w:ind w:left="576" w:hanging="576"/>
      <w:outlineLvl w:val="1"/>
    </w:pPr>
    <w:rPr>
      <w:rFonts w:ascii="Arial" w:hAnsi="Arial"/>
      <w:b/>
      <w:sz w:val="28"/>
    </w:rPr>
  </w:style>
  <w:style w:type="paragraph" w:styleId="3">
    <w:name w:val="heading 3"/>
    <w:aliases w:val="H3,h3,3rd level,Heading 3 - old,3,h4,sect1.2.3,l3,CT,level_3,PIM 3,Level 3 Head,sect1.2.31,sect1.2.32,sect1.2.311,sect1.2.33,sect1.2.312,Bold Head,bh,ISO2,L3,Heading Three,Level 3 Topic Heading,1.1.1.标题 3,BOD 0,Bold Head1,bh1,Bold Head2,bh2,bh11,一"/>
    <w:basedOn w:val="a1"/>
    <w:next w:val="a1"/>
    <w:link w:val="30"/>
    <w:unhideWhenUsed/>
    <w:qFormat/>
    <w:rsid w:val="007B1E9E"/>
    <w:pPr>
      <w:keepNext/>
      <w:keepLines/>
      <w:spacing w:before="260" w:after="260" w:line="416" w:lineRule="auto"/>
      <w:outlineLvl w:val="2"/>
    </w:pPr>
    <w:rPr>
      <w:b/>
      <w:bCs/>
      <w:sz w:val="32"/>
      <w:szCs w:val="32"/>
    </w:rPr>
  </w:style>
  <w:style w:type="paragraph" w:styleId="4">
    <w:name w:val="heading 4"/>
    <w:basedOn w:val="a1"/>
    <w:next w:val="a1"/>
    <w:link w:val="40"/>
    <w:uiPriority w:val="9"/>
    <w:unhideWhenUsed/>
    <w:qFormat/>
    <w:rsid w:val="007B1E9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2"/>
    <w:link w:val="1"/>
    <w:qFormat/>
    <w:rsid w:val="007B1E9E"/>
    <w:rPr>
      <w:rFonts w:ascii="黑体" w:eastAsia="黑体" w:hAnsi="Arial" w:cs="Times New Roman"/>
      <w:b/>
      <w:kern w:val="44"/>
      <w:sz w:val="32"/>
      <w:szCs w:val="20"/>
    </w:rPr>
  </w:style>
  <w:style w:type="character" w:customStyle="1" w:styleId="20">
    <w:name w:val="标题 2字符"/>
    <w:link w:val="2"/>
    <w:uiPriority w:val="99"/>
    <w:qFormat/>
    <w:rsid w:val="007B1E9E"/>
    <w:rPr>
      <w:rFonts w:ascii="Arial" w:eastAsia="宋体" w:hAnsi="Arial" w:cs="Times New Roman"/>
      <w:b/>
      <w:sz w:val="28"/>
      <w:szCs w:val="20"/>
    </w:rPr>
  </w:style>
  <w:style w:type="character" w:customStyle="1" w:styleId="30">
    <w:name w:val="标题 3字符"/>
    <w:aliases w:val="H3字符,h3字符,3rd level字符,Heading 3 - old字符,3字符,h4字符,sect1.2.3字符,l3字符,CT字符,level_3字符,PIM 3字符,Level 3 Head字符,sect1.2.31字符,sect1.2.32字符,sect1.2.311字符,sect1.2.33字符,sect1.2.312字符,Bold Head字符,bh字符,ISO2字符,L3字符,Heading Three字符,Level 3 Topic Heading字符,bh1字符"/>
    <w:basedOn w:val="a2"/>
    <w:link w:val="3"/>
    <w:qFormat/>
    <w:rsid w:val="007B1E9E"/>
    <w:rPr>
      <w:rFonts w:ascii="Times New Roman" w:eastAsia="宋体" w:hAnsi="Times New Roman" w:cs="Times New Roman"/>
      <w:b/>
      <w:bCs/>
      <w:sz w:val="32"/>
      <w:szCs w:val="32"/>
    </w:rPr>
  </w:style>
  <w:style w:type="character" w:customStyle="1" w:styleId="40">
    <w:name w:val="标题 4字符"/>
    <w:basedOn w:val="a2"/>
    <w:link w:val="4"/>
    <w:uiPriority w:val="9"/>
    <w:qFormat/>
    <w:rsid w:val="007B1E9E"/>
    <w:rPr>
      <w:rFonts w:asciiTheme="majorHAnsi" w:eastAsiaTheme="majorEastAsia" w:hAnsiTheme="majorHAnsi" w:cstheme="majorBidi"/>
      <w:b/>
      <w:bCs/>
      <w:sz w:val="28"/>
      <w:szCs w:val="28"/>
    </w:rPr>
  </w:style>
  <w:style w:type="paragraph" w:styleId="7">
    <w:name w:val="toc 7"/>
    <w:basedOn w:val="a1"/>
    <w:next w:val="a1"/>
    <w:uiPriority w:val="39"/>
    <w:unhideWhenUsed/>
    <w:qFormat/>
    <w:rsid w:val="007B1E9E"/>
    <w:pPr>
      <w:spacing w:line="240" w:lineRule="auto"/>
      <w:ind w:leftChars="1200" w:left="2520" w:firstLineChars="0" w:firstLine="0"/>
    </w:pPr>
    <w:rPr>
      <w:rFonts w:asciiTheme="minorHAnsi" w:eastAsiaTheme="minorEastAsia" w:hAnsiTheme="minorHAnsi" w:cstheme="minorBidi"/>
      <w:szCs w:val="22"/>
    </w:rPr>
  </w:style>
  <w:style w:type="paragraph" w:styleId="a5">
    <w:name w:val="Document Map"/>
    <w:basedOn w:val="a1"/>
    <w:link w:val="a6"/>
    <w:uiPriority w:val="99"/>
    <w:unhideWhenUsed/>
    <w:qFormat/>
    <w:rsid w:val="007B1E9E"/>
    <w:rPr>
      <w:rFonts w:ascii="宋体"/>
      <w:sz w:val="24"/>
      <w:szCs w:val="24"/>
    </w:rPr>
  </w:style>
  <w:style w:type="character" w:customStyle="1" w:styleId="a6">
    <w:name w:val="文档结构图字符"/>
    <w:basedOn w:val="a2"/>
    <w:link w:val="a5"/>
    <w:uiPriority w:val="99"/>
    <w:rsid w:val="007B1E9E"/>
    <w:rPr>
      <w:rFonts w:ascii="宋体" w:eastAsia="宋体" w:hAnsi="Times New Roman" w:cs="Times New Roman"/>
      <w:sz w:val="24"/>
      <w:szCs w:val="24"/>
    </w:rPr>
  </w:style>
  <w:style w:type="paragraph" w:styleId="5">
    <w:name w:val="toc 5"/>
    <w:basedOn w:val="a1"/>
    <w:next w:val="a1"/>
    <w:uiPriority w:val="39"/>
    <w:unhideWhenUsed/>
    <w:qFormat/>
    <w:rsid w:val="007B1E9E"/>
    <w:pPr>
      <w:spacing w:line="240" w:lineRule="auto"/>
      <w:ind w:leftChars="800" w:left="1680" w:firstLineChars="0" w:firstLine="0"/>
    </w:pPr>
    <w:rPr>
      <w:rFonts w:asciiTheme="minorHAnsi" w:eastAsiaTheme="minorEastAsia" w:hAnsiTheme="minorHAnsi" w:cstheme="minorBidi"/>
      <w:szCs w:val="22"/>
    </w:rPr>
  </w:style>
  <w:style w:type="paragraph" w:styleId="31">
    <w:name w:val="toc 3"/>
    <w:basedOn w:val="a1"/>
    <w:next w:val="a1"/>
    <w:uiPriority w:val="39"/>
    <w:unhideWhenUsed/>
    <w:qFormat/>
    <w:rsid w:val="007B1E9E"/>
    <w:pPr>
      <w:ind w:leftChars="400" w:left="840"/>
    </w:pPr>
  </w:style>
  <w:style w:type="paragraph" w:styleId="8">
    <w:name w:val="toc 8"/>
    <w:basedOn w:val="a1"/>
    <w:next w:val="a1"/>
    <w:uiPriority w:val="39"/>
    <w:unhideWhenUsed/>
    <w:qFormat/>
    <w:rsid w:val="007B1E9E"/>
    <w:pPr>
      <w:spacing w:line="240" w:lineRule="auto"/>
      <w:ind w:leftChars="1400" w:left="2940" w:firstLineChars="0" w:firstLine="0"/>
    </w:pPr>
    <w:rPr>
      <w:rFonts w:asciiTheme="minorHAnsi" w:eastAsiaTheme="minorEastAsia" w:hAnsiTheme="minorHAnsi" w:cstheme="minorBidi"/>
      <w:szCs w:val="22"/>
    </w:rPr>
  </w:style>
  <w:style w:type="paragraph" w:styleId="a7">
    <w:name w:val="Balloon Text"/>
    <w:basedOn w:val="a1"/>
    <w:link w:val="a8"/>
    <w:uiPriority w:val="99"/>
    <w:unhideWhenUsed/>
    <w:qFormat/>
    <w:rsid w:val="007B1E9E"/>
    <w:pPr>
      <w:spacing w:line="240" w:lineRule="auto"/>
    </w:pPr>
    <w:rPr>
      <w:sz w:val="18"/>
      <w:szCs w:val="18"/>
    </w:rPr>
  </w:style>
  <w:style w:type="character" w:customStyle="1" w:styleId="a8">
    <w:name w:val="批注框文本字符"/>
    <w:basedOn w:val="a2"/>
    <w:link w:val="a7"/>
    <w:uiPriority w:val="99"/>
    <w:qFormat/>
    <w:rsid w:val="007B1E9E"/>
    <w:rPr>
      <w:rFonts w:ascii="Times New Roman" w:eastAsia="宋体" w:hAnsi="Times New Roman" w:cs="Times New Roman"/>
      <w:sz w:val="18"/>
      <w:szCs w:val="18"/>
    </w:rPr>
  </w:style>
  <w:style w:type="paragraph" w:styleId="a9">
    <w:name w:val="footer"/>
    <w:basedOn w:val="a1"/>
    <w:link w:val="aa"/>
    <w:uiPriority w:val="99"/>
    <w:unhideWhenUsed/>
    <w:qFormat/>
    <w:rsid w:val="007B1E9E"/>
    <w:pPr>
      <w:tabs>
        <w:tab w:val="center" w:pos="4153"/>
        <w:tab w:val="right" w:pos="8306"/>
      </w:tabs>
      <w:snapToGrid w:val="0"/>
      <w:spacing w:line="240" w:lineRule="auto"/>
      <w:jc w:val="left"/>
    </w:pPr>
    <w:rPr>
      <w:sz w:val="18"/>
      <w:szCs w:val="18"/>
    </w:rPr>
  </w:style>
  <w:style w:type="character" w:customStyle="1" w:styleId="aa">
    <w:name w:val="页脚字符"/>
    <w:basedOn w:val="a2"/>
    <w:link w:val="a9"/>
    <w:uiPriority w:val="99"/>
    <w:qFormat/>
    <w:rsid w:val="007B1E9E"/>
    <w:rPr>
      <w:rFonts w:ascii="Times New Roman" w:eastAsia="宋体" w:hAnsi="Times New Roman" w:cs="Times New Roman"/>
      <w:sz w:val="18"/>
      <w:szCs w:val="18"/>
    </w:rPr>
  </w:style>
  <w:style w:type="paragraph" w:styleId="ab">
    <w:name w:val="header"/>
    <w:basedOn w:val="a1"/>
    <w:link w:val="ac"/>
    <w:unhideWhenUsed/>
    <w:qFormat/>
    <w:rsid w:val="007B1E9E"/>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字符"/>
    <w:basedOn w:val="a2"/>
    <w:link w:val="ab"/>
    <w:qFormat/>
    <w:rsid w:val="007B1E9E"/>
    <w:rPr>
      <w:rFonts w:ascii="Times New Roman" w:eastAsia="宋体" w:hAnsi="Times New Roman" w:cs="Times New Roman"/>
      <w:sz w:val="18"/>
      <w:szCs w:val="18"/>
    </w:rPr>
  </w:style>
  <w:style w:type="paragraph" w:styleId="11">
    <w:name w:val="toc 1"/>
    <w:basedOn w:val="a1"/>
    <w:next w:val="a1"/>
    <w:uiPriority w:val="39"/>
    <w:unhideWhenUsed/>
    <w:qFormat/>
    <w:rsid w:val="007B1E9E"/>
    <w:pPr>
      <w:tabs>
        <w:tab w:val="left" w:pos="1050"/>
        <w:tab w:val="right" w:leader="dot" w:pos="8296"/>
      </w:tabs>
      <w:ind w:firstLine="420"/>
      <w:jc w:val="left"/>
    </w:pPr>
  </w:style>
  <w:style w:type="paragraph" w:styleId="41">
    <w:name w:val="toc 4"/>
    <w:basedOn w:val="a1"/>
    <w:next w:val="a1"/>
    <w:uiPriority w:val="39"/>
    <w:unhideWhenUsed/>
    <w:qFormat/>
    <w:rsid w:val="007B1E9E"/>
    <w:pPr>
      <w:spacing w:line="240" w:lineRule="auto"/>
      <w:ind w:leftChars="600" w:left="1260" w:firstLineChars="0" w:firstLine="0"/>
    </w:pPr>
    <w:rPr>
      <w:rFonts w:asciiTheme="minorHAnsi" w:eastAsiaTheme="minorEastAsia" w:hAnsiTheme="minorHAnsi" w:cstheme="minorBidi"/>
      <w:szCs w:val="22"/>
    </w:rPr>
  </w:style>
  <w:style w:type="paragraph" w:styleId="6">
    <w:name w:val="toc 6"/>
    <w:basedOn w:val="a1"/>
    <w:next w:val="a1"/>
    <w:uiPriority w:val="39"/>
    <w:unhideWhenUsed/>
    <w:qFormat/>
    <w:rsid w:val="007B1E9E"/>
    <w:pPr>
      <w:spacing w:line="240" w:lineRule="auto"/>
      <w:ind w:leftChars="1000" w:left="2100" w:firstLineChars="0" w:firstLine="0"/>
    </w:pPr>
    <w:rPr>
      <w:rFonts w:asciiTheme="minorHAnsi" w:eastAsiaTheme="minorEastAsia" w:hAnsiTheme="minorHAnsi" w:cstheme="minorBidi"/>
      <w:szCs w:val="22"/>
    </w:rPr>
  </w:style>
  <w:style w:type="paragraph" w:styleId="21">
    <w:name w:val="toc 2"/>
    <w:basedOn w:val="a1"/>
    <w:next w:val="a1"/>
    <w:uiPriority w:val="39"/>
    <w:unhideWhenUsed/>
    <w:qFormat/>
    <w:rsid w:val="007B1E9E"/>
    <w:pPr>
      <w:ind w:leftChars="200" w:left="420"/>
    </w:pPr>
  </w:style>
  <w:style w:type="paragraph" w:styleId="9">
    <w:name w:val="toc 9"/>
    <w:basedOn w:val="a1"/>
    <w:next w:val="a1"/>
    <w:uiPriority w:val="39"/>
    <w:unhideWhenUsed/>
    <w:qFormat/>
    <w:rsid w:val="007B1E9E"/>
    <w:pPr>
      <w:spacing w:line="240" w:lineRule="auto"/>
      <w:ind w:leftChars="1600" w:left="3360" w:firstLineChars="0" w:firstLine="0"/>
    </w:pPr>
    <w:rPr>
      <w:rFonts w:asciiTheme="minorHAnsi" w:eastAsiaTheme="minorEastAsia" w:hAnsiTheme="minorHAnsi" w:cstheme="minorBidi"/>
      <w:szCs w:val="22"/>
    </w:rPr>
  </w:style>
  <w:style w:type="character" w:styleId="ad">
    <w:name w:val="Hyperlink"/>
    <w:basedOn w:val="a2"/>
    <w:uiPriority w:val="99"/>
    <w:unhideWhenUsed/>
    <w:rsid w:val="007B1E9E"/>
    <w:rPr>
      <w:color w:val="0000FF" w:themeColor="hyperlink"/>
      <w:u w:val="single"/>
    </w:rPr>
  </w:style>
  <w:style w:type="character" w:customStyle="1" w:styleId="2Char">
    <w:name w:val="标题 2 Char"/>
    <w:basedOn w:val="a2"/>
    <w:uiPriority w:val="9"/>
    <w:semiHidden/>
    <w:qFormat/>
    <w:rsid w:val="007B1E9E"/>
    <w:rPr>
      <w:rFonts w:asciiTheme="majorHAnsi" w:eastAsiaTheme="majorEastAsia" w:hAnsiTheme="majorHAnsi" w:cstheme="majorBidi"/>
      <w:b/>
      <w:bCs/>
      <w:sz w:val="32"/>
      <w:szCs w:val="32"/>
    </w:rPr>
  </w:style>
  <w:style w:type="paragraph" w:customStyle="1" w:styleId="TOC1">
    <w:name w:val="TOC 标题1"/>
    <w:basedOn w:val="1"/>
    <w:next w:val="a1"/>
    <w:uiPriority w:val="39"/>
    <w:unhideWhenUsed/>
    <w:qFormat/>
    <w:rsid w:val="007B1E9E"/>
    <w:pPr>
      <w:widowControl/>
      <w:tabs>
        <w:tab w:val="clear" w:pos="1080"/>
      </w:tabs>
      <w:spacing w:before="480" w:line="276" w:lineRule="auto"/>
      <w:ind w:left="0" w:firstLineChars="0" w:firstLine="0"/>
      <w:jc w:val="left"/>
      <w:outlineLvl w:val="9"/>
    </w:pPr>
    <w:rPr>
      <w:rFonts w:asciiTheme="majorHAnsi" w:eastAsiaTheme="majorEastAsia" w:hAnsiTheme="majorHAnsi" w:cstheme="majorBidi"/>
      <w:bCs/>
      <w:color w:val="365F91" w:themeColor="accent1" w:themeShade="BF"/>
      <w:kern w:val="0"/>
      <w:sz w:val="28"/>
      <w:szCs w:val="28"/>
    </w:rPr>
  </w:style>
  <w:style w:type="paragraph" w:customStyle="1" w:styleId="12">
    <w:name w:val="列出段落1"/>
    <w:basedOn w:val="a1"/>
    <w:uiPriority w:val="34"/>
    <w:qFormat/>
    <w:rsid w:val="007B1E9E"/>
    <w:pPr>
      <w:ind w:firstLine="420"/>
    </w:pPr>
  </w:style>
  <w:style w:type="character" w:styleId="ae">
    <w:name w:val="Strong"/>
    <w:basedOn w:val="a2"/>
    <w:uiPriority w:val="22"/>
    <w:qFormat/>
    <w:rsid w:val="00562D2F"/>
    <w:rPr>
      <w:b/>
      <w:bCs/>
    </w:rPr>
  </w:style>
  <w:style w:type="table" w:styleId="af">
    <w:name w:val="Table Grid"/>
    <w:basedOn w:val="a3"/>
    <w:uiPriority w:val="59"/>
    <w:rsid w:val="00E826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Paragraph"/>
    <w:basedOn w:val="a1"/>
    <w:uiPriority w:val="99"/>
    <w:rsid w:val="00403592"/>
    <w:pPr>
      <w:ind w:firstLine="420"/>
    </w:pPr>
  </w:style>
  <w:style w:type="paragraph" w:styleId="af1">
    <w:name w:val="Normal (Web)"/>
    <w:basedOn w:val="a1"/>
    <w:rsid w:val="00E01D41"/>
    <w:pPr>
      <w:spacing w:before="100" w:beforeAutospacing="1" w:after="100" w:afterAutospacing="1"/>
      <w:jc w:val="left"/>
    </w:pPr>
    <w:rPr>
      <w:kern w:val="0"/>
      <w:sz w:val="24"/>
      <w:szCs w:val="22"/>
    </w:rPr>
  </w:style>
  <w:style w:type="character" w:styleId="af2">
    <w:name w:val="FollowedHyperlink"/>
    <w:basedOn w:val="a2"/>
    <w:uiPriority w:val="99"/>
    <w:semiHidden/>
    <w:unhideWhenUsed/>
    <w:rsid w:val="00217117"/>
    <w:rPr>
      <w:color w:val="954F72"/>
      <w:u w:val="single"/>
    </w:rPr>
  </w:style>
  <w:style w:type="paragraph" w:customStyle="1" w:styleId="xl66">
    <w:name w:val="xl66"/>
    <w:basedOn w:val="a1"/>
    <w:rsid w:val="00217117"/>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67">
    <w:name w:val="xl67"/>
    <w:basedOn w:val="a1"/>
    <w:rsid w:val="00217117"/>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68">
    <w:name w:val="xl68"/>
    <w:basedOn w:val="a1"/>
    <w:rsid w:val="00217117"/>
    <w:pPr>
      <w:widowControl/>
      <w:spacing w:before="100" w:beforeAutospacing="1" w:after="100" w:afterAutospacing="1" w:line="240" w:lineRule="auto"/>
      <w:ind w:firstLineChars="0" w:firstLine="0"/>
      <w:jc w:val="center"/>
      <w:textAlignment w:val="center"/>
    </w:pPr>
    <w:rPr>
      <w:rFonts w:ascii="宋体" w:hAnsi="宋体" w:cs="宋体"/>
      <w:kern w:val="0"/>
      <w:sz w:val="24"/>
      <w:szCs w:val="24"/>
    </w:rPr>
  </w:style>
  <w:style w:type="paragraph" w:customStyle="1" w:styleId="xl69">
    <w:name w:val="xl69"/>
    <w:basedOn w:val="a1"/>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华文细黑" w:eastAsia="华文细黑" w:hAnsi="华文细黑" w:cs="宋体"/>
      <w:kern w:val="0"/>
      <w:sz w:val="24"/>
      <w:szCs w:val="24"/>
    </w:rPr>
  </w:style>
  <w:style w:type="paragraph" w:customStyle="1" w:styleId="xl70">
    <w:name w:val="xl70"/>
    <w:basedOn w:val="a1"/>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4"/>
      <w:szCs w:val="24"/>
    </w:rPr>
  </w:style>
  <w:style w:type="paragraph" w:customStyle="1" w:styleId="xl71">
    <w:name w:val="xl71"/>
    <w:basedOn w:val="a1"/>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72">
    <w:name w:val="xl72"/>
    <w:basedOn w:val="a1"/>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4"/>
      <w:szCs w:val="24"/>
    </w:rPr>
  </w:style>
  <w:style w:type="paragraph" w:customStyle="1" w:styleId="xl73">
    <w:name w:val="xl73"/>
    <w:basedOn w:val="a1"/>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4"/>
      <w:szCs w:val="24"/>
    </w:rPr>
  </w:style>
  <w:style w:type="paragraph" w:customStyle="1" w:styleId="xl74">
    <w:name w:val="xl74"/>
    <w:basedOn w:val="a1"/>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4"/>
      <w:szCs w:val="24"/>
    </w:rPr>
  </w:style>
  <w:style w:type="paragraph" w:customStyle="1" w:styleId="xl75">
    <w:name w:val="xl75"/>
    <w:basedOn w:val="a1"/>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76">
    <w:name w:val="xl76"/>
    <w:basedOn w:val="a1"/>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pPr>
    <w:rPr>
      <w:rFonts w:ascii="宋体" w:hAnsi="宋体" w:cs="宋体"/>
      <w:kern w:val="0"/>
      <w:sz w:val="24"/>
      <w:szCs w:val="24"/>
    </w:rPr>
  </w:style>
  <w:style w:type="paragraph" w:customStyle="1" w:styleId="xl77">
    <w:name w:val="xl77"/>
    <w:basedOn w:val="a1"/>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top"/>
    </w:pPr>
    <w:rPr>
      <w:rFonts w:ascii="宋体" w:hAnsi="宋体" w:cs="宋体"/>
      <w:color w:val="000000"/>
      <w:kern w:val="0"/>
      <w:sz w:val="24"/>
      <w:szCs w:val="24"/>
    </w:rPr>
  </w:style>
  <w:style w:type="paragraph" w:customStyle="1" w:styleId="xl78">
    <w:name w:val="xl78"/>
    <w:basedOn w:val="a1"/>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宋体" w:hAnsi="宋体" w:cs="宋体"/>
      <w:kern w:val="0"/>
      <w:sz w:val="24"/>
      <w:szCs w:val="24"/>
    </w:rPr>
  </w:style>
  <w:style w:type="paragraph" w:customStyle="1" w:styleId="xl79">
    <w:name w:val="xl79"/>
    <w:basedOn w:val="a1"/>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24"/>
      <w:szCs w:val="24"/>
    </w:rPr>
  </w:style>
  <w:style w:type="paragraph" w:styleId="af3">
    <w:name w:val="TOC Heading"/>
    <w:basedOn w:val="1"/>
    <w:next w:val="a1"/>
    <w:uiPriority w:val="39"/>
    <w:unhideWhenUsed/>
    <w:qFormat/>
    <w:rsid w:val="008215F5"/>
    <w:pPr>
      <w:widowControl/>
      <w:tabs>
        <w:tab w:val="clear" w:pos="1080"/>
      </w:tabs>
      <w:spacing w:before="240" w:line="259" w:lineRule="auto"/>
      <w:ind w:left="0" w:firstLineChars="0" w:firstLine="0"/>
      <w:jc w:val="left"/>
      <w:outlineLvl w:val="9"/>
    </w:pPr>
    <w:rPr>
      <w:rFonts w:asciiTheme="majorHAnsi" w:eastAsiaTheme="majorEastAsia" w:hAnsiTheme="majorHAnsi" w:cstheme="majorBidi"/>
      <w:b w:val="0"/>
      <w:color w:val="365F91" w:themeColor="accent1" w:themeShade="BF"/>
      <w:kern w:val="0"/>
      <w:szCs w:val="32"/>
    </w:rPr>
  </w:style>
  <w:style w:type="paragraph" w:customStyle="1" w:styleId="xl80">
    <w:name w:val="xl80"/>
    <w:basedOn w:val="a1"/>
    <w:rsid w:val="001E0E9E"/>
    <w:pPr>
      <w:widowControl/>
      <w:spacing w:before="100" w:beforeAutospacing="1" w:after="100" w:afterAutospacing="1" w:line="240" w:lineRule="auto"/>
      <w:ind w:firstLineChars="0" w:firstLine="0"/>
      <w:jc w:val="center"/>
    </w:pPr>
    <w:rPr>
      <w:rFonts w:ascii="宋体" w:hAnsi="宋体" w:cs="宋体"/>
      <w:kern w:val="0"/>
      <w:sz w:val="24"/>
      <w:szCs w:val="24"/>
    </w:rPr>
  </w:style>
  <w:style w:type="paragraph" w:customStyle="1" w:styleId="xl81">
    <w:name w:val="xl81"/>
    <w:basedOn w:val="a1"/>
    <w:rsid w:val="001E0E9E"/>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4"/>
      <w:szCs w:val="24"/>
    </w:rPr>
  </w:style>
  <w:style w:type="paragraph" w:customStyle="1" w:styleId="xl82">
    <w:name w:val="xl82"/>
    <w:basedOn w:val="a1"/>
    <w:rsid w:val="001E0E9E"/>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right"/>
    </w:pPr>
    <w:rPr>
      <w:rFonts w:ascii="宋体" w:hAnsi="宋体" w:cs="宋体"/>
      <w:kern w:val="0"/>
      <w:sz w:val="24"/>
      <w:szCs w:val="24"/>
    </w:rPr>
  </w:style>
  <w:style w:type="paragraph" w:customStyle="1" w:styleId="xl83">
    <w:name w:val="xl83"/>
    <w:basedOn w:val="a1"/>
    <w:rsid w:val="001E0E9E"/>
    <w:pPr>
      <w:widowControl/>
      <w:spacing w:before="100" w:beforeAutospacing="1" w:after="100" w:afterAutospacing="1" w:line="240" w:lineRule="auto"/>
      <w:ind w:firstLineChars="0" w:firstLine="0"/>
      <w:jc w:val="right"/>
    </w:pPr>
    <w:rPr>
      <w:rFonts w:ascii="宋体" w:hAnsi="宋体" w:cs="宋体"/>
      <w:kern w:val="0"/>
      <w:sz w:val="24"/>
      <w:szCs w:val="24"/>
    </w:rPr>
  </w:style>
  <w:style w:type="paragraph" w:styleId="af4">
    <w:name w:val="Revision"/>
    <w:hidden/>
    <w:uiPriority w:val="99"/>
    <w:semiHidden/>
    <w:rsid w:val="00F97599"/>
    <w:rPr>
      <w:kern w:val="2"/>
      <w:sz w:val="21"/>
    </w:rPr>
  </w:style>
  <w:style w:type="character" w:styleId="af5">
    <w:name w:val="annotation reference"/>
    <w:basedOn w:val="a2"/>
    <w:uiPriority w:val="99"/>
    <w:semiHidden/>
    <w:unhideWhenUsed/>
    <w:rsid w:val="003A6AB9"/>
    <w:rPr>
      <w:sz w:val="21"/>
      <w:szCs w:val="21"/>
    </w:rPr>
  </w:style>
  <w:style w:type="paragraph" w:styleId="af6">
    <w:name w:val="annotation text"/>
    <w:basedOn w:val="a1"/>
    <w:link w:val="af7"/>
    <w:uiPriority w:val="99"/>
    <w:semiHidden/>
    <w:unhideWhenUsed/>
    <w:rsid w:val="003A6AB9"/>
    <w:pPr>
      <w:jc w:val="left"/>
    </w:pPr>
  </w:style>
  <w:style w:type="character" w:customStyle="1" w:styleId="af7">
    <w:name w:val="批注文字字符"/>
    <w:basedOn w:val="a2"/>
    <w:link w:val="af6"/>
    <w:uiPriority w:val="99"/>
    <w:semiHidden/>
    <w:rsid w:val="003A6AB9"/>
    <w:rPr>
      <w:kern w:val="2"/>
      <w:sz w:val="21"/>
    </w:rPr>
  </w:style>
  <w:style w:type="paragraph" w:styleId="af8">
    <w:name w:val="annotation subject"/>
    <w:basedOn w:val="af6"/>
    <w:next w:val="af6"/>
    <w:link w:val="af9"/>
    <w:uiPriority w:val="99"/>
    <w:semiHidden/>
    <w:unhideWhenUsed/>
    <w:rsid w:val="003A6AB9"/>
    <w:rPr>
      <w:b/>
      <w:bCs/>
    </w:rPr>
  </w:style>
  <w:style w:type="character" w:customStyle="1" w:styleId="af9">
    <w:name w:val="批注主题字符"/>
    <w:basedOn w:val="af7"/>
    <w:link w:val="af8"/>
    <w:uiPriority w:val="99"/>
    <w:semiHidden/>
    <w:rsid w:val="003A6AB9"/>
    <w:rPr>
      <w:b/>
      <w:bCs/>
      <w:kern w:val="2"/>
      <w:sz w:val="21"/>
    </w:rPr>
  </w:style>
  <w:style w:type="paragraph" w:customStyle="1" w:styleId="font5">
    <w:name w:val="font5"/>
    <w:basedOn w:val="a1"/>
    <w:rsid w:val="00D458E0"/>
    <w:pPr>
      <w:widowControl/>
      <w:spacing w:before="100" w:beforeAutospacing="1" w:after="100" w:afterAutospacing="1" w:line="240" w:lineRule="auto"/>
      <w:ind w:firstLineChars="0" w:firstLine="0"/>
      <w:jc w:val="left"/>
    </w:pPr>
    <w:rPr>
      <w:rFonts w:ascii="等线" w:eastAsia="等线" w:hAnsi="等线" w:cs="宋体"/>
      <w:kern w:val="0"/>
      <w:sz w:val="18"/>
      <w:szCs w:val="18"/>
    </w:rPr>
  </w:style>
  <w:style w:type="paragraph" w:customStyle="1" w:styleId="font6">
    <w:name w:val="font6"/>
    <w:basedOn w:val="a1"/>
    <w:rsid w:val="00D458E0"/>
    <w:pPr>
      <w:widowControl/>
      <w:spacing w:before="100" w:beforeAutospacing="1" w:after="100" w:afterAutospacing="1" w:line="240" w:lineRule="auto"/>
      <w:ind w:firstLineChars="0" w:firstLine="0"/>
      <w:jc w:val="left"/>
    </w:pPr>
    <w:rPr>
      <w:rFonts w:ascii="等线" w:eastAsia="等线" w:hAnsi="等线" w:cs="宋体"/>
      <w:kern w:val="0"/>
      <w:sz w:val="18"/>
      <w:szCs w:val="18"/>
    </w:rPr>
  </w:style>
  <w:style w:type="paragraph" w:customStyle="1" w:styleId="xl84">
    <w:name w:val="xl84"/>
    <w:basedOn w:val="a1"/>
    <w:rsid w:val="00D458E0"/>
    <w:pPr>
      <w:widowControl/>
      <w:pBdr>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85">
    <w:name w:val="xl85"/>
    <w:basedOn w:val="a1"/>
    <w:rsid w:val="00D458E0"/>
    <w:pPr>
      <w:widowControl/>
      <w:pBdr>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86">
    <w:name w:val="xl86"/>
    <w:basedOn w:val="a1"/>
    <w:rsid w:val="00D458E0"/>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b/>
      <w:bCs/>
      <w:kern w:val="0"/>
      <w:sz w:val="20"/>
    </w:rPr>
  </w:style>
  <w:style w:type="paragraph" w:customStyle="1" w:styleId="xl87">
    <w:name w:val="xl87"/>
    <w:basedOn w:val="a1"/>
    <w:rsid w:val="00D458E0"/>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88">
    <w:name w:val="xl88"/>
    <w:basedOn w:val="a1"/>
    <w:rsid w:val="00D458E0"/>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89">
    <w:name w:val="xl89"/>
    <w:basedOn w:val="a1"/>
    <w:rsid w:val="00D458E0"/>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msonormal0">
    <w:name w:val="msonormal"/>
    <w:basedOn w:val="a1"/>
    <w:rsid w:val="00D902A7"/>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65">
    <w:name w:val="xl65"/>
    <w:basedOn w:val="a1"/>
    <w:rsid w:val="00D902A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0"/>
    </w:rPr>
  </w:style>
  <w:style w:type="paragraph" w:customStyle="1" w:styleId="xl90">
    <w:name w:val="xl90"/>
    <w:basedOn w:val="a1"/>
    <w:rsid w:val="00D902A7"/>
    <w:pPr>
      <w:widowControl/>
      <w:pBdr>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91">
    <w:name w:val="xl91"/>
    <w:basedOn w:val="a1"/>
    <w:rsid w:val="00D902A7"/>
    <w:pPr>
      <w:widowControl/>
      <w:pBdr>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92">
    <w:name w:val="xl92"/>
    <w:basedOn w:val="a1"/>
    <w:rsid w:val="00D902A7"/>
    <w:pPr>
      <w:widowControl/>
      <w:pBdr>
        <w:top w:val="single" w:sz="4" w:space="0" w:color="auto"/>
        <w:left w:val="single" w:sz="4" w:space="0" w:color="auto"/>
        <w:bottom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0"/>
    </w:rPr>
  </w:style>
  <w:style w:type="paragraph" w:customStyle="1" w:styleId="xl93">
    <w:name w:val="xl93"/>
    <w:basedOn w:val="a1"/>
    <w:rsid w:val="00D902A7"/>
    <w:pPr>
      <w:widowControl/>
      <w:pBdr>
        <w:top w:val="single" w:sz="4" w:space="0" w:color="auto"/>
        <w:bottom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0"/>
    </w:rPr>
  </w:style>
  <w:style w:type="paragraph" w:customStyle="1" w:styleId="xl94">
    <w:name w:val="xl94"/>
    <w:basedOn w:val="a1"/>
    <w:rsid w:val="00D902A7"/>
    <w:pPr>
      <w:widowControl/>
      <w:pBdr>
        <w:top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0"/>
    </w:rPr>
  </w:style>
  <w:style w:type="paragraph" w:customStyle="1" w:styleId="xl95">
    <w:name w:val="xl95"/>
    <w:basedOn w:val="a1"/>
    <w:rsid w:val="00D902A7"/>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96">
    <w:name w:val="xl96"/>
    <w:basedOn w:val="a1"/>
    <w:rsid w:val="00D902A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97">
    <w:name w:val="xl97"/>
    <w:basedOn w:val="a1"/>
    <w:rsid w:val="00D902A7"/>
    <w:pPr>
      <w:widowControl/>
      <w:pBdr>
        <w:top w:val="single" w:sz="4" w:space="0" w:color="auto"/>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98">
    <w:name w:val="xl98"/>
    <w:basedOn w:val="a1"/>
    <w:rsid w:val="00D902A7"/>
    <w:pPr>
      <w:widowControl/>
      <w:pBdr>
        <w:left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99">
    <w:name w:val="xl99"/>
    <w:basedOn w:val="a1"/>
    <w:rsid w:val="00D902A7"/>
    <w:pPr>
      <w:widowControl/>
      <w:pBdr>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100">
    <w:name w:val="xl100"/>
    <w:basedOn w:val="a1"/>
    <w:rsid w:val="00D902A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0"/>
    </w:rPr>
  </w:style>
  <w:style w:type="paragraph" w:customStyle="1" w:styleId="xl101">
    <w:name w:val="xl101"/>
    <w:basedOn w:val="a1"/>
    <w:rsid w:val="00D902A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0"/>
    </w:rPr>
  </w:style>
  <w:style w:type="paragraph" w:customStyle="1" w:styleId="xl102">
    <w:name w:val="xl102"/>
    <w:basedOn w:val="a1"/>
    <w:rsid w:val="00D902A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0"/>
    </w:rPr>
  </w:style>
  <w:style w:type="paragraph" w:customStyle="1" w:styleId="xl103">
    <w:name w:val="xl103"/>
    <w:basedOn w:val="a1"/>
    <w:rsid w:val="00D902A7"/>
    <w:pPr>
      <w:widowControl/>
      <w:spacing w:before="100" w:beforeAutospacing="1" w:after="100" w:afterAutospacing="1" w:line="240" w:lineRule="auto"/>
      <w:ind w:firstLineChars="0" w:firstLine="0"/>
      <w:jc w:val="left"/>
      <w:textAlignment w:val="center"/>
    </w:pPr>
    <w:rPr>
      <w:rFonts w:ascii="宋体" w:hAnsi="宋体" w:cs="宋体"/>
      <w:kern w:val="0"/>
      <w:sz w:val="20"/>
    </w:rPr>
  </w:style>
  <w:style w:type="paragraph" w:customStyle="1" w:styleId="xl104">
    <w:name w:val="xl104"/>
    <w:basedOn w:val="a1"/>
    <w:rsid w:val="00D902A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0"/>
    </w:rPr>
  </w:style>
  <w:style w:type="paragraph" w:customStyle="1" w:styleId="xl105">
    <w:name w:val="xl105"/>
    <w:basedOn w:val="a1"/>
    <w:rsid w:val="00D902A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right"/>
      <w:textAlignment w:val="center"/>
    </w:pPr>
    <w:rPr>
      <w:rFonts w:ascii="宋体" w:hAnsi="宋体" w:cs="宋体"/>
      <w:kern w:val="0"/>
      <w:sz w:val="20"/>
    </w:rPr>
  </w:style>
  <w:style w:type="paragraph" w:customStyle="1" w:styleId="xl106">
    <w:name w:val="xl106"/>
    <w:basedOn w:val="a1"/>
    <w:rsid w:val="00D902A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right"/>
      <w:textAlignment w:val="center"/>
    </w:pPr>
    <w:rPr>
      <w:rFonts w:ascii="宋体" w:hAnsi="宋体" w:cs="宋体"/>
      <w:b/>
      <w:bCs/>
      <w:kern w:val="0"/>
      <w:sz w:val="20"/>
    </w:rPr>
  </w:style>
  <w:style w:type="paragraph" w:customStyle="1" w:styleId="xl107">
    <w:name w:val="xl107"/>
    <w:basedOn w:val="a1"/>
    <w:rsid w:val="00D902A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b/>
      <w:bCs/>
      <w:kern w:val="0"/>
      <w:sz w:val="20"/>
    </w:rPr>
  </w:style>
  <w:style w:type="paragraph" w:customStyle="1" w:styleId="afa">
    <w:name w:val="文字"/>
    <w:basedOn w:val="a1"/>
    <w:link w:val="Char"/>
    <w:autoRedefine/>
    <w:rsid w:val="0069088E"/>
    <w:pPr>
      <w:adjustRightInd w:val="0"/>
      <w:snapToGrid w:val="0"/>
      <w:spacing w:before="120" w:after="120"/>
      <w:ind w:firstLine="480"/>
    </w:pPr>
    <w:rPr>
      <w:rFonts w:ascii="宋体" w:hAnsi="宋体"/>
      <w:snapToGrid w:val="0"/>
      <w:sz w:val="24"/>
      <w:szCs w:val="24"/>
    </w:rPr>
  </w:style>
  <w:style w:type="character" w:customStyle="1" w:styleId="Char">
    <w:name w:val="文字 Char"/>
    <w:link w:val="afa"/>
    <w:rsid w:val="0069088E"/>
    <w:rPr>
      <w:rFonts w:ascii="宋体" w:hAnsi="宋体"/>
      <w:snapToGrid w:val="0"/>
      <w:kern w:val="2"/>
      <w:sz w:val="24"/>
      <w:szCs w:val="24"/>
    </w:rPr>
  </w:style>
  <w:style w:type="paragraph" w:customStyle="1" w:styleId="a0">
    <w:name w:val="分段标题"/>
    <w:basedOn w:val="a1"/>
    <w:next w:val="afa"/>
    <w:rsid w:val="0069088E"/>
    <w:pPr>
      <w:numPr>
        <w:numId w:val="46"/>
      </w:numPr>
      <w:adjustRightInd w:val="0"/>
      <w:snapToGrid w:val="0"/>
      <w:spacing w:beforeLines="50" w:afterLines="50"/>
      <w:ind w:firstLineChars="0" w:firstLine="0"/>
      <w:jc w:val="left"/>
    </w:pPr>
    <w:rPr>
      <w:rFonts w:ascii="宋体"/>
      <w:b/>
      <w:snapToGrid w:val="0"/>
      <w:sz w:val="24"/>
      <w:szCs w:val="24"/>
    </w:rPr>
  </w:style>
  <w:style w:type="paragraph" w:customStyle="1" w:styleId="a">
    <w:name w:val="勾列表"/>
    <w:basedOn w:val="a1"/>
    <w:link w:val="Char0"/>
    <w:autoRedefine/>
    <w:rsid w:val="0069088E"/>
    <w:pPr>
      <w:numPr>
        <w:numId w:val="47"/>
      </w:numPr>
      <w:spacing w:before="40" w:after="40"/>
      <w:ind w:firstLineChars="0" w:firstLine="0"/>
    </w:pPr>
    <w:rPr>
      <w:rFonts w:ascii="宋体" w:hAnsi="宋体"/>
      <w:snapToGrid w:val="0"/>
      <w:szCs w:val="21"/>
    </w:rPr>
  </w:style>
  <w:style w:type="character" w:customStyle="1" w:styleId="Char0">
    <w:name w:val="勾列表 Char"/>
    <w:link w:val="a"/>
    <w:rsid w:val="0069088E"/>
    <w:rPr>
      <w:rFonts w:ascii="宋体" w:hAnsi="宋体"/>
      <w:snapToGrid w:val="0"/>
      <w:kern w:val="2"/>
      <w:sz w:val="21"/>
      <w:szCs w:val="21"/>
    </w:rPr>
  </w:style>
  <w:style w:type="paragraph" w:customStyle="1" w:styleId="xl64">
    <w:name w:val="xl64"/>
    <w:basedOn w:val="a1"/>
    <w:rsid w:val="008C2DCB"/>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宋体" w:hAnsi="宋体" w:cs="宋体"/>
      <w:ker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1642">
      <w:bodyDiv w:val="1"/>
      <w:marLeft w:val="0"/>
      <w:marRight w:val="0"/>
      <w:marTop w:val="0"/>
      <w:marBottom w:val="0"/>
      <w:divBdr>
        <w:top w:val="none" w:sz="0" w:space="0" w:color="auto"/>
        <w:left w:val="none" w:sz="0" w:space="0" w:color="auto"/>
        <w:bottom w:val="none" w:sz="0" w:space="0" w:color="auto"/>
        <w:right w:val="none" w:sz="0" w:space="0" w:color="auto"/>
      </w:divBdr>
    </w:div>
    <w:div w:id="67919708">
      <w:bodyDiv w:val="1"/>
      <w:marLeft w:val="0"/>
      <w:marRight w:val="0"/>
      <w:marTop w:val="0"/>
      <w:marBottom w:val="0"/>
      <w:divBdr>
        <w:top w:val="none" w:sz="0" w:space="0" w:color="auto"/>
        <w:left w:val="none" w:sz="0" w:space="0" w:color="auto"/>
        <w:bottom w:val="none" w:sz="0" w:space="0" w:color="auto"/>
        <w:right w:val="none" w:sz="0" w:space="0" w:color="auto"/>
      </w:divBdr>
    </w:div>
    <w:div w:id="95489974">
      <w:bodyDiv w:val="1"/>
      <w:marLeft w:val="0"/>
      <w:marRight w:val="0"/>
      <w:marTop w:val="0"/>
      <w:marBottom w:val="0"/>
      <w:divBdr>
        <w:top w:val="none" w:sz="0" w:space="0" w:color="auto"/>
        <w:left w:val="none" w:sz="0" w:space="0" w:color="auto"/>
        <w:bottom w:val="none" w:sz="0" w:space="0" w:color="auto"/>
        <w:right w:val="none" w:sz="0" w:space="0" w:color="auto"/>
      </w:divBdr>
    </w:div>
    <w:div w:id="162939933">
      <w:bodyDiv w:val="1"/>
      <w:marLeft w:val="0"/>
      <w:marRight w:val="0"/>
      <w:marTop w:val="0"/>
      <w:marBottom w:val="0"/>
      <w:divBdr>
        <w:top w:val="none" w:sz="0" w:space="0" w:color="auto"/>
        <w:left w:val="none" w:sz="0" w:space="0" w:color="auto"/>
        <w:bottom w:val="none" w:sz="0" w:space="0" w:color="auto"/>
        <w:right w:val="none" w:sz="0" w:space="0" w:color="auto"/>
      </w:divBdr>
    </w:div>
    <w:div w:id="231434477">
      <w:bodyDiv w:val="1"/>
      <w:marLeft w:val="0"/>
      <w:marRight w:val="0"/>
      <w:marTop w:val="0"/>
      <w:marBottom w:val="0"/>
      <w:divBdr>
        <w:top w:val="none" w:sz="0" w:space="0" w:color="auto"/>
        <w:left w:val="none" w:sz="0" w:space="0" w:color="auto"/>
        <w:bottom w:val="none" w:sz="0" w:space="0" w:color="auto"/>
        <w:right w:val="none" w:sz="0" w:space="0" w:color="auto"/>
      </w:divBdr>
    </w:div>
    <w:div w:id="243877760">
      <w:bodyDiv w:val="1"/>
      <w:marLeft w:val="0"/>
      <w:marRight w:val="0"/>
      <w:marTop w:val="0"/>
      <w:marBottom w:val="0"/>
      <w:divBdr>
        <w:top w:val="none" w:sz="0" w:space="0" w:color="auto"/>
        <w:left w:val="none" w:sz="0" w:space="0" w:color="auto"/>
        <w:bottom w:val="none" w:sz="0" w:space="0" w:color="auto"/>
        <w:right w:val="none" w:sz="0" w:space="0" w:color="auto"/>
      </w:divBdr>
    </w:div>
    <w:div w:id="259921136">
      <w:bodyDiv w:val="1"/>
      <w:marLeft w:val="0"/>
      <w:marRight w:val="0"/>
      <w:marTop w:val="0"/>
      <w:marBottom w:val="0"/>
      <w:divBdr>
        <w:top w:val="none" w:sz="0" w:space="0" w:color="auto"/>
        <w:left w:val="none" w:sz="0" w:space="0" w:color="auto"/>
        <w:bottom w:val="none" w:sz="0" w:space="0" w:color="auto"/>
        <w:right w:val="none" w:sz="0" w:space="0" w:color="auto"/>
      </w:divBdr>
    </w:div>
    <w:div w:id="261769953">
      <w:bodyDiv w:val="1"/>
      <w:marLeft w:val="0"/>
      <w:marRight w:val="0"/>
      <w:marTop w:val="0"/>
      <w:marBottom w:val="0"/>
      <w:divBdr>
        <w:top w:val="none" w:sz="0" w:space="0" w:color="auto"/>
        <w:left w:val="none" w:sz="0" w:space="0" w:color="auto"/>
        <w:bottom w:val="none" w:sz="0" w:space="0" w:color="auto"/>
        <w:right w:val="none" w:sz="0" w:space="0" w:color="auto"/>
      </w:divBdr>
    </w:div>
    <w:div w:id="283972524">
      <w:bodyDiv w:val="1"/>
      <w:marLeft w:val="0"/>
      <w:marRight w:val="0"/>
      <w:marTop w:val="0"/>
      <w:marBottom w:val="0"/>
      <w:divBdr>
        <w:top w:val="none" w:sz="0" w:space="0" w:color="auto"/>
        <w:left w:val="none" w:sz="0" w:space="0" w:color="auto"/>
        <w:bottom w:val="none" w:sz="0" w:space="0" w:color="auto"/>
        <w:right w:val="none" w:sz="0" w:space="0" w:color="auto"/>
      </w:divBdr>
    </w:div>
    <w:div w:id="355499277">
      <w:bodyDiv w:val="1"/>
      <w:marLeft w:val="0"/>
      <w:marRight w:val="0"/>
      <w:marTop w:val="0"/>
      <w:marBottom w:val="0"/>
      <w:divBdr>
        <w:top w:val="none" w:sz="0" w:space="0" w:color="auto"/>
        <w:left w:val="none" w:sz="0" w:space="0" w:color="auto"/>
        <w:bottom w:val="none" w:sz="0" w:space="0" w:color="auto"/>
        <w:right w:val="none" w:sz="0" w:space="0" w:color="auto"/>
      </w:divBdr>
    </w:div>
    <w:div w:id="390035844">
      <w:bodyDiv w:val="1"/>
      <w:marLeft w:val="0"/>
      <w:marRight w:val="0"/>
      <w:marTop w:val="0"/>
      <w:marBottom w:val="0"/>
      <w:divBdr>
        <w:top w:val="none" w:sz="0" w:space="0" w:color="auto"/>
        <w:left w:val="none" w:sz="0" w:space="0" w:color="auto"/>
        <w:bottom w:val="none" w:sz="0" w:space="0" w:color="auto"/>
        <w:right w:val="none" w:sz="0" w:space="0" w:color="auto"/>
      </w:divBdr>
    </w:div>
    <w:div w:id="396980705">
      <w:bodyDiv w:val="1"/>
      <w:marLeft w:val="0"/>
      <w:marRight w:val="0"/>
      <w:marTop w:val="0"/>
      <w:marBottom w:val="0"/>
      <w:divBdr>
        <w:top w:val="none" w:sz="0" w:space="0" w:color="auto"/>
        <w:left w:val="none" w:sz="0" w:space="0" w:color="auto"/>
        <w:bottom w:val="none" w:sz="0" w:space="0" w:color="auto"/>
        <w:right w:val="none" w:sz="0" w:space="0" w:color="auto"/>
      </w:divBdr>
    </w:div>
    <w:div w:id="445973912">
      <w:bodyDiv w:val="1"/>
      <w:marLeft w:val="0"/>
      <w:marRight w:val="0"/>
      <w:marTop w:val="0"/>
      <w:marBottom w:val="0"/>
      <w:divBdr>
        <w:top w:val="none" w:sz="0" w:space="0" w:color="auto"/>
        <w:left w:val="none" w:sz="0" w:space="0" w:color="auto"/>
        <w:bottom w:val="none" w:sz="0" w:space="0" w:color="auto"/>
        <w:right w:val="none" w:sz="0" w:space="0" w:color="auto"/>
      </w:divBdr>
    </w:div>
    <w:div w:id="458691120">
      <w:bodyDiv w:val="1"/>
      <w:marLeft w:val="0"/>
      <w:marRight w:val="0"/>
      <w:marTop w:val="0"/>
      <w:marBottom w:val="0"/>
      <w:divBdr>
        <w:top w:val="none" w:sz="0" w:space="0" w:color="auto"/>
        <w:left w:val="none" w:sz="0" w:space="0" w:color="auto"/>
        <w:bottom w:val="none" w:sz="0" w:space="0" w:color="auto"/>
        <w:right w:val="none" w:sz="0" w:space="0" w:color="auto"/>
      </w:divBdr>
    </w:div>
    <w:div w:id="482698501">
      <w:bodyDiv w:val="1"/>
      <w:marLeft w:val="0"/>
      <w:marRight w:val="0"/>
      <w:marTop w:val="0"/>
      <w:marBottom w:val="0"/>
      <w:divBdr>
        <w:top w:val="none" w:sz="0" w:space="0" w:color="auto"/>
        <w:left w:val="none" w:sz="0" w:space="0" w:color="auto"/>
        <w:bottom w:val="none" w:sz="0" w:space="0" w:color="auto"/>
        <w:right w:val="none" w:sz="0" w:space="0" w:color="auto"/>
      </w:divBdr>
    </w:div>
    <w:div w:id="499734842">
      <w:bodyDiv w:val="1"/>
      <w:marLeft w:val="0"/>
      <w:marRight w:val="0"/>
      <w:marTop w:val="0"/>
      <w:marBottom w:val="0"/>
      <w:divBdr>
        <w:top w:val="none" w:sz="0" w:space="0" w:color="auto"/>
        <w:left w:val="none" w:sz="0" w:space="0" w:color="auto"/>
        <w:bottom w:val="none" w:sz="0" w:space="0" w:color="auto"/>
        <w:right w:val="none" w:sz="0" w:space="0" w:color="auto"/>
      </w:divBdr>
    </w:div>
    <w:div w:id="509491668">
      <w:bodyDiv w:val="1"/>
      <w:marLeft w:val="0"/>
      <w:marRight w:val="0"/>
      <w:marTop w:val="0"/>
      <w:marBottom w:val="0"/>
      <w:divBdr>
        <w:top w:val="none" w:sz="0" w:space="0" w:color="auto"/>
        <w:left w:val="none" w:sz="0" w:space="0" w:color="auto"/>
        <w:bottom w:val="none" w:sz="0" w:space="0" w:color="auto"/>
        <w:right w:val="none" w:sz="0" w:space="0" w:color="auto"/>
      </w:divBdr>
    </w:div>
    <w:div w:id="527135612">
      <w:bodyDiv w:val="1"/>
      <w:marLeft w:val="0"/>
      <w:marRight w:val="0"/>
      <w:marTop w:val="0"/>
      <w:marBottom w:val="0"/>
      <w:divBdr>
        <w:top w:val="none" w:sz="0" w:space="0" w:color="auto"/>
        <w:left w:val="none" w:sz="0" w:space="0" w:color="auto"/>
        <w:bottom w:val="none" w:sz="0" w:space="0" w:color="auto"/>
        <w:right w:val="none" w:sz="0" w:space="0" w:color="auto"/>
      </w:divBdr>
    </w:div>
    <w:div w:id="549805064">
      <w:bodyDiv w:val="1"/>
      <w:marLeft w:val="0"/>
      <w:marRight w:val="0"/>
      <w:marTop w:val="0"/>
      <w:marBottom w:val="0"/>
      <w:divBdr>
        <w:top w:val="none" w:sz="0" w:space="0" w:color="auto"/>
        <w:left w:val="none" w:sz="0" w:space="0" w:color="auto"/>
        <w:bottom w:val="none" w:sz="0" w:space="0" w:color="auto"/>
        <w:right w:val="none" w:sz="0" w:space="0" w:color="auto"/>
      </w:divBdr>
    </w:div>
    <w:div w:id="561675411">
      <w:bodyDiv w:val="1"/>
      <w:marLeft w:val="0"/>
      <w:marRight w:val="0"/>
      <w:marTop w:val="0"/>
      <w:marBottom w:val="0"/>
      <w:divBdr>
        <w:top w:val="none" w:sz="0" w:space="0" w:color="auto"/>
        <w:left w:val="none" w:sz="0" w:space="0" w:color="auto"/>
        <w:bottom w:val="none" w:sz="0" w:space="0" w:color="auto"/>
        <w:right w:val="none" w:sz="0" w:space="0" w:color="auto"/>
      </w:divBdr>
    </w:div>
    <w:div w:id="562176789">
      <w:bodyDiv w:val="1"/>
      <w:marLeft w:val="0"/>
      <w:marRight w:val="0"/>
      <w:marTop w:val="0"/>
      <w:marBottom w:val="0"/>
      <w:divBdr>
        <w:top w:val="none" w:sz="0" w:space="0" w:color="auto"/>
        <w:left w:val="none" w:sz="0" w:space="0" w:color="auto"/>
        <w:bottom w:val="none" w:sz="0" w:space="0" w:color="auto"/>
        <w:right w:val="none" w:sz="0" w:space="0" w:color="auto"/>
      </w:divBdr>
    </w:div>
    <w:div w:id="624432396">
      <w:bodyDiv w:val="1"/>
      <w:marLeft w:val="0"/>
      <w:marRight w:val="0"/>
      <w:marTop w:val="0"/>
      <w:marBottom w:val="0"/>
      <w:divBdr>
        <w:top w:val="none" w:sz="0" w:space="0" w:color="auto"/>
        <w:left w:val="none" w:sz="0" w:space="0" w:color="auto"/>
        <w:bottom w:val="none" w:sz="0" w:space="0" w:color="auto"/>
        <w:right w:val="none" w:sz="0" w:space="0" w:color="auto"/>
      </w:divBdr>
    </w:div>
    <w:div w:id="640110941">
      <w:bodyDiv w:val="1"/>
      <w:marLeft w:val="0"/>
      <w:marRight w:val="0"/>
      <w:marTop w:val="0"/>
      <w:marBottom w:val="0"/>
      <w:divBdr>
        <w:top w:val="none" w:sz="0" w:space="0" w:color="auto"/>
        <w:left w:val="none" w:sz="0" w:space="0" w:color="auto"/>
        <w:bottom w:val="none" w:sz="0" w:space="0" w:color="auto"/>
        <w:right w:val="none" w:sz="0" w:space="0" w:color="auto"/>
      </w:divBdr>
    </w:div>
    <w:div w:id="662391415">
      <w:bodyDiv w:val="1"/>
      <w:marLeft w:val="0"/>
      <w:marRight w:val="0"/>
      <w:marTop w:val="0"/>
      <w:marBottom w:val="0"/>
      <w:divBdr>
        <w:top w:val="none" w:sz="0" w:space="0" w:color="auto"/>
        <w:left w:val="none" w:sz="0" w:space="0" w:color="auto"/>
        <w:bottom w:val="none" w:sz="0" w:space="0" w:color="auto"/>
        <w:right w:val="none" w:sz="0" w:space="0" w:color="auto"/>
      </w:divBdr>
    </w:div>
    <w:div w:id="682513695">
      <w:bodyDiv w:val="1"/>
      <w:marLeft w:val="0"/>
      <w:marRight w:val="0"/>
      <w:marTop w:val="0"/>
      <w:marBottom w:val="0"/>
      <w:divBdr>
        <w:top w:val="none" w:sz="0" w:space="0" w:color="auto"/>
        <w:left w:val="none" w:sz="0" w:space="0" w:color="auto"/>
        <w:bottom w:val="none" w:sz="0" w:space="0" w:color="auto"/>
        <w:right w:val="none" w:sz="0" w:space="0" w:color="auto"/>
      </w:divBdr>
    </w:div>
    <w:div w:id="685669101">
      <w:bodyDiv w:val="1"/>
      <w:marLeft w:val="0"/>
      <w:marRight w:val="0"/>
      <w:marTop w:val="0"/>
      <w:marBottom w:val="0"/>
      <w:divBdr>
        <w:top w:val="none" w:sz="0" w:space="0" w:color="auto"/>
        <w:left w:val="none" w:sz="0" w:space="0" w:color="auto"/>
        <w:bottom w:val="none" w:sz="0" w:space="0" w:color="auto"/>
        <w:right w:val="none" w:sz="0" w:space="0" w:color="auto"/>
      </w:divBdr>
    </w:div>
    <w:div w:id="688023704">
      <w:bodyDiv w:val="1"/>
      <w:marLeft w:val="0"/>
      <w:marRight w:val="0"/>
      <w:marTop w:val="0"/>
      <w:marBottom w:val="0"/>
      <w:divBdr>
        <w:top w:val="none" w:sz="0" w:space="0" w:color="auto"/>
        <w:left w:val="none" w:sz="0" w:space="0" w:color="auto"/>
        <w:bottom w:val="none" w:sz="0" w:space="0" w:color="auto"/>
        <w:right w:val="none" w:sz="0" w:space="0" w:color="auto"/>
      </w:divBdr>
    </w:div>
    <w:div w:id="694573511">
      <w:bodyDiv w:val="1"/>
      <w:marLeft w:val="0"/>
      <w:marRight w:val="0"/>
      <w:marTop w:val="0"/>
      <w:marBottom w:val="0"/>
      <w:divBdr>
        <w:top w:val="none" w:sz="0" w:space="0" w:color="auto"/>
        <w:left w:val="none" w:sz="0" w:space="0" w:color="auto"/>
        <w:bottom w:val="none" w:sz="0" w:space="0" w:color="auto"/>
        <w:right w:val="none" w:sz="0" w:space="0" w:color="auto"/>
      </w:divBdr>
    </w:div>
    <w:div w:id="795835451">
      <w:bodyDiv w:val="1"/>
      <w:marLeft w:val="0"/>
      <w:marRight w:val="0"/>
      <w:marTop w:val="0"/>
      <w:marBottom w:val="0"/>
      <w:divBdr>
        <w:top w:val="none" w:sz="0" w:space="0" w:color="auto"/>
        <w:left w:val="none" w:sz="0" w:space="0" w:color="auto"/>
        <w:bottom w:val="none" w:sz="0" w:space="0" w:color="auto"/>
        <w:right w:val="none" w:sz="0" w:space="0" w:color="auto"/>
      </w:divBdr>
    </w:div>
    <w:div w:id="826938387">
      <w:bodyDiv w:val="1"/>
      <w:marLeft w:val="0"/>
      <w:marRight w:val="0"/>
      <w:marTop w:val="0"/>
      <w:marBottom w:val="0"/>
      <w:divBdr>
        <w:top w:val="none" w:sz="0" w:space="0" w:color="auto"/>
        <w:left w:val="none" w:sz="0" w:space="0" w:color="auto"/>
        <w:bottom w:val="none" w:sz="0" w:space="0" w:color="auto"/>
        <w:right w:val="none" w:sz="0" w:space="0" w:color="auto"/>
      </w:divBdr>
    </w:div>
    <w:div w:id="852571618">
      <w:bodyDiv w:val="1"/>
      <w:marLeft w:val="0"/>
      <w:marRight w:val="0"/>
      <w:marTop w:val="0"/>
      <w:marBottom w:val="0"/>
      <w:divBdr>
        <w:top w:val="none" w:sz="0" w:space="0" w:color="auto"/>
        <w:left w:val="none" w:sz="0" w:space="0" w:color="auto"/>
        <w:bottom w:val="none" w:sz="0" w:space="0" w:color="auto"/>
        <w:right w:val="none" w:sz="0" w:space="0" w:color="auto"/>
      </w:divBdr>
    </w:div>
    <w:div w:id="868881698">
      <w:bodyDiv w:val="1"/>
      <w:marLeft w:val="0"/>
      <w:marRight w:val="0"/>
      <w:marTop w:val="0"/>
      <w:marBottom w:val="0"/>
      <w:divBdr>
        <w:top w:val="none" w:sz="0" w:space="0" w:color="auto"/>
        <w:left w:val="none" w:sz="0" w:space="0" w:color="auto"/>
        <w:bottom w:val="none" w:sz="0" w:space="0" w:color="auto"/>
        <w:right w:val="none" w:sz="0" w:space="0" w:color="auto"/>
      </w:divBdr>
    </w:div>
    <w:div w:id="880677902">
      <w:bodyDiv w:val="1"/>
      <w:marLeft w:val="0"/>
      <w:marRight w:val="0"/>
      <w:marTop w:val="0"/>
      <w:marBottom w:val="0"/>
      <w:divBdr>
        <w:top w:val="none" w:sz="0" w:space="0" w:color="auto"/>
        <w:left w:val="none" w:sz="0" w:space="0" w:color="auto"/>
        <w:bottom w:val="none" w:sz="0" w:space="0" w:color="auto"/>
        <w:right w:val="none" w:sz="0" w:space="0" w:color="auto"/>
      </w:divBdr>
    </w:div>
    <w:div w:id="911237348">
      <w:bodyDiv w:val="1"/>
      <w:marLeft w:val="0"/>
      <w:marRight w:val="0"/>
      <w:marTop w:val="0"/>
      <w:marBottom w:val="0"/>
      <w:divBdr>
        <w:top w:val="none" w:sz="0" w:space="0" w:color="auto"/>
        <w:left w:val="none" w:sz="0" w:space="0" w:color="auto"/>
        <w:bottom w:val="none" w:sz="0" w:space="0" w:color="auto"/>
        <w:right w:val="none" w:sz="0" w:space="0" w:color="auto"/>
      </w:divBdr>
    </w:div>
    <w:div w:id="920405944">
      <w:bodyDiv w:val="1"/>
      <w:marLeft w:val="0"/>
      <w:marRight w:val="0"/>
      <w:marTop w:val="0"/>
      <w:marBottom w:val="0"/>
      <w:divBdr>
        <w:top w:val="none" w:sz="0" w:space="0" w:color="auto"/>
        <w:left w:val="none" w:sz="0" w:space="0" w:color="auto"/>
        <w:bottom w:val="none" w:sz="0" w:space="0" w:color="auto"/>
        <w:right w:val="none" w:sz="0" w:space="0" w:color="auto"/>
      </w:divBdr>
    </w:div>
    <w:div w:id="928199860">
      <w:bodyDiv w:val="1"/>
      <w:marLeft w:val="0"/>
      <w:marRight w:val="0"/>
      <w:marTop w:val="0"/>
      <w:marBottom w:val="0"/>
      <w:divBdr>
        <w:top w:val="none" w:sz="0" w:space="0" w:color="auto"/>
        <w:left w:val="none" w:sz="0" w:space="0" w:color="auto"/>
        <w:bottom w:val="none" w:sz="0" w:space="0" w:color="auto"/>
        <w:right w:val="none" w:sz="0" w:space="0" w:color="auto"/>
      </w:divBdr>
    </w:div>
    <w:div w:id="946237618">
      <w:bodyDiv w:val="1"/>
      <w:marLeft w:val="0"/>
      <w:marRight w:val="0"/>
      <w:marTop w:val="0"/>
      <w:marBottom w:val="0"/>
      <w:divBdr>
        <w:top w:val="none" w:sz="0" w:space="0" w:color="auto"/>
        <w:left w:val="none" w:sz="0" w:space="0" w:color="auto"/>
        <w:bottom w:val="none" w:sz="0" w:space="0" w:color="auto"/>
        <w:right w:val="none" w:sz="0" w:space="0" w:color="auto"/>
      </w:divBdr>
    </w:div>
    <w:div w:id="961497828">
      <w:bodyDiv w:val="1"/>
      <w:marLeft w:val="0"/>
      <w:marRight w:val="0"/>
      <w:marTop w:val="0"/>
      <w:marBottom w:val="0"/>
      <w:divBdr>
        <w:top w:val="none" w:sz="0" w:space="0" w:color="auto"/>
        <w:left w:val="none" w:sz="0" w:space="0" w:color="auto"/>
        <w:bottom w:val="none" w:sz="0" w:space="0" w:color="auto"/>
        <w:right w:val="none" w:sz="0" w:space="0" w:color="auto"/>
      </w:divBdr>
    </w:div>
    <w:div w:id="995187238">
      <w:bodyDiv w:val="1"/>
      <w:marLeft w:val="0"/>
      <w:marRight w:val="0"/>
      <w:marTop w:val="0"/>
      <w:marBottom w:val="0"/>
      <w:divBdr>
        <w:top w:val="none" w:sz="0" w:space="0" w:color="auto"/>
        <w:left w:val="none" w:sz="0" w:space="0" w:color="auto"/>
        <w:bottom w:val="none" w:sz="0" w:space="0" w:color="auto"/>
        <w:right w:val="none" w:sz="0" w:space="0" w:color="auto"/>
      </w:divBdr>
    </w:div>
    <w:div w:id="1012145701">
      <w:bodyDiv w:val="1"/>
      <w:marLeft w:val="0"/>
      <w:marRight w:val="0"/>
      <w:marTop w:val="0"/>
      <w:marBottom w:val="0"/>
      <w:divBdr>
        <w:top w:val="none" w:sz="0" w:space="0" w:color="auto"/>
        <w:left w:val="none" w:sz="0" w:space="0" w:color="auto"/>
        <w:bottom w:val="none" w:sz="0" w:space="0" w:color="auto"/>
        <w:right w:val="none" w:sz="0" w:space="0" w:color="auto"/>
      </w:divBdr>
    </w:div>
    <w:div w:id="1042367939">
      <w:bodyDiv w:val="1"/>
      <w:marLeft w:val="0"/>
      <w:marRight w:val="0"/>
      <w:marTop w:val="0"/>
      <w:marBottom w:val="0"/>
      <w:divBdr>
        <w:top w:val="none" w:sz="0" w:space="0" w:color="auto"/>
        <w:left w:val="none" w:sz="0" w:space="0" w:color="auto"/>
        <w:bottom w:val="none" w:sz="0" w:space="0" w:color="auto"/>
        <w:right w:val="none" w:sz="0" w:space="0" w:color="auto"/>
      </w:divBdr>
    </w:div>
    <w:div w:id="1049182384">
      <w:bodyDiv w:val="1"/>
      <w:marLeft w:val="0"/>
      <w:marRight w:val="0"/>
      <w:marTop w:val="0"/>
      <w:marBottom w:val="0"/>
      <w:divBdr>
        <w:top w:val="none" w:sz="0" w:space="0" w:color="auto"/>
        <w:left w:val="none" w:sz="0" w:space="0" w:color="auto"/>
        <w:bottom w:val="none" w:sz="0" w:space="0" w:color="auto"/>
        <w:right w:val="none" w:sz="0" w:space="0" w:color="auto"/>
      </w:divBdr>
    </w:div>
    <w:div w:id="1084304894">
      <w:bodyDiv w:val="1"/>
      <w:marLeft w:val="0"/>
      <w:marRight w:val="0"/>
      <w:marTop w:val="0"/>
      <w:marBottom w:val="0"/>
      <w:divBdr>
        <w:top w:val="none" w:sz="0" w:space="0" w:color="auto"/>
        <w:left w:val="none" w:sz="0" w:space="0" w:color="auto"/>
        <w:bottom w:val="none" w:sz="0" w:space="0" w:color="auto"/>
        <w:right w:val="none" w:sz="0" w:space="0" w:color="auto"/>
      </w:divBdr>
    </w:div>
    <w:div w:id="1222861891">
      <w:bodyDiv w:val="1"/>
      <w:marLeft w:val="0"/>
      <w:marRight w:val="0"/>
      <w:marTop w:val="0"/>
      <w:marBottom w:val="0"/>
      <w:divBdr>
        <w:top w:val="none" w:sz="0" w:space="0" w:color="auto"/>
        <w:left w:val="none" w:sz="0" w:space="0" w:color="auto"/>
        <w:bottom w:val="none" w:sz="0" w:space="0" w:color="auto"/>
        <w:right w:val="none" w:sz="0" w:space="0" w:color="auto"/>
      </w:divBdr>
    </w:div>
    <w:div w:id="1237473562">
      <w:bodyDiv w:val="1"/>
      <w:marLeft w:val="0"/>
      <w:marRight w:val="0"/>
      <w:marTop w:val="0"/>
      <w:marBottom w:val="0"/>
      <w:divBdr>
        <w:top w:val="none" w:sz="0" w:space="0" w:color="auto"/>
        <w:left w:val="none" w:sz="0" w:space="0" w:color="auto"/>
        <w:bottom w:val="none" w:sz="0" w:space="0" w:color="auto"/>
        <w:right w:val="none" w:sz="0" w:space="0" w:color="auto"/>
      </w:divBdr>
    </w:div>
    <w:div w:id="1244293521">
      <w:bodyDiv w:val="1"/>
      <w:marLeft w:val="0"/>
      <w:marRight w:val="0"/>
      <w:marTop w:val="0"/>
      <w:marBottom w:val="0"/>
      <w:divBdr>
        <w:top w:val="none" w:sz="0" w:space="0" w:color="auto"/>
        <w:left w:val="none" w:sz="0" w:space="0" w:color="auto"/>
        <w:bottom w:val="none" w:sz="0" w:space="0" w:color="auto"/>
        <w:right w:val="none" w:sz="0" w:space="0" w:color="auto"/>
      </w:divBdr>
    </w:div>
    <w:div w:id="1255746305">
      <w:bodyDiv w:val="1"/>
      <w:marLeft w:val="0"/>
      <w:marRight w:val="0"/>
      <w:marTop w:val="0"/>
      <w:marBottom w:val="0"/>
      <w:divBdr>
        <w:top w:val="none" w:sz="0" w:space="0" w:color="auto"/>
        <w:left w:val="none" w:sz="0" w:space="0" w:color="auto"/>
        <w:bottom w:val="none" w:sz="0" w:space="0" w:color="auto"/>
        <w:right w:val="none" w:sz="0" w:space="0" w:color="auto"/>
      </w:divBdr>
    </w:div>
    <w:div w:id="1340279465">
      <w:bodyDiv w:val="1"/>
      <w:marLeft w:val="0"/>
      <w:marRight w:val="0"/>
      <w:marTop w:val="0"/>
      <w:marBottom w:val="0"/>
      <w:divBdr>
        <w:top w:val="none" w:sz="0" w:space="0" w:color="auto"/>
        <w:left w:val="none" w:sz="0" w:space="0" w:color="auto"/>
        <w:bottom w:val="none" w:sz="0" w:space="0" w:color="auto"/>
        <w:right w:val="none" w:sz="0" w:space="0" w:color="auto"/>
      </w:divBdr>
    </w:div>
    <w:div w:id="1355422146">
      <w:bodyDiv w:val="1"/>
      <w:marLeft w:val="0"/>
      <w:marRight w:val="0"/>
      <w:marTop w:val="0"/>
      <w:marBottom w:val="0"/>
      <w:divBdr>
        <w:top w:val="none" w:sz="0" w:space="0" w:color="auto"/>
        <w:left w:val="none" w:sz="0" w:space="0" w:color="auto"/>
        <w:bottom w:val="none" w:sz="0" w:space="0" w:color="auto"/>
        <w:right w:val="none" w:sz="0" w:space="0" w:color="auto"/>
      </w:divBdr>
    </w:div>
    <w:div w:id="1430391930">
      <w:bodyDiv w:val="1"/>
      <w:marLeft w:val="0"/>
      <w:marRight w:val="0"/>
      <w:marTop w:val="0"/>
      <w:marBottom w:val="0"/>
      <w:divBdr>
        <w:top w:val="none" w:sz="0" w:space="0" w:color="auto"/>
        <w:left w:val="none" w:sz="0" w:space="0" w:color="auto"/>
        <w:bottom w:val="none" w:sz="0" w:space="0" w:color="auto"/>
        <w:right w:val="none" w:sz="0" w:space="0" w:color="auto"/>
      </w:divBdr>
    </w:div>
    <w:div w:id="1456829461">
      <w:bodyDiv w:val="1"/>
      <w:marLeft w:val="0"/>
      <w:marRight w:val="0"/>
      <w:marTop w:val="0"/>
      <w:marBottom w:val="0"/>
      <w:divBdr>
        <w:top w:val="none" w:sz="0" w:space="0" w:color="auto"/>
        <w:left w:val="none" w:sz="0" w:space="0" w:color="auto"/>
        <w:bottom w:val="none" w:sz="0" w:space="0" w:color="auto"/>
        <w:right w:val="none" w:sz="0" w:space="0" w:color="auto"/>
      </w:divBdr>
    </w:div>
    <w:div w:id="1476950259">
      <w:bodyDiv w:val="1"/>
      <w:marLeft w:val="0"/>
      <w:marRight w:val="0"/>
      <w:marTop w:val="0"/>
      <w:marBottom w:val="0"/>
      <w:divBdr>
        <w:top w:val="none" w:sz="0" w:space="0" w:color="auto"/>
        <w:left w:val="none" w:sz="0" w:space="0" w:color="auto"/>
        <w:bottom w:val="none" w:sz="0" w:space="0" w:color="auto"/>
        <w:right w:val="none" w:sz="0" w:space="0" w:color="auto"/>
      </w:divBdr>
    </w:div>
    <w:div w:id="1484546186">
      <w:bodyDiv w:val="1"/>
      <w:marLeft w:val="0"/>
      <w:marRight w:val="0"/>
      <w:marTop w:val="0"/>
      <w:marBottom w:val="0"/>
      <w:divBdr>
        <w:top w:val="none" w:sz="0" w:space="0" w:color="auto"/>
        <w:left w:val="none" w:sz="0" w:space="0" w:color="auto"/>
        <w:bottom w:val="none" w:sz="0" w:space="0" w:color="auto"/>
        <w:right w:val="none" w:sz="0" w:space="0" w:color="auto"/>
      </w:divBdr>
    </w:div>
    <w:div w:id="1487163006">
      <w:bodyDiv w:val="1"/>
      <w:marLeft w:val="0"/>
      <w:marRight w:val="0"/>
      <w:marTop w:val="0"/>
      <w:marBottom w:val="0"/>
      <w:divBdr>
        <w:top w:val="none" w:sz="0" w:space="0" w:color="auto"/>
        <w:left w:val="none" w:sz="0" w:space="0" w:color="auto"/>
        <w:bottom w:val="none" w:sz="0" w:space="0" w:color="auto"/>
        <w:right w:val="none" w:sz="0" w:space="0" w:color="auto"/>
      </w:divBdr>
    </w:div>
    <w:div w:id="1489901600">
      <w:bodyDiv w:val="1"/>
      <w:marLeft w:val="0"/>
      <w:marRight w:val="0"/>
      <w:marTop w:val="0"/>
      <w:marBottom w:val="0"/>
      <w:divBdr>
        <w:top w:val="none" w:sz="0" w:space="0" w:color="auto"/>
        <w:left w:val="none" w:sz="0" w:space="0" w:color="auto"/>
        <w:bottom w:val="none" w:sz="0" w:space="0" w:color="auto"/>
        <w:right w:val="none" w:sz="0" w:space="0" w:color="auto"/>
      </w:divBdr>
    </w:div>
    <w:div w:id="1490167846">
      <w:bodyDiv w:val="1"/>
      <w:marLeft w:val="0"/>
      <w:marRight w:val="0"/>
      <w:marTop w:val="0"/>
      <w:marBottom w:val="0"/>
      <w:divBdr>
        <w:top w:val="none" w:sz="0" w:space="0" w:color="auto"/>
        <w:left w:val="none" w:sz="0" w:space="0" w:color="auto"/>
        <w:bottom w:val="none" w:sz="0" w:space="0" w:color="auto"/>
        <w:right w:val="none" w:sz="0" w:space="0" w:color="auto"/>
      </w:divBdr>
    </w:div>
    <w:div w:id="1493838373">
      <w:bodyDiv w:val="1"/>
      <w:marLeft w:val="0"/>
      <w:marRight w:val="0"/>
      <w:marTop w:val="0"/>
      <w:marBottom w:val="0"/>
      <w:divBdr>
        <w:top w:val="none" w:sz="0" w:space="0" w:color="auto"/>
        <w:left w:val="none" w:sz="0" w:space="0" w:color="auto"/>
        <w:bottom w:val="none" w:sz="0" w:space="0" w:color="auto"/>
        <w:right w:val="none" w:sz="0" w:space="0" w:color="auto"/>
      </w:divBdr>
    </w:div>
    <w:div w:id="1525051585">
      <w:bodyDiv w:val="1"/>
      <w:marLeft w:val="0"/>
      <w:marRight w:val="0"/>
      <w:marTop w:val="0"/>
      <w:marBottom w:val="0"/>
      <w:divBdr>
        <w:top w:val="none" w:sz="0" w:space="0" w:color="auto"/>
        <w:left w:val="none" w:sz="0" w:space="0" w:color="auto"/>
        <w:bottom w:val="none" w:sz="0" w:space="0" w:color="auto"/>
        <w:right w:val="none" w:sz="0" w:space="0" w:color="auto"/>
      </w:divBdr>
    </w:div>
    <w:div w:id="1528518706">
      <w:bodyDiv w:val="1"/>
      <w:marLeft w:val="0"/>
      <w:marRight w:val="0"/>
      <w:marTop w:val="0"/>
      <w:marBottom w:val="0"/>
      <w:divBdr>
        <w:top w:val="none" w:sz="0" w:space="0" w:color="auto"/>
        <w:left w:val="none" w:sz="0" w:space="0" w:color="auto"/>
        <w:bottom w:val="none" w:sz="0" w:space="0" w:color="auto"/>
        <w:right w:val="none" w:sz="0" w:space="0" w:color="auto"/>
      </w:divBdr>
    </w:div>
    <w:div w:id="1536699137">
      <w:bodyDiv w:val="1"/>
      <w:marLeft w:val="0"/>
      <w:marRight w:val="0"/>
      <w:marTop w:val="0"/>
      <w:marBottom w:val="0"/>
      <w:divBdr>
        <w:top w:val="none" w:sz="0" w:space="0" w:color="auto"/>
        <w:left w:val="none" w:sz="0" w:space="0" w:color="auto"/>
        <w:bottom w:val="none" w:sz="0" w:space="0" w:color="auto"/>
        <w:right w:val="none" w:sz="0" w:space="0" w:color="auto"/>
      </w:divBdr>
    </w:div>
    <w:div w:id="1582981065">
      <w:bodyDiv w:val="1"/>
      <w:marLeft w:val="0"/>
      <w:marRight w:val="0"/>
      <w:marTop w:val="0"/>
      <w:marBottom w:val="0"/>
      <w:divBdr>
        <w:top w:val="none" w:sz="0" w:space="0" w:color="auto"/>
        <w:left w:val="none" w:sz="0" w:space="0" w:color="auto"/>
        <w:bottom w:val="none" w:sz="0" w:space="0" w:color="auto"/>
        <w:right w:val="none" w:sz="0" w:space="0" w:color="auto"/>
      </w:divBdr>
    </w:div>
    <w:div w:id="1637444063">
      <w:bodyDiv w:val="1"/>
      <w:marLeft w:val="0"/>
      <w:marRight w:val="0"/>
      <w:marTop w:val="0"/>
      <w:marBottom w:val="0"/>
      <w:divBdr>
        <w:top w:val="none" w:sz="0" w:space="0" w:color="auto"/>
        <w:left w:val="none" w:sz="0" w:space="0" w:color="auto"/>
        <w:bottom w:val="none" w:sz="0" w:space="0" w:color="auto"/>
        <w:right w:val="none" w:sz="0" w:space="0" w:color="auto"/>
      </w:divBdr>
    </w:div>
    <w:div w:id="1652558344">
      <w:bodyDiv w:val="1"/>
      <w:marLeft w:val="0"/>
      <w:marRight w:val="0"/>
      <w:marTop w:val="0"/>
      <w:marBottom w:val="0"/>
      <w:divBdr>
        <w:top w:val="none" w:sz="0" w:space="0" w:color="auto"/>
        <w:left w:val="none" w:sz="0" w:space="0" w:color="auto"/>
        <w:bottom w:val="none" w:sz="0" w:space="0" w:color="auto"/>
        <w:right w:val="none" w:sz="0" w:space="0" w:color="auto"/>
      </w:divBdr>
    </w:div>
    <w:div w:id="1656644496">
      <w:bodyDiv w:val="1"/>
      <w:marLeft w:val="0"/>
      <w:marRight w:val="0"/>
      <w:marTop w:val="0"/>
      <w:marBottom w:val="0"/>
      <w:divBdr>
        <w:top w:val="none" w:sz="0" w:space="0" w:color="auto"/>
        <w:left w:val="none" w:sz="0" w:space="0" w:color="auto"/>
        <w:bottom w:val="none" w:sz="0" w:space="0" w:color="auto"/>
        <w:right w:val="none" w:sz="0" w:space="0" w:color="auto"/>
      </w:divBdr>
    </w:div>
    <w:div w:id="1674868251">
      <w:bodyDiv w:val="1"/>
      <w:marLeft w:val="0"/>
      <w:marRight w:val="0"/>
      <w:marTop w:val="0"/>
      <w:marBottom w:val="0"/>
      <w:divBdr>
        <w:top w:val="none" w:sz="0" w:space="0" w:color="auto"/>
        <w:left w:val="none" w:sz="0" w:space="0" w:color="auto"/>
        <w:bottom w:val="none" w:sz="0" w:space="0" w:color="auto"/>
        <w:right w:val="none" w:sz="0" w:space="0" w:color="auto"/>
      </w:divBdr>
    </w:div>
    <w:div w:id="1716345433">
      <w:bodyDiv w:val="1"/>
      <w:marLeft w:val="0"/>
      <w:marRight w:val="0"/>
      <w:marTop w:val="0"/>
      <w:marBottom w:val="0"/>
      <w:divBdr>
        <w:top w:val="none" w:sz="0" w:space="0" w:color="auto"/>
        <w:left w:val="none" w:sz="0" w:space="0" w:color="auto"/>
        <w:bottom w:val="none" w:sz="0" w:space="0" w:color="auto"/>
        <w:right w:val="none" w:sz="0" w:space="0" w:color="auto"/>
      </w:divBdr>
    </w:div>
    <w:div w:id="1735854048">
      <w:bodyDiv w:val="1"/>
      <w:marLeft w:val="0"/>
      <w:marRight w:val="0"/>
      <w:marTop w:val="0"/>
      <w:marBottom w:val="0"/>
      <w:divBdr>
        <w:top w:val="none" w:sz="0" w:space="0" w:color="auto"/>
        <w:left w:val="none" w:sz="0" w:space="0" w:color="auto"/>
        <w:bottom w:val="none" w:sz="0" w:space="0" w:color="auto"/>
        <w:right w:val="none" w:sz="0" w:space="0" w:color="auto"/>
      </w:divBdr>
    </w:div>
    <w:div w:id="1737512752">
      <w:bodyDiv w:val="1"/>
      <w:marLeft w:val="0"/>
      <w:marRight w:val="0"/>
      <w:marTop w:val="0"/>
      <w:marBottom w:val="0"/>
      <w:divBdr>
        <w:top w:val="none" w:sz="0" w:space="0" w:color="auto"/>
        <w:left w:val="none" w:sz="0" w:space="0" w:color="auto"/>
        <w:bottom w:val="none" w:sz="0" w:space="0" w:color="auto"/>
        <w:right w:val="none" w:sz="0" w:space="0" w:color="auto"/>
      </w:divBdr>
    </w:div>
    <w:div w:id="1750736404">
      <w:bodyDiv w:val="1"/>
      <w:marLeft w:val="0"/>
      <w:marRight w:val="0"/>
      <w:marTop w:val="0"/>
      <w:marBottom w:val="0"/>
      <w:divBdr>
        <w:top w:val="none" w:sz="0" w:space="0" w:color="auto"/>
        <w:left w:val="none" w:sz="0" w:space="0" w:color="auto"/>
        <w:bottom w:val="none" w:sz="0" w:space="0" w:color="auto"/>
        <w:right w:val="none" w:sz="0" w:space="0" w:color="auto"/>
      </w:divBdr>
    </w:div>
    <w:div w:id="1825510683">
      <w:bodyDiv w:val="1"/>
      <w:marLeft w:val="0"/>
      <w:marRight w:val="0"/>
      <w:marTop w:val="0"/>
      <w:marBottom w:val="0"/>
      <w:divBdr>
        <w:top w:val="none" w:sz="0" w:space="0" w:color="auto"/>
        <w:left w:val="none" w:sz="0" w:space="0" w:color="auto"/>
        <w:bottom w:val="none" w:sz="0" w:space="0" w:color="auto"/>
        <w:right w:val="none" w:sz="0" w:space="0" w:color="auto"/>
      </w:divBdr>
      <w:divsChild>
        <w:div w:id="634221172">
          <w:marLeft w:val="0"/>
          <w:marRight w:val="0"/>
          <w:marTop w:val="0"/>
          <w:marBottom w:val="0"/>
          <w:divBdr>
            <w:top w:val="none" w:sz="0" w:space="0" w:color="auto"/>
            <w:left w:val="none" w:sz="0" w:space="0" w:color="auto"/>
            <w:bottom w:val="none" w:sz="0" w:space="0" w:color="auto"/>
            <w:right w:val="none" w:sz="0" w:space="0" w:color="auto"/>
          </w:divBdr>
        </w:div>
      </w:divsChild>
    </w:div>
    <w:div w:id="1999847138">
      <w:bodyDiv w:val="1"/>
      <w:marLeft w:val="0"/>
      <w:marRight w:val="0"/>
      <w:marTop w:val="0"/>
      <w:marBottom w:val="0"/>
      <w:divBdr>
        <w:top w:val="none" w:sz="0" w:space="0" w:color="auto"/>
        <w:left w:val="none" w:sz="0" w:space="0" w:color="auto"/>
        <w:bottom w:val="none" w:sz="0" w:space="0" w:color="auto"/>
        <w:right w:val="none" w:sz="0" w:space="0" w:color="auto"/>
      </w:divBdr>
    </w:div>
    <w:div w:id="2002852682">
      <w:bodyDiv w:val="1"/>
      <w:marLeft w:val="0"/>
      <w:marRight w:val="0"/>
      <w:marTop w:val="0"/>
      <w:marBottom w:val="0"/>
      <w:divBdr>
        <w:top w:val="none" w:sz="0" w:space="0" w:color="auto"/>
        <w:left w:val="none" w:sz="0" w:space="0" w:color="auto"/>
        <w:bottom w:val="none" w:sz="0" w:space="0" w:color="auto"/>
        <w:right w:val="none" w:sz="0" w:space="0" w:color="auto"/>
      </w:divBdr>
    </w:div>
    <w:div w:id="2024814407">
      <w:bodyDiv w:val="1"/>
      <w:marLeft w:val="0"/>
      <w:marRight w:val="0"/>
      <w:marTop w:val="0"/>
      <w:marBottom w:val="0"/>
      <w:divBdr>
        <w:top w:val="none" w:sz="0" w:space="0" w:color="auto"/>
        <w:left w:val="none" w:sz="0" w:space="0" w:color="auto"/>
        <w:bottom w:val="none" w:sz="0" w:space="0" w:color="auto"/>
        <w:right w:val="none" w:sz="0" w:space="0" w:color="auto"/>
      </w:divBdr>
    </w:div>
    <w:div w:id="2054309310">
      <w:bodyDiv w:val="1"/>
      <w:marLeft w:val="0"/>
      <w:marRight w:val="0"/>
      <w:marTop w:val="0"/>
      <w:marBottom w:val="0"/>
      <w:divBdr>
        <w:top w:val="none" w:sz="0" w:space="0" w:color="auto"/>
        <w:left w:val="none" w:sz="0" w:space="0" w:color="auto"/>
        <w:bottom w:val="none" w:sz="0" w:space="0" w:color="auto"/>
        <w:right w:val="none" w:sz="0" w:space="0" w:color="auto"/>
      </w:divBdr>
    </w:div>
    <w:div w:id="2094204221">
      <w:bodyDiv w:val="1"/>
      <w:marLeft w:val="0"/>
      <w:marRight w:val="0"/>
      <w:marTop w:val="0"/>
      <w:marBottom w:val="0"/>
      <w:divBdr>
        <w:top w:val="none" w:sz="0" w:space="0" w:color="auto"/>
        <w:left w:val="none" w:sz="0" w:space="0" w:color="auto"/>
        <w:bottom w:val="none" w:sz="0" w:space="0" w:color="auto"/>
        <w:right w:val="none" w:sz="0" w:space="0" w:color="auto"/>
      </w:divBdr>
    </w:div>
    <w:div w:id="2105690038">
      <w:bodyDiv w:val="1"/>
      <w:marLeft w:val="0"/>
      <w:marRight w:val="0"/>
      <w:marTop w:val="0"/>
      <w:marBottom w:val="0"/>
      <w:divBdr>
        <w:top w:val="none" w:sz="0" w:space="0" w:color="auto"/>
        <w:left w:val="none" w:sz="0" w:space="0" w:color="auto"/>
        <w:bottom w:val="none" w:sz="0" w:space="0" w:color="auto"/>
        <w:right w:val="none" w:sz="0" w:space="0" w:color="auto"/>
      </w:divBdr>
    </w:div>
    <w:div w:id="2128349869">
      <w:bodyDiv w:val="1"/>
      <w:marLeft w:val="0"/>
      <w:marRight w:val="0"/>
      <w:marTop w:val="0"/>
      <w:marBottom w:val="0"/>
      <w:divBdr>
        <w:top w:val="none" w:sz="0" w:space="0" w:color="auto"/>
        <w:left w:val="none" w:sz="0" w:space="0" w:color="auto"/>
        <w:bottom w:val="none" w:sz="0" w:space="0" w:color="auto"/>
        <w:right w:val="none" w:sz="0" w:space="0" w:color="auto"/>
      </w:divBdr>
    </w:div>
    <w:div w:id="2145191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baike.baidu.com/item/%E8%BE%B9%E7%95%8C%E5%80%BC%E6%B5%8B%E8%AF%95" TargetMode="External"/><Relationship Id="rId21" Type="http://schemas.openxmlformats.org/officeDocument/2006/relationships/hyperlink" Target="https://baike.baidu.com/item/%E9%9B%86%E6%88%90%E6%B5%8B%E8%AF%95" TargetMode="External"/><Relationship Id="rId22" Type="http://schemas.openxmlformats.org/officeDocument/2006/relationships/hyperlink" Target="https://baike.baidu.com/item/%E8%BE%B9%E7%95%8C%E5%80%BC%E6%B5%8B%E8%AF%95" TargetMode="External"/><Relationship Id="rId23" Type="http://schemas.openxmlformats.org/officeDocument/2006/relationships/hyperlink" Target="https://baike.baidu.com/item/%E9%9B%86%E6%88%90%E6%B5%8B%E8%AF%95" TargetMode="External"/><Relationship Id="rId24" Type="http://schemas.openxmlformats.org/officeDocument/2006/relationships/hyperlink" Target="https://baike.baidu.com/item/%E8%BE%B9%E7%95%8C%E5%80%BC%E6%B5%8B%E8%AF%95" TargetMode="External"/><Relationship Id="rId25" Type="http://schemas.openxmlformats.org/officeDocument/2006/relationships/hyperlink" Target="https://baike.baidu.com/item/%E9%9B%86%E6%88%90%E6%B5%8B%E8%AF%95" TargetMode="External"/><Relationship Id="rId26" Type="http://schemas.openxmlformats.org/officeDocument/2006/relationships/hyperlink" Target="https://baike.baidu.com/item/%E8%BE%B9%E7%95%8C%E5%80%BC%E6%B5%8B%E8%AF%95" TargetMode="External"/><Relationship Id="rId27" Type="http://schemas.openxmlformats.org/officeDocument/2006/relationships/image" Target="media/image5.png"/><Relationship Id="rId28" Type="http://schemas.openxmlformats.org/officeDocument/2006/relationships/header" Target="header1.xml"/><Relationship Id="rId2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header" Target="header3.xml"/><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3.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oleObject" Target="embeddings/Microsoft_Visio_2003-2010___111.vsd"/><Relationship Id="rId12" Type="http://schemas.openxmlformats.org/officeDocument/2006/relationships/image" Target="media/image4.png"/><Relationship Id="rId13" Type="http://schemas.openxmlformats.org/officeDocument/2006/relationships/comments" Target="comments.xml"/><Relationship Id="rId14" Type="http://schemas.microsoft.com/office/2011/relationships/commentsExtended" Target="commentsExtended.xml"/><Relationship Id="rId15" Type="http://schemas.openxmlformats.org/officeDocument/2006/relationships/hyperlink" Target="https://baike.baidu.com/item/%E9%9B%86%E6%88%90%E6%B5%8B%E8%AF%95" TargetMode="External"/><Relationship Id="rId16" Type="http://schemas.openxmlformats.org/officeDocument/2006/relationships/hyperlink" Target="https://baike.baidu.com/item/%E8%BE%B9%E7%95%8C%E5%80%BC%E6%B5%8B%E8%AF%95" TargetMode="External"/><Relationship Id="rId17" Type="http://schemas.openxmlformats.org/officeDocument/2006/relationships/hyperlink" Target="https://baike.baidu.com/item/%E9%9B%86%E6%88%90%E6%B5%8B%E8%AF%95" TargetMode="External"/><Relationship Id="rId18" Type="http://schemas.openxmlformats.org/officeDocument/2006/relationships/hyperlink" Target="https://baike.baidu.com/item/%E8%BE%B9%E7%95%8C%E5%80%BC%E6%B5%8B%E8%AF%95" TargetMode="External"/><Relationship Id="rId19" Type="http://schemas.openxmlformats.org/officeDocument/2006/relationships/hyperlink" Target="https://baike.baidu.com/item/%E9%9B%86%E6%88%90%E6%B5%8B%E8%AF%9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8B77B8-057B-E042-AC8B-4C896D4F1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110</Pages>
  <Words>10702</Words>
  <Characters>61005</Characters>
  <Application>Microsoft Macintosh Word</Application>
  <DocSecurity>0</DocSecurity>
  <Lines>508</Lines>
  <Paragraphs>143</Paragraphs>
  <ScaleCrop>false</ScaleCrop>
  <Company>微软中国</Company>
  <LinksUpToDate>false</LinksUpToDate>
  <CharactersWithSpaces>71564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梁宗元</cp:lastModifiedBy>
  <cp:revision>2</cp:revision>
  <cp:lastPrinted>2017-10-25T23:13:00Z</cp:lastPrinted>
  <dcterms:created xsi:type="dcterms:W3CDTF">2018-02-08T06:13:00Z</dcterms:created>
  <dcterms:modified xsi:type="dcterms:W3CDTF">2018-02-08T06:13:00Z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2052-10.1.0.6875</vt:lpwstr>
  </property>
</Properties>
</file>